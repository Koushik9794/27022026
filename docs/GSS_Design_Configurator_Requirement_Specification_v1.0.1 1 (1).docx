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E0BAF" w14:textId="0BD2F00D" w:rsidR="00843162" w:rsidRPr="006B42E9" w:rsidRDefault="00843162">
      <w:pPr>
        <w:ind w:left="720"/>
        <w:jc w:val="center"/>
        <w:rPr>
          <w:sz w:val="18"/>
          <w:szCs w:val="18"/>
        </w:rPr>
      </w:pPr>
    </w:p>
    <w:p w14:paraId="36B327EB" w14:textId="77777777" w:rsidR="00843162" w:rsidRDefault="00843162">
      <w:pPr>
        <w:pStyle w:val="DocumentSubject"/>
        <w:widowControl/>
        <w:spacing w:before="720" w:after="240"/>
        <w:jc w:val="center"/>
        <w:rPr>
          <w:b/>
          <w:sz w:val="52"/>
        </w:rPr>
      </w:pPr>
    </w:p>
    <w:p w14:paraId="120F3911" w14:textId="77777777" w:rsidR="00843162" w:rsidRDefault="00843162">
      <w:pPr>
        <w:pStyle w:val="DocumentSubject"/>
        <w:widowControl/>
        <w:spacing w:before="720" w:after="240"/>
        <w:jc w:val="center"/>
        <w:rPr>
          <w:b/>
          <w:sz w:val="52"/>
        </w:rPr>
      </w:pPr>
    </w:p>
    <w:p w14:paraId="6D0CFAB8" w14:textId="77777777" w:rsidR="00843162" w:rsidRPr="00DF1414" w:rsidRDefault="00D551B0">
      <w:pPr>
        <w:jc w:val="right"/>
        <w:rPr>
          <w:color w:val="0000FF"/>
          <w:sz w:val="48"/>
          <w:lang w:val="fr-FR"/>
        </w:rPr>
      </w:pPr>
      <w:fldSimple w:instr="DOCPROPERTY &quot;Client&quot;  \* MERGEFORMAT">
        <w:r>
          <w:rPr>
            <w:color w:val="0000FF"/>
            <w:sz w:val="48"/>
            <w:lang w:val="fr-FR"/>
          </w:rPr>
          <w:t>GODREJ</w:t>
        </w:r>
      </w:fldSimple>
    </w:p>
    <w:p w14:paraId="25FB51DE" w14:textId="5E17F315" w:rsidR="00843162" w:rsidRPr="00DF1414" w:rsidRDefault="00D551B0">
      <w:pPr>
        <w:jc w:val="right"/>
        <w:rPr>
          <w:sz w:val="28"/>
          <w:lang w:val="fr-FR"/>
        </w:rPr>
      </w:pPr>
      <w:fldSimple w:instr=" DOCPROPERTY &quot;Project&quot;  \* MERGEFORMAT ">
        <w:r>
          <w:rPr>
            <w:color w:val="0000FF"/>
            <w:sz w:val="48"/>
            <w:lang w:val="fr-FR"/>
          </w:rPr>
          <w:t xml:space="preserve">GSS Design Configurator </w:t>
        </w:r>
      </w:fldSimple>
      <w:r w:rsidR="00141B0D">
        <w:fldChar w:fldCharType="begin"/>
      </w:r>
      <w:r w:rsidR="00843162" w:rsidRPr="00DF1414">
        <w:rPr>
          <w:lang w:val="fr-FR"/>
        </w:rPr>
        <w:instrText xml:space="preserve"> SUBJECT  \* MERGEFORMAT </w:instrText>
      </w:r>
      <w:r w:rsidR="00141B0D">
        <w:fldChar w:fldCharType="end"/>
      </w:r>
    </w:p>
    <w:p w14:paraId="35807037" w14:textId="77777777" w:rsidR="00843162" w:rsidRPr="00DF1414" w:rsidRDefault="00843162">
      <w:pPr>
        <w:tabs>
          <w:tab w:val="left" w:pos="-720"/>
        </w:tabs>
        <w:rPr>
          <w:sz w:val="36"/>
          <w:lang w:val="fr-FR"/>
        </w:rPr>
      </w:pPr>
    </w:p>
    <w:p w14:paraId="1B5DBB29" w14:textId="77777777" w:rsidR="00843162" w:rsidRPr="00DF1414" w:rsidRDefault="00843162">
      <w:pPr>
        <w:framePr w:w="9360" w:h="144" w:hRule="exact" w:wrap="auto" w:vAnchor="text" w:hAnchor="margin"/>
        <w:shd w:val="solid" w:color="auto" w:fill="auto"/>
        <w:tabs>
          <w:tab w:val="left" w:pos="-720"/>
        </w:tabs>
        <w:rPr>
          <w:sz w:val="36"/>
          <w:lang w:val="fr-FR"/>
        </w:rPr>
      </w:pPr>
    </w:p>
    <w:p w14:paraId="75E1CAD0" w14:textId="77777777" w:rsidR="00843162" w:rsidRPr="00DF1414" w:rsidRDefault="00843162">
      <w:pPr>
        <w:tabs>
          <w:tab w:val="left" w:pos="-720"/>
        </w:tabs>
        <w:spacing w:line="1" w:lineRule="exact"/>
        <w:rPr>
          <w:sz w:val="36"/>
          <w:lang w:val="fr-FR"/>
        </w:rPr>
      </w:pPr>
    </w:p>
    <w:p w14:paraId="722E933B" w14:textId="77777777" w:rsidR="00843162" w:rsidRPr="00DF1414" w:rsidRDefault="00843162">
      <w:pPr>
        <w:tabs>
          <w:tab w:val="left" w:pos="-720"/>
        </w:tabs>
        <w:rPr>
          <w:sz w:val="36"/>
          <w:lang w:val="fr-FR"/>
        </w:rPr>
      </w:pPr>
    </w:p>
    <w:p w14:paraId="7FD3406E" w14:textId="77777777" w:rsidR="00843162" w:rsidRPr="00DF1414" w:rsidRDefault="005312CE">
      <w:pPr>
        <w:pStyle w:val="EA-CenterHeading"/>
        <w:jc w:val="right"/>
        <w:rPr>
          <w:lang w:val="fr-FR"/>
        </w:rPr>
      </w:pPr>
      <w:r>
        <w:rPr>
          <w:lang w:val="fr-FR"/>
        </w:rPr>
        <w:t xml:space="preserve">Product Requirement </w:t>
      </w:r>
      <w:r w:rsidR="00F5435C">
        <w:rPr>
          <w:lang w:val="fr-FR"/>
        </w:rPr>
        <w:t xml:space="preserve">Specification </w:t>
      </w:r>
      <w:r>
        <w:rPr>
          <w:lang w:val="fr-FR"/>
        </w:rPr>
        <w:t>Document</w:t>
      </w:r>
    </w:p>
    <w:p w14:paraId="665BC1DB" w14:textId="77777777" w:rsidR="00843162" w:rsidRPr="00DF1414" w:rsidRDefault="00843162">
      <w:pPr>
        <w:pStyle w:val="EA-Report"/>
        <w:jc w:val="right"/>
        <w:rPr>
          <w:noProof/>
          <w:lang w:val="fr-FR"/>
        </w:rPr>
      </w:pPr>
    </w:p>
    <w:p w14:paraId="6928DF2C" w14:textId="4132E945" w:rsidR="00843162" w:rsidRPr="00DF1414" w:rsidRDefault="00843162">
      <w:pPr>
        <w:pStyle w:val="InfoBlue"/>
      </w:pPr>
      <w:r w:rsidRPr="606280F7">
        <w:t xml:space="preserve">[Note: The </w:t>
      </w:r>
      <w:r w:rsidR="17DC8451" w:rsidRPr="606280F7">
        <w:t>Following</w:t>
      </w:r>
      <w:r w:rsidRPr="606280F7">
        <w:t xml:space="preserve"> </w:t>
      </w:r>
      <w:r w:rsidR="406D8556" w:rsidRPr="606280F7">
        <w:t>Template</w:t>
      </w:r>
      <w:r w:rsidRPr="606280F7">
        <w:t xml:space="preserve"> is provided for use with all ADC systems development projects. Text enclosed in square brackets and displayed in blue italics (style=</w:t>
      </w:r>
      <w:r w:rsidR="717349E3" w:rsidRPr="606280F7">
        <w:t>Info Blue</w:t>
      </w:r>
      <w:r w:rsidRPr="606280F7">
        <w:t>) is included to provide guidance to the author and should be deleted before publishing the document. A paragraph entered following this style will automatically be set to normal (style=Body Text).]</w:t>
      </w:r>
    </w:p>
    <w:p w14:paraId="60069B69" w14:textId="4175C9EA" w:rsidR="00843162" w:rsidRPr="00DF1414" w:rsidRDefault="00843162">
      <w:pPr>
        <w:pStyle w:val="InfoBlue"/>
      </w:pPr>
      <w:r w:rsidRPr="606280F7">
        <w:t xml:space="preserve">[To customize automatic </w:t>
      </w:r>
      <w:r w:rsidR="04F3276D" w:rsidRPr="606280F7">
        <w:t>Fields</w:t>
      </w:r>
      <w:r w:rsidRPr="606280F7">
        <w:t xml:space="preserve"> (which display a gray background when selected), select File&gt;Properties and replace the Title, Subject and Company fields with the appropriate information for this document.    After closing the dialog, automatic fields may be updated throughout the document by selecting Edit&gt;Select All (or Ctrl-A) and pressing F9, or simply click on the field and press F9.  This must be done separately for Headers and Footers.  Alt-F9 will toggle between displaying the field names and the field contents.  See Word help for more information on working with fields.</w:t>
      </w:r>
    </w:p>
    <w:p w14:paraId="7884F1B8" w14:textId="77777777" w:rsidR="00843162" w:rsidRPr="00DF1414" w:rsidRDefault="00843162">
      <w:pPr>
        <w:pStyle w:val="InfoBlue"/>
        <w:rPr>
          <w:lang w:val="fr-FR"/>
        </w:rPr>
      </w:pPr>
      <w:r w:rsidRPr="00DF1414">
        <w:rPr>
          <w:lang w:val="fr-FR"/>
        </w:rPr>
        <w:t>The following data is stored in the corresponding fields:</w:t>
      </w:r>
    </w:p>
    <w:p w14:paraId="1F3A133C" w14:textId="77777777" w:rsidR="00843162" w:rsidRPr="00DF1414" w:rsidRDefault="00843162">
      <w:pPr>
        <w:pStyle w:val="InfoBlue"/>
        <w:rPr>
          <w:lang w:val="fr-FR"/>
        </w:rPr>
      </w:pPr>
      <w:r w:rsidRPr="00DF1414">
        <w:rPr>
          <w:lang w:val="fr-FR"/>
        </w:rPr>
        <w:t>Client Name:</w:t>
      </w:r>
      <w:r w:rsidRPr="00DF1414">
        <w:rPr>
          <w:lang w:val="fr-FR"/>
        </w:rPr>
        <w:tab/>
        <w:t>Custom.Client</w:t>
      </w:r>
    </w:p>
    <w:p w14:paraId="1200B426" w14:textId="77777777" w:rsidR="00843162" w:rsidRPr="00DF1414" w:rsidRDefault="00843162">
      <w:pPr>
        <w:pStyle w:val="InfoBlue"/>
        <w:rPr>
          <w:lang w:val="fr-FR"/>
        </w:rPr>
      </w:pPr>
      <w:r w:rsidRPr="00DF1414">
        <w:rPr>
          <w:lang w:val="fr-FR"/>
        </w:rPr>
        <w:t>Project Name:</w:t>
      </w:r>
      <w:r w:rsidRPr="00DF1414">
        <w:rPr>
          <w:lang w:val="fr-FR"/>
        </w:rPr>
        <w:tab/>
        <w:t>Custom.Project</w:t>
      </w:r>
    </w:p>
    <w:p w14:paraId="400BD6FE" w14:textId="77777777" w:rsidR="00843162" w:rsidRPr="00DF1414" w:rsidRDefault="00843162">
      <w:pPr>
        <w:pStyle w:val="InfoBlue"/>
        <w:rPr>
          <w:lang w:val="fr-FR"/>
        </w:rPr>
      </w:pPr>
      <w:r w:rsidRPr="00DF1414">
        <w:rPr>
          <w:lang w:val="fr-FR"/>
        </w:rPr>
        <w:t>Author:</w:t>
      </w:r>
      <w:r w:rsidRPr="00DF1414">
        <w:rPr>
          <w:lang w:val="fr-FR"/>
        </w:rPr>
        <w:tab/>
      </w:r>
      <w:r w:rsidRPr="00DF1414">
        <w:rPr>
          <w:lang w:val="fr-FR"/>
        </w:rPr>
        <w:tab/>
        <w:t>Summary.Author</w:t>
      </w:r>
    </w:p>
    <w:p w14:paraId="2143A92A" w14:textId="77777777" w:rsidR="00843162" w:rsidRPr="00DF1414" w:rsidRDefault="00843162">
      <w:pPr>
        <w:pStyle w:val="InfoBlue"/>
        <w:rPr>
          <w:lang w:val="fr-FR"/>
        </w:rPr>
      </w:pPr>
      <w:r w:rsidRPr="00DF1414">
        <w:rPr>
          <w:lang w:val="fr-FR"/>
        </w:rPr>
        <w:t>Approver</w:t>
      </w:r>
      <w:r w:rsidRPr="00DF1414">
        <w:rPr>
          <w:lang w:val="fr-FR"/>
        </w:rPr>
        <w:tab/>
      </w:r>
      <w:r w:rsidRPr="00DF1414">
        <w:rPr>
          <w:lang w:val="fr-FR"/>
        </w:rPr>
        <w:tab/>
        <w:t>Custom.Checked by</w:t>
      </w:r>
    </w:p>
    <w:p w14:paraId="3BBD7066" w14:textId="77777777" w:rsidR="00843162" w:rsidRPr="00DF1414" w:rsidRDefault="00843162">
      <w:pPr>
        <w:pStyle w:val="InfoBlue"/>
        <w:rPr>
          <w:lang w:val="fr-FR"/>
        </w:rPr>
      </w:pPr>
      <w:r w:rsidRPr="00DF1414">
        <w:rPr>
          <w:lang w:val="fr-FR"/>
        </w:rPr>
        <w:t>Version</w:t>
      </w:r>
      <w:r w:rsidRPr="00DF1414">
        <w:rPr>
          <w:lang w:val="fr-FR"/>
        </w:rPr>
        <w:tab/>
      </w:r>
      <w:r w:rsidRPr="00DF1414">
        <w:rPr>
          <w:lang w:val="fr-FR"/>
        </w:rPr>
        <w:tab/>
        <w:t xml:space="preserve">Custom.Disposition] </w:t>
      </w:r>
    </w:p>
    <w:p w14:paraId="6D8DBF1C" w14:textId="77777777" w:rsidR="00843162" w:rsidRPr="00DF1414" w:rsidRDefault="00843162">
      <w:pPr>
        <w:pStyle w:val="BodyText"/>
        <w:rPr>
          <w:lang w:val="fr-FR"/>
        </w:rPr>
      </w:pPr>
    </w:p>
    <w:p w14:paraId="71E98F01" w14:textId="77777777" w:rsidR="00843162" w:rsidRPr="00DF1414" w:rsidRDefault="00843162">
      <w:pPr>
        <w:pStyle w:val="EA-Report"/>
        <w:jc w:val="right"/>
        <w:rPr>
          <w:lang w:val="fr-FR"/>
        </w:rPr>
      </w:pPr>
    </w:p>
    <w:p w14:paraId="282000B1" w14:textId="77777777" w:rsidR="00843162" w:rsidRPr="00DF1414" w:rsidRDefault="00843162">
      <w:pPr>
        <w:rPr>
          <w:lang w:val="fr-FR"/>
        </w:rPr>
      </w:pPr>
    </w:p>
    <w:p w14:paraId="6EC74C5B" w14:textId="77777777" w:rsidR="00843162" w:rsidRPr="00DF1414" w:rsidRDefault="00843162">
      <w:pPr>
        <w:rPr>
          <w:lang w:val="fr-FR"/>
        </w:rPr>
        <w:sectPr w:rsidR="00843162" w:rsidRPr="00DF1414">
          <w:headerReference w:type="even" r:id="rId11"/>
          <w:headerReference w:type="default" r:id="rId12"/>
          <w:footerReference w:type="default" r:id="rId13"/>
          <w:headerReference w:type="first" r:id="rId14"/>
          <w:type w:val="nextColumn"/>
          <w:pgSz w:w="12240" w:h="15840" w:code="1"/>
          <w:pgMar w:top="1440" w:right="1440" w:bottom="1440" w:left="1440" w:header="432" w:footer="288" w:gutter="0"/>
          <w:cols w:space="720"/>
          <w:noEndnote/>
        </w:sectPr>
      </w:pPr>
    </w:p>
    <w:p w14:paraId="6EC938E4" w14:textId="77777777" w:rsidR="00843162" w:rsidRPr="00D16446" w:rsidRDefault="00843162">
      <w:pPr>
        <w:jc w:val="left"/>
        <w:rPr>
          <w:b/>
          <w:lang w:val="fr-FR"/>
        </w:rPr>
      </w:pPr>
      <w:bookmarkStart w:id="0" w:name="_Toc392578938"/>
      <w:bookmarkStart w:id="1" w:name="_Toc392648323"/>
      <w:bookmarkStart w:id="2" w:name="_Toc392652349"/>
      <w:bookmarkStart w:id="3" w:name="_Toc393179863"/>
      <w:r w:rsidRPr="00D16446">
        <w:rPr>
          <w:b/>
          <w:lang w:val="fr-FR"/>
        </w:rPr>
        <w:lastRenderedPageBreak/>
        <w:t>Document Control</w:t>
      </w:r>
      <w:r w:rsidR="009B4E2F" w:rsidRPr="00D16446">
        <w:rPr>
          <w:b/>
          <w:lang w:val="fr-FR"/>
        </w:rPr>
        <w:t> :</w:t>
      </w:r>
    </w:p>
    <w:p w14:paraId="38986A28" w14:textId="77777777" w:rsidR="009B4E2F" w:rsidRDefault="009B4E2F">
      <w:pPr>
        <w:jc w:val="left"/>
        <w:rPr>
          <w:b/>
          <w:bCs/>
          <w:sz w:val="24"/>
          <w:lang w:val="fr-FR"/>
        </w:rPr>
      </w:pPr>
    </w:p>
    <w:p w14:paraId="4A2D4697" w14:textId="77777777" w:rsidR="00E173E9" w:rsidRDefault="00E173E9">
      <w:pPr>
        <w:jc w:val="left"/>
        <w:rPr>
          <w:b/>
          <w:bCs/>
          <w:sz w:val="24"/>
          <w:lang w:val="fr-FR"/>
        </w:rPr>
      </w:pPr>
    </w:p>
    <w:tbl>
      <w:tblPr>
        <w:tblW w:w="9860" w:type="dxa"/>
        <w:tblInd w:w="98" w:type="dxa"/>
        <w:tblLook w:val="04A0" w:firstRow="1" w:lastRow="0" w:firstColumn="1" w:lastColumn="0" w:noHBand="0" w:noVBand="1"/>
      </w:tblPr>
      <w:tblGrid>
        <w:gridCol w:w="1132"/>
        <w:gridCol w:w="1701"/>
        <w:gridCol w:w="2410"/>
        <w:gridCol w:w="861"/>
        <w:gridCol w:w="352"/>
        <w:gridCol w:w="1281"/>
        <w:gridCol w:w="983"/>
        <w:gridCol w:w="570"/>
        <w:gridCol w:w="570"/>
      </w:tblGrid>
      <w:tr w:rsidR="00E173E9" w:rsidRPr="00E173E9" w14:paraId="1E6C7155" w14:textId="77777777" w:rsidTr="003B619B">
        <w:trPr>
          <w:trHeight w:val="420"/>
        </w:trPr>
        <w:tc>
          <w:tcPr>
            <w:tcW w:w="9860" w:type="dxa"/>
            <w:gridSpan w:val="9"/>
            <w:tcBorders>
              <w:top w:val="single" w:sz="8" w:space="0" w:color="auto"/>
              <w:left w:val="single" w:sz="8" w:space="0" w:color="auto"/>
              <w:bottom w:val="single" w:sz="8" w:space="0" w:color="auto"/>
              <w:right w:val="single" w:sz="8" w:space="0" w:color="000000"/>
            </w:tcBorders>
            <w:shd w:val="clear" w:color="auto" w:fill="E5DFEC"/>
            <w:hideMark/>
          </w:tcPr>
          <w:p w14:paraId="45F9E253" w14:textId="77777777" w:rsidR="00E173E9" w:rsidRPr="00D16446" w:rsidRDefault="00E173E9" w:rsidP="00E173E9">
            <w:pPr>
              <w:jc w:val="center"/>
              <w:rPr>
                <w:rFonts w:cs="Arial"/>
                <w:b/>
                <w:color w:val="000000"/>
                <w:spacing w:val="0"/>
                <w:sz w:val="28"/>
                <w:szCs w:val="28"/>
              </w:rPr>
            </w:pPr>
            <w:r w:rsidRPr="00D16446">
              <w:rPr>
                <w:rFonts w:cs="Arial"/>
                <w:b/>
                <w:color w:val="000000"/>
                <w:spacing w:val="0"/>
                <w:sz w:val="28"/>
                <w:szCs w:val="28"/>
              </w:rPr>
              <w:t>Project Revision History</w:t>
            </w:r>
          </w:p>
        </w:tc>
      </w:tr>
      <w:tr w:rsidR="00E173E9" w:rsidRPr="00E173E9" w14:paraId="3153BFEF" w14:textId="77777777" w:rsidTr="00EB1ADA">
        <w:trPr>
          <w:trHeight w:val="420"/>
        </w:trPr>
        <w:tc>
          <w:tcPr>
            <w:tcW w:w="1132" w:type="dxa"/>
            <w:tcBorders>
              <w:top w:val="nil"/>
              <w:left w:val="nil"/>
              <w:bottom w:val="nil"/>
              <w:right w:val="nil"/>
            </w:tcBorders>
            <w:hideMark/>
          </w:tcPr>
          <w:p w14:paraId="414481ED" w14:textId="77777777" w:rsidR="00E173E9" w:rsidRPr="00E173E9" w:rsidRDefault="00E173E9" w:rsidP="00E173E9">
            <w:pPr>
              <w:jc w:val="left"/>
              <w:rPr>
                <w:rFonts w:cs="Arial"/>
                <w:b/>
                <w:color w:val="000000"/>
                <w:spacing w:val="0"/>
                <w:sz w:val="32"/>
                <w:szCs w:val="32"/>
              </w:rPr>
            </w:pPr>
          </w:p>
        </w:tc>
        <w:tc>
          <w:tcPr>
            <w:tcW w:w="1701" w:type="dxa"/>
            <w:tcBorders>
              <w:top w:val="nil"/>
              <w:left w:val="nil"/>
              <w:bottom w:val="nil"/>
              <w:right w:val="nil"/>
            </w:tcBorders>
            <w:noWrap/>
            <w:vAlign w:val="bottom"/>
            <w:hideMark/>
          </w:tcPr>
          <w:p w14:paraId="7C3935D7" w14:textId="77777777" w:rsidR="00E173E9" w:rsidRPr="00E173E9" w:rsidRDefault="00E173E9" w:rsidP="00E173E9">
            <w:pPr>
              <w:jc w:val="left"/>
              <w:rPr>
                <w:rFonts w:cs="Arial"/>
                <w:spacing w:val="0"/>
                <w:sz w:val="32"/>
                <w:szCs w:val="32"/>
              </w:rPr>
            </w:pPr>
          </w:p>
        </w:tc>
        <w:tc>
          <w:tcPr>
            <w:tcW w:w="3271" w:type="dxa"/>
            <w:gridSpan w:val="2"/>
            <w:tcBorders>
              <w:top w:val="nil"/>
              <w:left w:val="nil"/>
              <w:bottom w:val="nil"/>
              <w:right w:val="nil"/>
            </w:tcBorders>
            <w:noWrap/>
            <w:vAlign w:val="bottom"/>
            <w:hideMark/>
          </w:tcPr>
          <w:p w14:paraId="39D363A7" w14:textId="77777777" w:rsidR="00E173E9" w:rsidRPr="00E173E9" w:rsidRDefault="00E173E9" w:rsidP="00E173E9">
            <w:pPr>
              <w:jc w:val="left"/>
              <w:rPr>
                <w:rFonts w:cs="Arial"/>
                <w:spacing w:val="0"/>
                <w:sz w:val="32"/>
                <w:szCs w:val="32"/>
              </w:rPr>
            </w:pPr>
          </w:p>
        </w:tc>
        <w:tc>
          <w:tcPr>
            <w:tcW w:w="352" w:type="dxa"/>
            <w:tcBorders>
              <w:top w:val="nil"/>
              <w:left w:val="nil"/>
              <w:bottom w:val="nil"/>
              <w:right w:val="nil"/>
            </w:tcBorders>
            <w:noWrap/>
            <w:vAlign w:val="bottom"/>
            <w:hideMark/>
          </w:tcPr>
          <w:p w14:paraId="7DA2E2E5" w14:textId="77777777" w:rsidR="00E173E9" w:rsidRPr="00E173E9" w:rsidRDefault="00E173E9" w:rsidP="00E173E9">
            <w:pPr>
              <w:jc w:val="left"/>
              <w:rPr>
                <w:rFonts w:cs="Arial"/>
                <w:spacing w:val="0"/>
                <w:sz w:val="32"/>
                <w:szCs w:val="32"/>
              </w:rPr>
            </w:pPr>
          </w:p>
        </w:tc>
        <w:tc>
          <w:tcPr>
            <w:tcW w:w="1281" w:type="dxa"/>
            <w:tcBorders>
              <w:top w:val="nil"/>
              <w:left w:val="nil"/>
              <w:bottom w:val="nil"/>
              <w:right w:val="nil"/>
            </w:tcBorders>
            <w:noWrap/>
            <w:vAlign w:val="bottom"/>
            <w:hideMark/>
          </w:tcPr>
          <w:p w14:paraId="6CE7543D" w14:textId="77777777" w:rsidR="00E173E9" w:rsidRPr="00E173E9" w:rsidRDefault="00E173E9" w:rsidP="00E173E9">
            <w:pPr>
              <w:jc w:val="left"/>
              <w:rPr>
                <w:rFonts w:ascii="Calibri" w:hAnsi="Calibri"/>
                <w:color w:val="000000"/>
                <w:spacing w:val="0"/>
                <w:sz w:val="22"/>
                <w:szCs w:val="22"/>
              </w:rPr>
            </w:pPr>
          </w:p>
        </w:tc>
        <w:tc>
          <w:tcPr>
            <w:tcW w:w="983" w:type="dxa"/>
            <w:tcBorders>
              <w:top w:val="nil"/>
              <w:left w:val="nil"/>
              <w:bottom w:val="nil"/>
              <w:right w:val="nil"/>
            </w:tcBorders>
            <w:noWrap/>
            <w:vAlign w:val="bottom"/>
            <w:hideMark/>
          </w:tcPr>
          <w:p w14:paraId="01979B7B" w14:textId="77777777" w:rsidR="00E173E9" w:rsidRPr="00E173E9" w:rsidRDefault="00E173E9" w:rsidP="00E173E9">
            <w:pPr>
              <w:jc w:val="left"/>
              <w:rPr>
                <w:rFonts w:ascii="Calibri" w:hAnsi="Calibri"/>
                <w:color w:val="000000"/>
                <w:spacing w:val="0"/>
                <w:sz w:val="22"/>
                <w:szCs w:val="22"/>
              </w:rPr>
            </w:pPr>
          </w:p>
        </w:tc>
        <w:tc>
          <w:tcPr>
            <w:tcW w:w="570" w:type="dxa"/>
            <w:tcBorders>
              <w:top w:val="nil"/>
              <w:left w:val="nil"/>
              <w:bottom w:val="nil"/>
              <w:right w:val="nil"/>
            </w:tcBorders>
            <w:noWrap/>
            <w:vAlign w:val="bottom"/>
            <w:hideMark/>
          </w:tcPr>
          <w:p w14:paraId="30345FC7" w14:textId="77777777" w:rsidR="00E173E9" w:rsidRPr="00E173E9" w:rsidRDefault="00E173E9" w:rsidP="00E173E9">
            <w:pPr>
              <w:jc w:val="left"/>
              <w:rPr>
                <w:rFonts w:ascii="Calibri" w:hAnsi="Calibri"/>
                <w:color w:val="000000"/>
                <w:spacing w:val="0"/>
                <w:sz w:val="22"/>
                <w:szCs w:val="22"/>
              </w:rPr>
            </w:pPr>
          </w:p>
        </w:tc>
        <w:tc>
          <w:tcPr>
            <w:tcW w:w="570" w:type="dxa"/>
            <w:tcBorders>
              <w:top w:val="nil"/>
              <w:left w:val="nil"/>
              <w:bottom w:val="nil"/>
              <w:right w:val="nil"/>
            </w:tcBorders>
            <w:noWrap/>
            <w:vAlign w:val="bottom"/>
            <w:hideMark/>
          </w:tcPr>
          <w:p w14:paraId="644B2192" w14:textId="77777777" w:rsidR="00E173E9" w:rsidRPr="00E173E9" w:rsidRDefault="00E173E9" w:rsidP="00E173E9">
            <w:pPr>
              <w:jc w:val="left"/>
              <w:rPr>
                <w:rFonts w:ascii="Calibri" w:hAnsi="Calibri"/>
                <w:color w:val="000000"/>
                <w:spacing w:val="0"/>
                <w:sz w:val="22"/>
                <w:szCs w:val="22"/>
              </w:rPr>
            </w:pPr>
          </w:p>
        </w:tc>
      </w:tr>
      <w:tr w:rsidR="00E173E9" w:rsidRPr="00E173E9" w14:paraId="2D01EF7B" w14:textId="77777777" w:rsidTr="00EB1ADA">
        <w:trPr>
          <w:trHeight w:val="765"/>
        </w:trPr>
        <w:tc>
          <w:tcPr>
            <w:tcW w:w="1132" w:type="dxa"/>
            <w:tcBorders>
              <w:top w:val="single" w:sz="8" w:space="0" w:color="auto"/>
              <w:left w:val="single" w:sz="8" w:space="0" w:color="auto"/>
              <w:bottom w:val="single" w:sz="8" w:space="0" w:color="auto"/>
              <w:right w:val="single" w:sz="8" w:space="0" w:color="auto"/>
            </w:tcBorders>
            <w:shd w:val="clear" w:color="auto" w:fill="E5DFEC"/>
            <w:vAlign w:val="center"/>
            <w:hideMark/>
          </w:tcPr>
          <w:p w14:paraId="74F7068B" w14:textId="77777777" w:rsidR="00E173E9" w:rsidRPr="00E173E9" w:rsidRDefault="00E173E9" w:rsidP="00E173E9">
            <w:pPr>
              <w:jc w:val="center"/>
              <w:rPr>
                <w:rFonts w:cs="Arial"/>
                <w:b/>
                <w:spacing w:val="0"/>
              </w:rPr>
            </w:pPr>
            <w:r w:rsidRPr="00E173E9">
              <w:rPr>
                <w:rFonts w:cs="Arial"/>
                <w:b/>
                <w:spacing w:val="0"/>
              </w:rPr>
              <w:t>Date</w:t>
            </w:r>
          </w:p>
        </w:tc>
        <w:tc>
          <w:tcPr>
            <w:tcW w:w="1701" w:type="dxa"/>
            <w:tcBorders>
              <w:top w:val="single" w:sz="8" w:space="0" w:color="auto"/>
              <w:left w:val="nil"/>
              <w:bottom w:val="single" w:sz="8" w:space="0" w:color="auto"/>
              <w:right w:val="single" w:sz="8" w:space="0" w:color="auto"/>
            </w:tcBorders>
            <w:shd w:val="clear" w:color="auto" w:fill="E5DFEC"/>
            <w:vAlign w:val="center"/>
            <w:hideMark/>
          </w:tcPr>
          <w:p w14:paraId="43C2F0B7" w14:textId="77777777" w:rsidR="00E173E9" w:rsidRPr="00E173E9" w:rsidRDefault="00E173E9" w:rsidP="00E173E9">
            <w:pPr>
              <w:jc w:val="center"/>
              <w:rPr>
                <w:rFonts w:cs="Arial"/>
                <w:b/>
                <w:spacing w:val="0"/>
              </w:rPr>
            </w:pPr>
            <w:r w:rsidRPr="00E173E9">
              <w:rPr>
                <w:rFonts w:cs="Arial"/>
                <w:b/>
                <w:spacing w:val="0"/>
              </w:rPr>
              <w:t>Version</w:t>
            </w:r>
          </w:p>
        </w:tc>
        <w:tc>
          <w:tcPr>
            <w:tcW w:w="2410" w:type="dxa"/>
            <w:tcBorders>
              <w:top w:val="single" w:sz="8" w:space="0" w:color="auto"/>
              <w:left w:val="nil"/>
              <w:bottom w:val="single" w:sz="8" w:space="0" w:color="auto"/>
              <w:right w:val="single" w:sz="8" w:space="0" w:color="auto"/>
            </w:tcBorders>
            <w:shd w:val="clear" w:color="auto" w:fill="E5DFEC"/>
            <w:vAlign w:val="center"/>
            <w:hideMark/>
          </w:tcPr>
          <w:p w14:paraId="28997DD0" w14:textId="77777777" w:rsidR="00E173E9" w:rsidRPr="00E173E9" w:rsidRDefault="00E173E9" w:rsidP="00E173E9">
            <w:pPr>
              <w:jc w:val="center"/>
              <w:rPr>
                <w:rFonts w:cs="Arial"/>
                <w:b/>
                <w:spacing w:val="0"/>
              </w:rPr>
            </w:pPr>
            <w:r w:rsidRPr="00E173E9">
              <w:rPr>
                <w:rFonts w:cs="Arial"/>
                <w:b/>
                <w:spacing w:val="0"/>
              </w:rPr>
              <w:t>Author</w:t>
            </w:r>
          </w:p>
        </w:tc>
        <w:tc>
          <w:tcPr>
            <w:tcW w:w="3477" w:type="dxa"/>
            <w:gridSpan w:val="4"/>
            <w:tcBorders>
              <w:top w:val="single" w:sz="8" w:space="0" w:color="auto"/>
              <w:left w:val="nil"/>
              <w:bottom w:val="single" w:sz="8" w:space="0" w:color="auto"/>
              <w:right w:val="single" w:sz="8" w:space="0" w:color="auto"/>
            </w:tcBorders>
            <w:shd w:val="clear" w:color="auto" w:fill="E5DFEC"/>
            <w:vAlign w:val="center"/>
            <w:hideMark/>
          </w:tcPr>
          <w:p w14:paraId="237C6C88" w14:textId="77777777" w:rsidR="00E173E9" w:rsidRPr="00E173E9" w:rsidRDefault="00E173E9" w:rsidP="00E173E9">
            <w:pPr>
              <w:jc w:val="center"/>
              <w:rPr>
                <w:rFonts w:cs="Arial"/>
                <w:b/>
                <w:spacing w:val="0"/>
              </w:rPr>
            </w:pPr>
            <w:r w:rsidRPr="00E173E9">
              <w:rPr>
                <w:rFonts w:cs="Arial"/>
                <w:b/>
                <w:spacing w:val="0"/>
              </w:rPr>
              <w:t>Brief Description of Changes</w:t>
            </w:r>
          </w:p>
        </w:tc>
        <w:tc>
          <w:tcPr>
            <w:tcW w:w="1140" w:type="dxa"/>
            <w:gridSpan w:val="2"/>
            <w:tcBorders>
              <w:top w:val="single" w:sz="8" w:space="0" w:color="auto"/>
              <w:left w:val="nil"/>
              <w:bottom w:val="single" w:sz="8" w:space="0" w:color="auto"/>
              <w:right w:val="single" w:sz="8" w:space="0" w:color="auto"/>
            </w:tcBorders>
            <w:shd w:val="clear" w:color="auto" w:fill="E5DFEC"/>
            <w:vAlign w:val="center"/>
            <w:hideMark/>
          </w:tcPr>
          <w:p w14:paraId="775C5A52" w14:textId="77777777" w:rsidR="00E173E9" w:rsidRPr="00E173E9" w:rsidRDefault="00E173E9" w:rsidP="00E173E9">
            <w:pPr>
              <w:jc w:val="center"/>
              <w:rPr>
                <w:rFonts w:cs="Arial"/>
                <w:b/>
                <w:spacing w:val="0"/>
              </w:rPr>
            </w:pPr>
            <w:r w:rsidRPr="00E173E9">
              <w:rPr>
                <w:rFonts w:cs="Arial"/>
                <w:b/>
                <w:spacing w:val="0"/>
              </w:rPr>
              <w:t>Approver Signature</w:t>
            </w:r>
          </w:p>
        </w:tc>
      </w:tr>
      <w:tr w:rsidR="00E173E9" w:rsidRPr="00E173E9" w14:paraId="362FAA42" w14:textId="77777777" w:rsidTr="00EB1ADA">
        <w:trPr>
          <w:trHeight w:val="315"/>
        </w:trPr>
        <w:tc>
          <w:tcPr>
            <w:tcW w:w="1132" w:type="dxa"/>
            <w:tcBorders>
              <w:top w:val="nil"/>
              <w:left w:val="single" w:sz="8" w:space="0" w:color="auto"/>
              <w:bottom w:val="single" w:sz="8" w:space="0" w:color="auto"/>
              <w:right w:val="single" w:sz="8" w:space="0" w:color="auto"/>
            </w:tcBorders>
            <w:hideMark/>
          </w:tcPr>
          <w:p w14:paraId="3E4D068B" w14:textId="77777777" w:rsidR="00E173E9" w:rsidRPr="00E173E9" w:rsidRDefault="00E173E9" w:rsidP="00E173E9">
            <w:pPr>
              <w:jc w:val="left"/>
              <w:rPr>
                <w:rFonts w:cs="Arial"/>
                <w:spacing w:val="0"/>
              </w:rPr>
            </w:pPr>
            <w:r w:rsidRPr="00E173E9">
              <w:rPr>
                <w:rFonts w:cs="Arial"/>
                <w:spacing w:val="0"/>
              </w:rPr>
              <w:t> </w:t>
            </w:r>
            <w:r w:rsidR="00D77129">
              <w:rPr>
                <w:rFonts w:cs="Arial"/>
                <w:spacing w:val="0"/>
              </w:rPr>
              <w:t>10-09-2025</w:t>
            </w:r>
          </w:p>
        </w:tc>
        <w:tc>
          <w:tcPr>
            <w:tcW w:w="1701" w:type="dxa"/>
            <w:tcBorders>
              <w:top w:val="nil"/>
              <w:left w:val="nil"/>
              <w:bottom w:val="single" w:sz="8" w:space="0" w:color="auto"/>
              <w:right w:val="single" w:sz="8" w:space="0" w:color="auto"/>
            </w:tcBorders>
            <w:hideMark/>
          </w:tcPr>
          <w:p w14:paraId="2C00D990" w14:textId="16AB0ADB" w:rsidR="00E173E9" w:rsidRPr="00E173E9" w:rsidRDefault="00D77129" w:rsidP="00E173E9">
            <w:pPr>
              <w:jc w:val="left"/>
              <w:rPr>
                <w:rFonts w:cs="Arial"/>
                <w:spacing w:val="0"/>
              </w:rPr>
            </w:pPr>
            <w:r>
              <w:rPr>
                <w:rFonts w:cs="Arial"/>
                <w:spacing w:val="0"/>
              </w:rPr>
              <w:t>1.0.0</w:t>
            </w:r>
          </w:p>
        </w:tc>
        <w:tc>
          <w:tcPr>
            <w:tcW w:w="2410" w:type="dxa"/>
            <w:tcBorders>
              <w:top w:val="single" w:sz="8" w:space="0" w:color="auto"/>
              <w:left w:val="nil"/>
              <w:bottom w:val="single" w:sz="8" w:space="0" w:color="auto"/>
              <w:right w:val="single" w:sz="8" w:space="0" w:color="auto"/>
            </w:tcBorders>
            <w:hideMark/>
          </w:tcPr>
          <w:p w14:paraId="37A745B3" w14:textId="364FD5E6" w:rsidR="00E173E9" w:rsidRPr="00E173E9" w:rsidRDefault="00D77129" w:rsidP="00E173E9">
            <w:pPr>
              <w:jc w:val="left"/>
              <w:rPr>
                <w:rFonts w:cs="Arial"/>
                <w:spacing w:val="0"/>
              </w:rPr>
            </w:pPr>
            <w:r>
              <w:rPr>
                <w:rFonts w:cs="Arial"/>
                <w:spacing w:val="0"/>
              </w:rPr>
              <w:t>Gnana</w:t>
            </w:r>
            <w:r w:rsidR="00D632FB">
              <w:rPr>
                <w:rFonts w:cs="Arial"/>
                <w:spacing w:val="0"/>
              </w:rPr>
              <w:t xml:space="preserve"> </w:t>
            </w:r>
            <w:r>
              <w:rPr>
                <w:rFonts w:cs="Arial"/>
                <w:spacing w:val="0"/>
              </w:rPr>
              <w:t>Selvan</w:t>
            </w:r>
          </w:p>
        </w:tc>
        <w:tc>
          <w:tcPr>
            <w:tcW w:w="3477" w:type="dxa"/>
            <w:gridSpan w:val="4"/>
            <w:tcBorders>
              <w:top w:val="single" w:sz="8" w:space="0" w:color="auto"/>
              <w:left w:val="nil"/>
              <w:bottom w:val="single" w:sz="8" w:space="0" w:color="auto"/>
              <w:right w:val="single" w:sz="8" w:space="0" w:color="auto"/>
            </w:tcBorders>
            <w:hideMark/>
          </w:tcPr>
          <w:p w14:paraId="2729BC72" w14:textId="77777777" w:rsidR="00E173E9" w:rsidRPr="00E173E9" w:rsidRDefault="00E173E9" w:rsidP="00E173E9">
            <w:pPr>
              <w:jc w:val="left"/>
              <w:rPr>
                <w:rFonts w:cs="Arial"/>
                <w:spacing w:val="0"/>
              </w:rPr>
            </w:pPr>
            <w:r w:rsidRPr="00E173E9">
              <w:rPr>
                <w:rFonts w:cs="Arial"/>
                <w:spacing w:val="0"/>
              </w:rPr>
              <w:t> </w:t>
            </w:r>
          </w:p>
        </w:tc>
        <w:tc>
          <w:tcPr>
            <w:tcW w:w="1140" w:type="dxa"/>
            <w:gridSpan w:val="2"/>
            <w:tcBorders>
              <w:top w:val="single" w:sz="8" w:space="0" w:color="auto"/>
              <w:left w:val="nil"/>
              <w:bottom w:val="single" w:sz="8" w:space="0" w:color="auto"/>
              <w:right w:val="single" w:sz="8" w:space="0" w:color="auto"/>
            </w:tcBorders>
            <w:hideMark/>
          </w:tcPr>
          <w:p w14:paraId="072F21C8" w14:textId="77777777" w:rsidR="00E173E9" w:rsidRPr="00E173E9" w:rsidRDefault="00E173E9" w:rsidP="00E173E9">
            <w:pPr>
              <w:jc w:val="left"/>
              <w:rPr>
                <w:rFonts w:cs="Arial"/>
                <w:spacing w:val="0"/>
              </w:rPr>
            </w:pPr>
            <w:r w:rsidRPr="00E173E9">
              <w:rPr>
                <w:rFonts w:cs="Arial"/>
                <w:spacing w:val="0"/>
              </w:rPr>
              <w:t> </w:t>
            </w:r>
          </w:p>
        </w:tc>
      </w:tr>
      <w:tr w:rsidR="00EB1ADA" w:rsidRPr="00E173E9" w14:paraId="5CC76EE2" w14:textId="77777777" w:rsidTr="00EB1ADA">
        <w:trPr>
          <w:trHeight w:val="315"/>
        </w:trPr>
        <w:tc>
          <w:tcPr>
            <w:tcW w:w="1132" w:type="dxa"/>
            <w:tcBorders>
              <w:top w:val="nil"/>
              <w:left w:val="single" w:sz="8" w:space="0" w:color="auto"/>
              <w:bottom w:val="single" w:sz="8" w:space="0" w:color="auto"/>
              <w:right w:val="single" w:sz="8" w:space="0" w:color="auto"/>
            </w:tcBorders>
            <w:hideMark/>
          </w:tcPr>
          <w:p w14:paraId="5DA36D15" w14:textId="386F57B5" w:rsidR="00EB1ADA" w:rsidRPr="00E173E9" w:rsidRDefault="00EB1ADA" w:rsidP="00EB1ADA">
            <w:pPr>
              <w:jc w:val="left"/>
              <w:rPr>
                <w:rFonts w:cs="Arial"/>
                <w:spacing w:val="0"/>
              </w:rPr>
            </w:pPr>
            <w:r w:rsidRPr="00E173E9">
              <w:rPr>
                <w:rFonts w:cs="Arial"/>
                <w:spacing w:val="0"/>
              </w:rPr>
              <w:t> </w:t>
            </w:r>
            <w:r>
              <w:rPr>
                <w:rFonts w:cs="Arial"/>
                <w:spacing w:val="0"/>
              </w:rPr>
              <w:t>07-11-2025</w:t>
            </w:r>
          </w:p>
        </w:tc>
        <w:tc>
          <w:tcPr>
            <w:tcW w:w="1701" w:type="dxa"/>
            <w:tcBorders>
              <w:top w:val="nil"/>
              <w:left w:val="nil"/>
              <w:bottom w:val="single" w:sz="8" w:space="0" w:color="auto"/>
              <w:right w:val="single" w:sz="8" w:space="0" w:color="auto"/>
            </w:tcBorders>
            <w:hideMark/>
          </w:tcPr>
          <w:p w14:paraId="619CA6ED" w14:textId="215A7EBE" w:rsidR="00EB1ADA" w:rsidRPr="00E173E9" w:rsidRDefault="00EB1ADA" w:rsidP="00EB1ADA">
            <w:pPr>
              <w:jc w:val="left"/>
              <w:rPr>
                <w:rFonts w:cs="Arial"/>
                <w:spacing w:val="0"/>
              </w:rPr>
            </w:pPr>
            <w:r>
              <w:rPr>
                <w:rFonts w:cs="Arial"/>
                <w:spacing w:val="0"/>
              </w:rPr>
              <w:t>1.0.</w:t>
            </w:r>
            <w:r w:rsidR="00045700">
              <w:rPr>
                <w:rFonts w:cs="Arial"/>
                <w:spacing w:val="0"/>
              </w:rPr>
              <w:t>1</w:t>
            </w:r>
          </w:p>
        </w:tc>
        <w:tc>
          <w:tcPr>
            <w:tcW w:w="2410" w:type="dxa"/>
            <w:tcBorders>
              <w:top w:val="single" w:sz="8" w:space="0" w:color="auto"/>
              <w:left w:val="nil"/>
              <w:bottom w:val="single" w:sz="8" w:space="0" w:color="auto"/>
              <w:right w:val="single" w:sz="8" w:space="0" w:color="000000"/>
            </w:tcBorders>
            <w:hideMark/>
          </w:tcPr>
          <w:p w14:paraId="51BCCC4E" w14:textId="3847D2F4" w:rsidR="00EB1ADA" w:rsidRPr="00E173E9" w:rsidRDefault="00EB1ADA" w:rsidP="00EB1ADA">
            <w:pPr>
              <w:jc w:val="center"/>
              <w:rPr>
                <w:rFonts w:cs="Arial"/>
                <w:spacing w:val="0"/>
              </w:rPr>
            </w:pPr>
            <w:r>
              <w:rPr>
                <w:rFonts w:cs="Arial"/>
                <w:spacing w:val="0"/>
              </w:rPr>
              <w:t>Gnana Selvan</w:t>
            </w:r>
          </w:p>
        </w:tc>
        <w:tc>
          <w:tcPr>
            <w:tcW w:w="3477" w:type="dxa"/>
            <w:gridSpan w:val="4"/>
            <w:tcBorders>
              <w:top w:val="single" w:sz="8" w:space="0" w:color="auto"/>
              <w:left w:val="nil"/>
              <w:bottom w:val="single" w:sz="8" w:space="0" w:color="auto"/>
              <w:right w:val="single" w:sz="8" w:space="0" w:color="auto"/>
            </w:tcBorders>
            <w:hideMark/>
          </w:tcPr>
          <w:p w14:paraId="466D3603" w14:textId="51258985" w:rsidR="00EB1ADA" w:rsidRPr="007B3624" w:rsidRDefault="00EB1ADA" w:rsidP="007B3624">
            <w:pPr>
              <w:ind w:left="360"/>
              <w:jc w:val="left"/>
              <w:rPr>
                <w:rFonts w:cs="Arial"/>
              </w:rPr>
            </w:pPr>
            <w:r w:rsidRPr="007B3624">
              <w:rPr>
                <w:rFonts w:cs="Arial"/>
              </w:rPr>
              <w:t xml:space="preserve">Updated Out </w:t>
            </w:r>
            <w:proofErr w:type="gramStart"/>
            <w:r w:rsidRPr="007B3624">
              <w:rPr>
                <w:rFonts w:cs="Arial"/>
              </w:rPr>
              <w:t>Of</w:t>
            </w:r>
            <w:proofErr w:type="gramEnd"/>
            <w:r w:rsidRPr="007B3624">
              <w:rPr>
                <w:rFonts w:cs="Arial"/>
              </w:rPr>
              <w:t xml:space="preserve"> Scope Requirements</w:t>
            </w:r>
          </w:p>
          <w:p w14:paraId="0388FB21" w14:textId="14BC1C6A" w:rsidR="00EB1ADA" w:rsidRPr="00EB1ADA" w:rsidRDefault="00EB1ADA" w:rsidP="007B3624">
            <w:pPr>
              <w:jc w:val="left"/>
              <w:rPr>
                <w:rFonts w:cs="Arial"/>
                <w:spacing w:val="0"/>
              </w:rPr>
            </w:pPr>
          </w:p>
          <w:p w14:paraId="34C0A205" w14:textId="77777777" w:rsidR="00990CAB" w:rsidRDefault="00EB1ADA" w:rsidP="007B3624">
            <w:pPr>
              <w:ind w:left="360"/>
              <w:jc w:val="left"/>
              <w:rPr>
                <w:rFonts w:cs="Arial"/>
              </w:rPr>
            </w:pPr>
            <w:r w:rsidRPr="007B3624">
              <w:rPr>
                <w:rFonts w:cs="Arial"/>
              </w:rPr>
              <w:t>Added 4.1.11</w:t>
            </w:r>
            <w:r w:rsidRPr="007B3624">
              <w:rPr>
                <w:rFonts w:cs="Arial"/>
              </w:rPr>
              <w:tab/>
            </w:r>
          </w:p>
          <w:p w14:paraId="625A25D2" w14:textId="7072B611" w:rsidR="00615486" w:rsidRPr="007B3624" w:rsidRDefault="00EB1ADA" w:rsidP="007B3624">
            <w:pPr>
              <w:ind w:left="360"/>
              <w:jc w:val="left"/>
              <w:rPr>
                <w:rFonts w:cs="Arial"/>
              </w:rPr>
            </w:pPr>
            <w:r w:rsidRPr="007B3624">
              <w:rPr>
                <w:rFonts w:cs="Arial"/>
              </w:rPr>
              <w:t xml:space="preserve">Advanced </w:t>
            </w:r>
            <w:r w:rsidR="00990CAB" w:rsidRPr="007B3624">
              <w:rPr>
                <w:rFonts w:cs="Arial"/>
              </w:rPr>
              <w:t>Features [</w:t>
            </w:r>
            <w:r w:rsidRPr="007B3624">
              <w:rPr>
                <w:rFonts w:cs="Arial"/>
              </w:rPr>
              <w:t>GSS_DC_SyRS_411100] - [GSS_DC_SyRS_411116]</w:t>
            </w:r>
          </w:p>
          <w:p w14:paraId="52F6AFFD" w14:textId="72F955B6" w:rsidR="00EB1ADA" w:rsidRPr="007B3624" w:rsidRDefault="00615486" w:rsidP="007B3624">
            <w:pPr>
              <w:ind w:left="360"/>
              <w:jc w:val="left"/>
              <w:rPr>
                <w:rFonts w:cs="Arial"/>
              </w:rPr>
            </w:pPr>
            <w:r w:rsidRPr="007B3624">
              <w:rPr>
                <w:rFonts w:cs="Arial"/>
              </w:rPr>
              <w:br/>
              <w:t>Addressed review comments</w:t>
            </w:r>
          </w:p>
        </w:tc>
        <w:tc>
          <w:tcPr>
            <w:tcW w:w="1140" w:type="dxa"/>
            <w:gridSpan w:val="2"/>
            <w:tcBorders>
              <w:top w:val="single" w:sz="8" w:space="0" w:color="auto"/>
              <w:left w:val="nil"/>
              <w:bottom w:val="single" w:sz="8" w:space="0" w:color="auto"/>
              <w:right w:val="single" w:sz="8" w:space="0" w:color="auto"/>
            </w:tcBorders>
            <w:hideMark/>
          </w:tcPr>
          <w:p w14:paraId="5CCA6D14" w14:textId="77777777" w:rsidR="00EB1ADA" w:rsidRPr="00E173E9" w:rsidRDefault="00EB1ADA" w:rsidP="00EB1ADA">
            <w:pPr>
              <w:jc w:val="left"/>
              <w:rPr>
                <w:rFonts w:cs="Arial"/>
                <w:spacing w:val="0"/>
              </w:rPr>
            </w:pPr>
            <w:r w:rsidRPr="00E173E9">
              <w:rPr>
                <w:rFonts w:cs="Arial"/>
                <w:spacing w:val="0"/>
              </w:rPr>
              <w:t> </w:t>
            </w:r>
          </w:p>
        </w:tc>
      </w:tr>
      <w:tr w:rsidR="00EB1ADA" w:rsidRPr="00E173E9" w14:paraId="678DD63D" w14:textId="77777777" w:rsidTr="00EB1ADA">
        <w:trPr>
          <w:trHeight w:val="420"/>
        </w:trPr>
        <w:tc>
          <w:tcPr>
            <w:tcW w:w="1132" w:type="dxa"/>
            <w:tcBorders>
              <w:top w:val="nil"/>
              <w:left w:val="single" w:sz="8" w:space="0" w:color="auto"/>
              <w:bottom w:val="single" w:sz="8" w:space="0" w:color="auto"/>
              <w:right w:val="single" w:sz="8" w:space="0" w:color="auto"/>
            </w:tcBorders>
            <w:hideMark/>
          </w:tcPr>
          <w:p w14:paraId="69F5AD0A" w14:textId="77777777" w:rsidR="00EB1ADA" w:rsidRPr="00E173E9" w:rsidRDefault="00EB1ADA" w:rsidP="00EB1ADA">
            <w:pPr>
              <w:jc w:val="left"/>
              <w:rPr>
                <w:rFonts w:cs="Arial"/>
                <w:spacing w:val="0"/>
              </w:rPr>
            </w:pPr>
            <w:r w:rsidRPr="00E173E9">
              <w:rPr>
                <w:rFonts w:cs="Arial"/>
                <w:spacing w:val="0"/>
              </w:rPr>
              <w:t> </w:t>
            </w:r>
          </w:p>
        </w:tc>
        <w:tc>
          <w:tcPr>
            <w:tcW w:w="1701" w:type="dxa"/>
            <w:tcBorders>
              <w:top w:val="nil"/>
              <w:left w:val="nil"/>
              <w:bottom w:val="single" w:sz="8" w:space="0" w:color="auto"/>
              <w:right w:val="single" w:sz="8" w:space="0" w:color="auto"/>
            </w:tcBorders>
            <w:hideMark/>
          </w:tcPr>
          <w:p w14:paraId="10FC49C7" w14:textId="77777777" w:rsidR="00EB1ADA" w:rsidRPr="00E173E9" w:rsidRDefault="00EB1ADA" w:rsidP="00EB1ADA">
            <w:pPr>
              <w:jc w:val="left"/>
              <w:rPr>
                <w:rFonts w:cs="Arial"/>
                <w:spacing w:val="0"/>
              </w:rPr>
            </w:pPr>
            <w:r w:rsidRPr="00E173E9">
              <w:rPr>
                <w:rFonts w:cs="Arial"/>
                <w:spacing w:val="0"/>
              </w:rPr>
              <w:t> </w:t>
            </w:r>
          </w:p>
        </w:tc>
        <w:tc>
          <w:tcPr>
            <w:tcW w:w="2410" w:type="dxa"/>
            <w:tcBorders>
              <w:top w:val="single" w:sz="8" w:space="0" w:color="auto"/>
              <w:left w:val="nil"/>
              <w:bottom w:val="single" w:sz="8" w:space="0" w:color="auto"/>
              <w:right w:val="single" w:sz="8" w:space="0" w:color="auto"/>
            </w:tcBorders>
            <w:hideMark/>
          </w:tcPr>
          <w:p w14:paraId="39A71569" w14:textId="77777777" w:rsidR="00EB1ADA" w:rsidRPr="00E173E9" w:rsidRDefault="00EB1ADA" w:rsidP="00EB1ADA">
            <w:pPr>
              <w:jc w:val="left"/>
              <w:rPr>
                <w:rFonts w:cs="Arial"/>
                <w:spacing w:val="0"/>
              </w:rPr>
            </w:pPr>
            <w:r w:rsidRPr="00E173E9">
              <w:rPr>
                <w:rFonts w:cs="Arial"/>
                <w:spacing w:val="0"/>
              </w:rPr>
              <w:t> </w:t>
            </w:r>
          </w:p>
        </w:tc>
        <w:tc>
          <w:tcPr>
            <w:tcW w:w="3477" w:type="dxa"/>
            <w:gridSpan w:val="4"/>
            <w:tcBorders>
              <w:top w:val="single" w:sz="8" w:space="0" w:color="auto"/>
              <w:left w:val="nil"/>
              <w:bottom w:val="single" w:sz="8" w:space="0" w:color="auto"/>
              <w:right w:val="single" w:sz="8" w:space="0" w:color="auto"/>
            </w:tcBorders>
            <w:hideMark/>
          </w:tcPr>
          <w:p w14:paraId="59ED26DF" w14:textId="77777777" w:rsidR="00EB1ADA" w:rsidRPr="00E173E9" w:rsidRDefault="00EB1ADA" w:rsidP="00EB1ADA">
            <w:pPr>
              <w:jc w:val="left"/>
              <w:rPr>
                <w:rFonts w:cs="Arial"/>
                <w:spacing w:val="0"/>
              </w:rPr>
            </w:pPr>
            <w:r w:rsidRPr="00E173E9">
              <w:rPr>
                <w:rFonts w:cs="Arial"/>
                <w:spacing w:val="0"/>
              </w:rPr>
              <w:t> </w:t>
            </w:r>
          </w:p>
        </w:tc>
        <w:tc>
          <w:tcPr>
            <w:tcW w:w="1140" w:type="dxa"/>
            <w:gridSpan w:val="2"/>
            <w:tcBorders>
              <w:top w:val="single" w:sz="8" w:space="0" w:color="auto"/>
              <w:left w:val="nil"/>
              <w:bottom w:val="single" w:sz="8" w:space="0" w:color="auto"/>
              <w:right w:val="single" w:sz="8" w:space="0" w:color="auto"/>
            </w:tcBorders>
            <w:hideMark/>
          </w:tcPr>
          <w:p w14:paraId="79F92F05" w14:textId="77777777" w:rsidR="00EB1ADA" w:rsidRPr="00E173E9" w:rsidRDefault="00EB1ADA" w:rsidP="00EB1ADA">
            <w:pPr>
              <w:jc w:val="left"/>
              <w:rPr>
                <w:rFonts w:cs="Arial"/>
                <w:spacing w:val="0"/>
              </w:rPr>
            </w:pPr>
            <w:r w:rsidRPr="00E173E9">
              <w:rPr>
                <w:rFonts w:cs="Arial"/>
                <w:spacing w:val="0"/>
              </w:rPr>
              <w:t> </w:t>
            </w:r>
          </w:p>
        </w:tc>
      </w:tr>
    </w:tbl>
    <w:p w14:paraId="4760D314" w14:textId="77777777" w:rsidR="00E173E9" w:rsidRDefault="00E173E9">
      <w:pPr>
        <w:jc w:val="left"/>
        <w:rPr>
          <w:sz w:val="24"/>
          <w:lang w:val="fr-FR"/>
        </w:rPr>
      </w:pPr>
    </w:p>
    <w:p w14:paraId="688E75D6" w14:textId="77777777" w:rsidR="00E173E9" w:rsidRDefault="00E173E9">
      <w:pPr>
        <w:jc w:val="left"/>
        <w:rPr>
          <w:sz w:val="24"/>
          <w:lang w:val="fr-FR"/>
        </w:rPr>
      </w:pPr>
    </w:p>
    <w:p w14:paraId="3C4B8F33" w14:textId="2ABFA89A" w:rsidR="009B4E2F" w:rsidRDefault="009B4E2F">
      <w:pPr>
        <w:jc w:val="left"/>
        <w:rPr>
          <w:b/>
          <w:bCs/>
          <w:sz w:val="28"/>
        </w:rPr>
      </w:pPr>
      <w:bookmarkStart w:id="4" w:name="_Toc526592181"/>
      <w:bookmarkEnd w:id="0"/>
      <w:bookmarkEnd w:id="1"/>
      <w:bookmarkEnd w:id="2"/>
      <w:bookmarkEnd w:id="3"/>
    </w:p>
    <w:bookmarkEnd w:id="4"/>
    <w:p w14:paraId="3E317BF3" w14:textId="77777777" w:rsidR="00D131BE" w:rsidRDefault="00D131BE">
      <w:pPr>
        <w:jc w:val="left"/>
        <w:rPr>
          <w:b/>
          <w:bCs/>
          <w:sz w:val="28"/>
        </w:rPr>
      </w:pPr>
    </w:p>
    <w:p w14:paraId="6B5ED299" w14:textId="77777777" w:rsidR="00D131BE" w:rsidRDefault="00D131BE">
      <w:pPr>
        <w:jc w:val="left"/>
        <w:rPr>
          <w:b/>
          <w:bCs/>
          <w:sz w:val="28"/>
        </w:rPr>
      </w:pPr>
    </w:p>
    <w:p w14:paraId="2302EB1E" w14:textId="77777777" w:rsidR="00D131BE" w:rsidRDefault="00D131BE">
      <w:pPr>
        <w:jc w:val="left"/>
        <w:rPr>
          <w:b/>
          <w:bCs/>
          <w:sz w:val="28"/>
        </w:rPr>
      </w:pPr>
    </w:p>
    <w:p w14:paraId="5CC174B3" w14:textId="77777777" w:rsidR="00D131BE" w:rsidRDefault="00D131BE">
      <w:pPr>
        <w:jc w:val="left"/>
        <w:rPr>
          <w:b/>
          <w:bCs/>
          <w:sz w:val="28"/>
        </w:rPr>
      </w:pPr>
    </w:p>
    <w:p w14:paraId="3477DA3E" w14:textId="77777777" w:rsidR="00D131BE" w:rsidRDefault="00D131BE">
      <w:pPr>
        <w:jc w:val="left"/>
        <w:rPr>
          <w:b/>
          <w:bCs/>
          <w:sz w:val="28"/>
        </w:rPr>
      </w:pPr>
    </w:p>
    <w:p w14:paraId="27281A94" w14:textId="77777777" w:rsidR="00D131BE" w:rsidRDefault="00D131BE">
      <w:pPr>
        <w:jc w:val="left"/>
        <w:rPr>
          <w:b/>
          <w:bCs/>
          <w:sz w:val="28"/>
        </w:rPr>
      </w:pPr>
    </w:p>
    <w:p w14:paraId="6E1B4C55" w14:textId="77777777" w:rsidR="00D131BE" w:rsidRDefault="00D131BE">
      <w:pPr>
        <w:jc w:val="left"/>
        <w:rPr>
          <w:b/>
          <w:bCs/>
          <w:sz w:val="28"/>
        </w:rPr>
      </w:pPr>
    </w:p>
    <w:p w14:paraId="60878719" w14:textId="77777777" w:rsidR="00D131BE" w:rsidRDefault="00D131BE">
      <w:pPr>
        <w:jc w:val="left"/>
        <w:rPr>
          <w:b/>
          <w:bCs/>
          <w:sz w:val="28"/>
        </w:rPr>
      </w:pPr>
    </w:p>
    <w:p w14:paraId="5105959F" w14:textId="77777777" w:rsidR="00D131BE" w:rsidRDefault="00D131BE">
      <w:pPr>
        <w:jc w:val="left"/>
        <w:rPr>
          <w:b/>
          <w:bCs/>
          <w:sz w:val="28"/>
        </w:rPr>
      </w:pPr>
    </w:p>
    <w:p w14:paraId="5DECC060" w14:textId="77777777" w:rsidR="00D131BE" w:rsidRDefault="00D131BE">
      <w:pPr>
        <w:jc w:val="left"/>
        <w:rPr>
          <w:b/>
          <w:bCs/>
          <w:sz w:val="28"/>
        </w:rPr>
      </w:pPr>
    </w:p>
    <w:p w14:paraId="5D8C7A09" w14:textId="77777777" w:rsidR="00D131BE" w:rsidRDefault="00D131BE">
      <w:pPr>
        <w:jc w:val="left"/>
        <w:rPr>
          <w:b/>
          <w:bCs/>
          <w:sz w:val="28"/>
        </w:rPr>
      </w:pPr>
    </w:p>
    <w:p w14:paraId="1D7373D6" w14:textId="77777777" w:rsidR="00D131BE" w:rsidRDefault="00D131BE">
      <w:pPr>
        <w:jc w:val="left"/>
        <w:rPr>
          <w:b/>
          <w:bCs/>
          <w:sz w:val="28"/>
        </w:rPr>
      </w:pPr>
    </w:p>
    <w:p w14:paraId="56FA55D4" w14:textId="77777777" w:rsidR="00D131BE" w:rsidRDefault="00D131BE">
      <w:pPr>
        <w:jc w:val="left"/>
        <w:rPr>
          <w:b/>
          <w:bCs/>
          <w:sz w:val="28"/>
        </w:rPr>
      </w:pPr>
    </w:p>
    <w:p w14:paraId="0CB9444C" w14:textId="77777777" w:rsidR="00D131BE" w:rsidRDefault="00D131BE">
      <w:pPr>
        <w:jc w:val="left"/>
        <w:rPr>
          <w:b/>
          <w:bCs/>
          <w:sz w:val="28"/>
        </w:rPr>
      </w:pPr>
    </w:p>
    <w:p w14:paraId="679FBDC1" w14:textId="77777777" w:rsidR="00D131BE" w:rsidRDefault="00D131BE">
      <w:pPr>
        <w:jc w:val="left"/>
        <w:rPr>
          <w:b/>
          <w:bCs/>
          <w:sz w:val="28"/>
        </w:rPr>
      </w:pPr>
    </w:p>
    <w:p w14:paraId="15A00E3D" w14:textId="77777777" w:rsidR="00D131BE" w:rsidRDefault="00D131BE">
      <w:pPr>
        <w:jc w:val="left"/>
        <w:rPr>
          <w:b/>
          <w:bCs/>
          <w:sz w:val="28"/>
        </w:rPr>
      </w:pPr>
    </w:p>
    <w:p w14:paraId="4F4BBEC4" w14:textId="77777777" w:rsidR="00D131BE" w:rsidRDefault="00D131BE">
      <w:pPr>
        <w:jc w:val="left"/>
        <w:rPr>
          <w:b/>
          <w:bCs/>
          <w:sz w:val="28"/>
        </w:rPr>
      </w:pPr>
    </w:p>
    <w:p w14:paraId="0D350AB2" w14:textId="77777777" w:rsidR="00D131BE" w:rsidRDefault="00D131BE">
      <w:pPr>
        <w:jc w:val="left"/>
        <w:rPr>
          <w:b/>
          <w:bCs/>
          <w:sz w:val="28"/>
        </w:rPr>
      </w:pPr>
    </w:p>
    <w:p w14:paraId="09DFF797" w14:textId="77777777" w:rsidR="00D131BE" w:rsidRDefault="00D131BE">
      <w:pPr>
        <w:jc w:val="left"/>
        <w:rPr>
          <w:b/>
          <w:bCs/>
          <w:sz w:val="28"/>
        </w:rPr>
      </w:pPr>
    </w:p>
    <w:p w14:paraId="28077F4F" w14:textId="77777777" w:rsidR="00D131BE" w:rsidRDefault="00D131BE">
      <w:pPr>
        <w:jc w:val="left"/>
        <w:rPr>
          <w:b/>
          <w:bCs/>
          <w:sz w:val="28"/>
        </w:rPr>
      </w:pPr>
    </w:p>
    <w:p w14:paraId="48DC8169" w14:textId="77777777" w:rsidR="00D131BE" w:rsidRDefault="00D131BE">
      <w:pPr>
        <w:jc w:val="left"/>
        <w:rPr>
          <w:b/>
          <w:bCs/>
          <w:sz w:val="28"/>
        </w:rPr>
      </w:pPr>
    </w:p>
    <w:p w14:paraId="786DEED4" w14:textId="77777777" w:rsidR="00D131BE" w:rsidRDefault="00D131BE">
      <w:pPr>
        <w:jc w:val="left"/>
        <w:rPr>
          <w:b/>
          <w:bCs/>
          <w:sz w:val="28"/>
        </w:rPr>
      </w:pPr>
    </w:p>
    <w:p w14:paraId="5BF22E39" w14:textId="77777777" w:rsidR="00D131BE" w:rsidRDefault="00D131BE">
      <w:pPr>
        <w:jc w:val="left"/>
        <w:rPr>
          <w:b/>
          <w:bCs/>
          <w:sz w:val="28"/>
        </w:rPr>
      </w:pPr>
    </w:p>
    <w:p w14:paraId="39C1660E" w14:textId="77777777" w:rsidR="003B619B" w:rsidRPr="003B619B" w:rsidRDefault="003B619B" w:rsidP="003B619B">
      <w:pPr>
        <w:rPr>
          <w:color w:val="C0504D"/>
          <w:sz w:val="36"/>
          <w:szCs w:val="36"/>
        </w:rPr>
      </w:pPr>
    </w:p>
    <w:p w14:paraId="4B74E859" w14:textId="77777777" w:rsidR="003B619B" w:rsidRPr="00362716" w:rsidRDefault="003B619B" w:rsidP="003B619B">
      <w:pPr>
        <w:rPr>
          <w:sz w:val="28"/>
          <w:szCs w:val="28"/>
        </w:rPr>
      </w:pPr>
      <w:r w:rsidRPr="00362716">
        <w:rPr>
          <w:color w:val="C0504D"/>
          <w:sz w:val="28"/>
          <w:szCs w:val="28"/>
        </w:rPr>
        <w:t>Table of Contents</w:t>
      </w:r>
    </w:p>
    <w:p w14:paraId="5F028030" w14:textId="77777777" w:rsidR="003B619B" w:rsidRPr="002B63C1" w:rsidRDefault="003B619B" w:rsidP="003B619B"/>
    <w:p w14:paraId="6CBE0E55" w14:textId="3C420F1F" w:rsidR="009A0033" w:rsidRDefault="003B619B">
      <w:pPr>
        <w:pStyle w:val="TOC1"/>
        <w:tabs>
          <w:tab w:val="left" w:pos="400"/>
          <w:tab w:val="right" w:leader="dot" w:pos="9350"/>
        </w:tabs>
        <w:rPr>
          <w:rFonts w:ascii="Aptos" w:eastAsia="Yu Mincho" w:hAnsi="Aptos" w:cs="Arial"/>
          <w:b w:val="0"/>
          <w:caps w:val="0"/>
          <w:spacing w:val="0"/>
          <w:kern w:val="2"/>
          <w:sz w:val="24"/>
        </w:rPr>
      </w:pPr>
      <w:r w:rsidRPr="00ED6081">
        <w:rPr>
          <w:caps w:val="0"/>
        </w:rPr>
        <w:fldChar w:fldCharType="begin"/>
      </w:r>
      <w:r w:rsidRPr="00ED6081">
        <w:instrText xml:space="preserve"> TOC \o "4-4" \h \z \t "Heading 1,1,Heading 2,2,Heading 3,3" </w:instrText>
      </w:r>
      <w:r w:rsidRPr="00ED6081">
        <w:rPr>
          <w:caps w:val="0"/>
        </w:rPr>
        <w:fldChar w:fldCharType="separate"/>
      </w:r>
      <w:hyperlink w:anchor="_Toc209523166" w:history="1">
        <w:r w:rsidR="009A0033" w:rsidRPr="00917C1E">
          <w:rPr>
            <w:rStyle w:val="Hyperlink"/>
            <w:rFonts w:ascii="Arial" w:eastAsia="MS Mincho" w:hAnsi="Arial" w:cs="Arial"/>
            <w:noProof/>
          </w:rPr>
          <w:t>1</w:t>
        </w:r>
        <w:r w:rsidR="009A0033">
          <w:rPr>
            <w:rFonts w:ascii="Aptos" w:eastAsia="Yu Mincho" w:hAnsi="Aptos" w:cs="Arial"/>
            <w:b w:val="0"/>
            <w:caps w:val="0"/>
            <w:spacing w:val="0"/>
            <w:kern w:val="2"/>
            <w:sz w:val="24"/>
          </w:rPr>
          <w:tab/>
        </w:r>
        <w:r w:rsidR="009A0033" w:rsidRPr="00917C1E">
          <w:rPr>
            <w:rStyle w:val="Hyperlink"/>
            <w:rFonts w:ascii="Arial" w:eastAsia="MS Mincho" w:hAnsi="Arial" w:cs="Arial"/>
            <w:noProof/>
          </w:rPr>
          <w:t>Introduction</w:t>
        </w:r>
        <w:r w:rsidR="009A0033">
          <w:rPr>
            <w:noProof/>
            <w:webHidden/>
          </w:rPr>
          <w:tab/>
        </w:r>
        <w:r w:rsidR="009A0033">
          <w:rPr>
            <w:noProof/>
            <w:webHidden/>
          </w:rPr>
          <w:fldChar w:fldCharType="begin"/>
        </w:r>
        <w:r w:rsidR="009A0033">
          <w:rPr>
            <w:noProof/>
            <w:webHidden/>
          </w:rPr>
          <w:instrText xml:space="preserve"> PAGEREF _Toc209523166 \h </w:instrText>
        </w:r>
        <w:r w:rsidR="009A0033">
          <w:rPr>
            <w:noProof/>
            <w:webHidden/>
          </w:rPr>
        </w:r>
        <w:r w:rsidR="009A0033">
          <w:rPr>
            <w:noProof/>
            <w:webHidden/>
          </w:rPr>
          <w:fldChar w:fldCharType="separate"/>
        </w:r>
        <w:r w:rsidR="009A0033">
          <w:rPr>
            <w:noProof/>
            <w:webHidden/>
          </w:rPr>
          <w:t>6</w:t>
        </w:r>
        <w:r w:rsidR="009A0033">
          <w:rPr>
            <w:noProof/>
            <w:webHidden/>
          </w:rPr>
          <w:fldChar w:fldCharType="end"/>
        </w:r>
      </w:hyperlink>
    </w:p>
    <w:p w14:paraId="5238C212" w14:textId="4FB7FB4C"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167" w:history="1">
        <w:r w:rsidRPr="00917C1E">
          <w:rPr>
            <w:rStyle w:val="Hyperlink"/>
            <w:rFonts w:ascii="Arial" w:hAnsi="Arial" w:cs="Arial"/>
            <w:b/>
            <w:noProof/>
          </w:rPr>
          <w:t>1.1</w:t>
        </w:r>
        <w:r>
          <w:rPr>
            <w:rFonts w:ascii="Aptos" w:eastAsia="Yu Mincho" w:hAnsi="Aptos" w:cs="Arial"/>
            <w:smallCaps w:val="0"/>
            <w:spacing w:val="0"/>
            <w:kern w:val="2"/>
            <w:sz w:val="24"/>
          </w:rPr>
          <w:tab/>
        </w:r>
        <w:r w:rsidRPr="00917C1E">
          <w:rPr>
            <w:rStyle w:val="Hyperlink"/>
            <w:rFonts w:ascii="Arial" w:hAnsi="Arial" w:cs="Arial"/>
            <w:b/>
            <w:noProof/>
          </w:rPr>
          <w:t>Market Problem</w:t>
        </w:r>
        <w:r>
          <w:rPr>
            <w:noProof/>
            <w:webHidden/>
          </w:rPr>
          <w:tab/>
        </w:r>
        <w:r>
          <w:rPr>
            <w:noProof/>
            <w:webHidden/>
          </w:rPr>
          <w:fldChar w:fldCharType="begin"/>
        </w:r>
        <w:r>
          <w:rPr>
            <w:noProof/>
            <w:webHidden/>
          </w:rPr>
          <w:instrText xml:space="preserve"> PAGEREF _Toc209523167 \h </w:instrText>
        </w:r>
        <w:r>
          <w:rPr>
            <w:noProof/>
            <w:webHidden/>
          </w:rPr>
        </w:r>
        <w:r>
          <w:rPr>
            <w:noProof/>
            <w:webHidden/>
          </w:rPr>
          <w:fldChar w:fldCharType="separate"/>
        </w:r>
        <w:r>
          <w:rPr>
            <w:noProof/>
            <w:webHidden/>
          </w:rPr>
          <w:t>6</w:t>
        </w:r>
        <w:r>
          <w:rPr>
            <w:noProof/>
            <w:webHidden/>
          </w:rPr>
          <w:fldChar w:fldCharType="end"/>
        </w:r>
      </w:hyperlink>
    </w:p>
    <w:p w14:paraId="667A1BA8" w14:textId="3DA05F3C"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168" w:history="1">
        <w:r w:rsidRPr="00917C1E">
          <w:rPr>
            <w:rStyle w:val="Hyperlink"/>
            <w:rFonts w:ascii="Arial" w:hAnsi="Arial" w:cs="Arial"/>
            <w:b/>
            <w:noProof/>
          </w:rPr>
          <w:t>1.2</w:t>
        </w:r>
        <w:r>
          <w:rPr>
            <w:rFonts w:ascii="Aptos" w:eastAsia="Yu Mincho" w:hAnsi="Aptos" w:cs="Arial"/>
            <w:smallCaps w:val="0"/>
            <w:spacing w:val="0"/>
            <w:kern w:val="2"/>
            <w:sz w:val="24"/>
          </w:rPr>
          <w:tab/>
        </w:r>
        <w:r w:rsidRPr="00917C1E">
          <w:rPr>
            <w:rStyle w:val="Hyperlink"/>
            <w:rFonts w:ascii="Arial" w:hAnsi="Arial" w:cs="Arial"/>
            <w:b/>
            <w:noProof/>
          </w:rPr>
          <w:t>Market Opportunity</w:t>
        </w:r>
        <w:r>
          <w:rPr>
            <w:noProof/>
            <w:webHidden/>
          </w:rPr>
          <w:tab/>
        </w:r>
        <w:r>
          <w:rPr>
            <w:noProof/>
            <w:webHidden/>
          </w:rPr>
          <w:fldChar w:fldCharType="begin"/>
        </w:r>
        <w:r>
          <w:rPr>
            <w:noProof/>
            <w:webHidden/>
          </w:rPr>
          <w:instrText xml:space="preserve"> PAGEREF _Toc209523168 \h </w:instrText>
        </w:r>
        <w:r>
          <w:rPr>
            <w:noProof/>
            <w:webHidden/>
          </w:rPr>
        </w:r>
        <w:r>
          <w:rPr>
            <w:noProof/>
            <w:webHidden/>
          </w:rPr>
          <w:fldChar w:fldCharType="separate"/>
        </w:r>
        <w:r>
          <w:rPr>
            <w:noProof/>
            <w:webHidden/>
          </w:rPr>
          <w:t>7</w:t>
        </w:r>
        <w:r>
          <w:rPr>
            <w:noProof/>
            <w:webHidden/>
          </w:rPr>
          <w:fldChar w:fldCharType="end"/>
        </w:r>
      </w:hyperlink>
    </w:p>
    <w:p w14:paraId="7583E42E" w14:textId="572EF1DD"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169" w:history="1">
        <w:r w:rsidRPr="00917C1E">
          <w:rPr>
            <w:rStyle w:val="Hyperlink"/>
            <w:rFonts w:ascii="Arial" w:hAnsi="Arial" w:cs="Arial"/>
            <w:b/>
            <w:noProof/>
          </w:rPr>
          <w:t>1.3</w:t>
        </w:r>
        <w:r>
          <w:rPr>
            <w:rFonts w:ascii="Aptos" w:eastAsia="Yu Mincho" w:hAnsi="Aptos" w:cs="Arial"/>
            <w:smallCaps w:val="0"/>
            <w:spacing w:val="0"/>
            <w:kern w:val="2"/>
            <w:sz w:val="24"/>
          </w:rPr>
          <w:tab/>
        </w:r>
        <w:r w:rsidRPr="00917C1E">
          <w:rPr>
            <w:rStyle w:val="Hyperlink"/>
            <w:rFonts w:ascii="Arial" w:hAnsi="Arial" w:cs="Arial"/>
            <w:b/>
            <w:noProof/>
          </w:rPr>
          <w:t>Product Concept</w:t>
        </w:r>
        <w:r>
          <w:rPr>
            <w:noProof/>
            <w:webHidden/>
          </w:rPr>
          <w:tab/>
        </w:r>
        <w:r>
          <w:rPr>
            <w:noProof/>
            <w:webHidden/>
          </w:rPr>
          <w:fldChar w:fldCharType="begin"/>
        </w:r>
        <w:r>
          <w:rPr>
            <w:noProof/>
            <w:webHidden/>
          </w:rPr>
          <w:instrText xml:space="preserve"> PAGEREF _Toc209523169 \h </w:instrText>
        </w:r>
        <w:r>
          <w:rPr>
            <w:noProof/>
            <w:webHidden/>
          </w:rPr>
        </w:r>
        <w:r>
          <w:rPr>
            <w:noProof/>
            <w:webHidden/>
          </w:rPr>
          <w:fldChar w:fldCharType="separate"/>
        </w:r>
        <w:r>
          <w:rPr>
            <w:noProof/>
            <w:webHidden/>
          </w:rPr>
          <w:t>8</w:t>
        </w:r>
        <w:r>
          <w:rPr>
            <w:noProof/>
            <w:webHidden/>
          </w:rPr>
          <w:fldChar w:fldCharType="end"/>
        </w:r>
      </w:hyperlink>
    </w:p>
    <w:p w14:paraId="5FD5A4FB" w14:textId="3A8D7514"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170" w:history="1">
        <w:r w:rsidRPr="00917C1E">
          <w:rPr>
            <w:rStyle w:val="Hyperlink"/>
            <w:rFonts w:ascii="Arial" w:hAnsi="Arial" w:cs="Arial"/>
            <w:b/>
            <w:noProof/>
          </w:rPr>
          <w:t>1.4</w:t>
        </w:r>
        <w:r>
          <w:rPr>
            <w:rFonts w:ascii="Aptos" w:eastAsia="Yu Mincho" w:hAnsi="Aptos" w:cs="Arial"/>
            <w:smallCaps w:val="0"/>
            <w:spacing w:val="0"/>
            <w:kern w:val="2"/>
            <w:sz w:val="24"/>
          </w:rPr>
          <w:tab/>
        </w:r>
        <w:r w:rsidRPr="00917C1E">
          <w:rPr>
            <w:rStyle w:val="Hyperlink"/>
            <w:rFonts w:ascii="Arial" w:hAnsi="Arial" w:cs="Arial"/>
            <w:b/>
            <w:noProof/>
          </w:rPr>
          <w:t>Unique Selling Proposition</w:t>
        </w:r>
        <w:r>
          <w:rPr>
            <w:noProof/>
            <w:webHidden/>
          </w:rPr>
          <w:tab/>
        </w:r>
        <w:r>
          <w:rPr>
            <w:noProof/>
            <w:webHidden/>
          </w:rPr>
          <w:fldChar w:fldCharType="begin"/>
        </w:r>
        <w:r>
          <w:rPr>
            <w:noProof/>
            <w:webHidden/>
          </w:rPr>
          <w:instrText xml:space="preserve"> PAGEREF _Toc209523170 \h </w:instrText>
        </w:r>
        <w:r>
          <w:rPr>
            <w:noProof/>
            <w:webHidden/>
          </w:rPr>
        </w:r>
        <w:r>
          <w:rPr>
            <w:noProof/>
            <w:webHidden/>
          </w:rPr>
          <w:fldChar w:fldCharType="separate"/>
        </w:r>
        <w:r>
          <w:rPr>
            <w:noProof/>
            <w:webHidden/>
          </w:rPr>
          <w:t>9</w:t>
        </w:r>
        <w:r>
          <w:rPr>
            <w:noProof/>
            <w:webHidden/>
          </w:rPr>
          <w:fldChar w:fldCharType="end"/>
        </w:r>
      </w:hyperlink>
    </w:p>
    <w:p w14:paraId="22271D28" w14:textId="7DB6ECC3" w:rsidR="009A0033" w:rsidRDefault="009A0033">
      <w:pPr>
        <w:pStyle w:val="TOC1"/>
        <w:tabs>
          <w:tab w:val="left" w:pos="400"/>
          <w:tab w:val="right" w:leader="dot" w:pos="9350"/>
        </w:tabs>
        <w:rPr>
          <w:rFonts w:ascii="Aptos" w:eastAsia="Yu Mincho" w:hAnsi="Aptos" w:cs="Arial"/>
          <w:b w:val="0"/>
          <w:caps w:val="0"/>
          <w:spacing w:val="0"/>
          <w:kern w:val="2"/>
          <w:sz w:val="24"/>
        </w:rPr>
      </w:pPr>
      <w:hyperlink w:anchor="_Toc209523171" w:history="1">
        <w:r w:rsidRPr="00917C1E">
          <w:rPr>
            <w:rStyle w:val="Hyperlink"/>
            <w:rFonts w:ascii="Arial" w:eastAsia="MS Mincho" w:hAnsi="Arial" w:cs="Arial"/>
            <w:noProof/>
          </w:rPr>
          <w:t>2</w:t>
        </w:r>
        <w:r>
          <w:rPr>
            <w:rFonts w:ascii="Aptos" w:eastAsia="Yu Mincho" w:hAnsi="Aptos" w:cs="Arial"/>
            <w:b w:val="0"/>
            <w:caps w:val="0"/>
            <w:spacing w:val="0"/>
            <w:kern w:val="2"/>
            <w:sz w:val="24"/>
          </w:rPr>
          <w:tab/>
        </w:r>
        <w:r w:rsidRPr="00917C1E">
          <w:rPr>
            <w:rStyle w:val="Hyperlink"/>
            <w:rFonts w:ascii="Arial" w:eastAsia="MS Mincho" w:hAnsi="Arial" w:cs="Arial"/>
            <w:noProof/>
          </w:rPr>
          <w:t>Product Overview</w:t>
        </w:r>
        <w:r>
          <w:rPr>
            <w:noProof/>
            <w:webHidden/>
          </w:rPr>
          <w:tab/>
        </w:r>
        <w:r>
          <w:rPr>
            <w:noProof/>
            <w:webHidden/>
          </w:rPr>
          <w:fldChar w:fldCharType="begin"/>
        </w:r>
        <w:r>
          <w:rPr>
            <w:noProof/>
            <w:webHidden/>
          </w:rPr>
          <w:instrText xml:space="preserve"> PAGEREF _Toc209523171 \h </w:instrText>
        </w:r>
        <w:r>
          <w:rPr>
            <w:noProof/>
            <w:webHidden/>
          </w:rPr>
        </w:r>
        <w:r>
          <w:rPr>
            <w:noProof/>
            <w:webHidden/>
          </w:rPr>
          <w:fldChar w:fldCharType="separate"/>
        </w:r>
        <w:r>
          <w:rPr>
            <w:noProof/>
            <w:webHidden/>
          </w:rPr>
          <w:t>10</w:t>
        </w:r>
        <w:r>
          <w:rPr>
            <w:noProof/>
            <w:webHidden/>
          </w:rPr>
          <w:fldChar w:fldCharType="end"/>
        </w:r>
      </w:hyperlink>
    </w:p>
    <w:p w14:paraId="5196578E" w14:textId="112CAA8A"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172" w:history="1">
        <w:r w:rsidRPr="00917C1E">
          <w:rPr>
            <w:rStyle w:val="Hyperlink"/>
            <w:rFonts w:ascii="Arial" w:hAnsi="Arial" w:cs="Arial"/>
            <w:b/>
            <w:noProof/>
          </w:rPr>
          <w:t>2.1</w:t>
        </w:r>
        <w:r>
          <w:rPr>
            <w:rFonts w:ascii="Aptos" w:eastAsia="Yu Mincho" w:hAnsi="Aptos" w:cs="Arial"/>
            <w:smallCaps w:val="0"/>
            <w:spacing w:val="0"/>
            <w:kern w:val="2"/>
            <w:sz w:val="24"/>
          </w:rPr>
          <w:tab/>
        </w:r>
        <w:r w:rsidRPr="00917C1E">
          <w:rPr>
            <w:rStyle w:val="Hyperlink"/>
            <w:rFonts w:ascii="Arial" w:hAnsi="Arial" w:cs="Arial"/>
            <w:b/>
            <w:bCs/>
            <w:noProof/>
          </w:rPr>
          <w:t>T</w:t>
        </w:r>
        <w:r w:rsidRPr="00917C1E">
          <w:rPr>
            <w:rStyle w:val="Hyperlink"/>
            <w:rFonts w:ascii="Arial" w:hAnsi="Arial" w:cs="Arial"/>
            <w:b/>
            <w:noProof/>
          </w:rPr>
          <w:t>arget Market Description</w:t>
        </w:r>
        <w:r>
          <w:rPr>
            <w:noProof/>
            <w:webHidden/>
          </w:rPr>
          <w:tab/>
        </w:r>
        <w:r>
          <w:rPr>
            <w:noProof/>
            <w:webHidden/>
          </w:rPr>
          <w:fldChar w:fldCharType="begin"/>
        </w:r>
        <w:r>
          <w:rPr>
            <w:noProof/>
            <w:webHidden/>
          </w:rPr>
          <w:instrText xml:space="preserve"> PAGEREF _Toc209523172 \h </w:instrText>
        </w:r>
        <w:r>
          <w:rPr>
            <w:noProof/>
            <w:webHidden/>
          </w:rPr>
        </w:r>
        <w:r>
          <w:rPr>
            <w:noProof/>
            <w:webHidden/>
          </w:rPr>
          <w:fldChar w:fldCharType="separate"/>
        </w:r>
        <w:r>
          <w:rPr>
            <w:noProof/>
            <w:webHidden/>
          </w:rPr>
          <w:t>10</w:t>
        </w:r>
        <w:r>
          <w:rPr>
            <w:noProof/>
            <w:webHidden/>
          </w:rPr>
          <w:fldChar w:fldCharType="end"/>
        </w:r>
      </w:hyperlink>
    </w:p>
    <w:p w14:paraId="0FA9BC21" w14:textId="36A564B0"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173" w:history="1">
        <w:r w:rsidRPr="00917C1E">
          <w:rPr>
            <w:rStyle w:val="Hyperlink"/>
            <w:rFonts w:ascii="Arial" w:hAnsi="Arial" w:cs="Arial"/>
            <w:b/>
            <w:noProof/>
          </w:rPr>
          <w:t>2.2</w:t>
        </w:r>
        <w:r>
          <w:rPr>
            <w:rFonts w:ascii="Aptos" w:eastAsia="Yu Mincho" w:hAnsi="Aptos" w:cs="Arial"/>
            <w:smallCaps w:val="0"/>
            <w:spacing w:val="0"/>
            <w:kern w:val="2"/>
            <w:sz w:val="24"/>
          </w:rPr>
          <w:tab/>
        </w:r>
        <w:r w:rsidRPr="00917C1E">
          <w:rPr>
            <w:rStyle w:val="Hyperlink"/>
            <w:rFonts w:ascii="Arial" w:hAnsi="Arial" w:cs="Arial"/>
            <w:b/>
            <w:bCs/>
            <w:noProof/>
          </w:rPr>
          <w:t>T</w:t>
        </w:r>
        <w:r w:rsidRPr="00917C1E">
          <w:rPr>
            <w:rStyle w:val="Hyperlink"/>
            <w:rFonts w:ascii="Arial" w:hAnsi="Arial" w:cs="Arial"/>
            <w:b/>
            <w:noProof/>
          </w:rPr>
          <w:t>arget Customer Description</w:t>
        </w:r>
        <w:r>
          <w:rPr>
            <w:noProof/>
            <w:webHidden/>
          </w:rPr>
          <w:tab/>
        </w:r>
        <w:r>
          <w:rPr>
            <w:noProof/>
            <w:webHidden/>
          </w:rPr>
          <w:fldChar w:fldCharType="begin"/>
        </w:r>
        <w:r>
          <w:rPr>
            <w:noProof/>
            <w:webHidden/>
          </w:rPr>
          <w:instrText xml:space="preserve"> PAGEREF _Toc209523173 \h </w:instrText>
        </w:r>
        <w:r>
          <w:rPr>
            <w:noProof/>
            <w:webHidden/>
          </w:rPr>
        </w:r>
        <w:r>
          <w:rPr>
            <w:noProof/>
            <w:webHidden/>
          </w:rPr>
          <w:fldChar w:fldCharType="separate"/>
        </w:r>
        <w:r>
          <w:rPr>
            <w:noProof/>
            <w:webHidden/>
          </w:rPr>
          <w:t>10</w:t>
        </w:r>
        <w:r>
          <w:rPr>
            <w:noProof/>
            <w:webHidden/>
          </w:rPr>
          <w:fldChar w:fldCharType="end"/>
        </w:r>
      </w:hyperlink>
    </w:p>
    <w:p w14:paraId="7DA2F3C9" w14:textId="6A47D4B0"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174" w:history="1">
        <w:r w:rsidRPr="00917C1E">
          <w:rPr>
            <w:rStyle w:val="Hyperlink"/>
            <w:rFonts w:ascii="Arial" w:hAnsi="Arial" w:cs="Arial"/>
            <w:b/>
            <w:noProof/>
          </w:rPr>
          <w:t>2.3</w:t>
        </w:r>
        <w:r>
          <w:rPr>
            <w:rFonts w:ascii="Aptos" w:eastAsia="Yu Mincho" w:hAnsi="Aptos" w:cs="Arial"/>
            <w:smallCaps w:val="0"/>
            <w:spacing w:val="0"/>
            <w:kern w:val="2"/>
            <w:sz w:val="24"/>
          </w:rPr>
          <w:tab/>
        </w:r>
        <w:r w:rsidRPr="00917C1E">
          <w:rPr>
            <w:rStyle w:val="Hyperlink"/>
            <w:rFonts w:ascii="Arial" w:hAnsi="Arial" w:cs="Arial"/>
            <w:b/>
            <w:noProof/>
          </w:rPr>
          <w:t>User Needs Analysis</w:t>
        </w:r>
        <w:r>
          <w:rPr>
            <w:noProof/>
            <w:webHidden/>
          </w:rPr>
          <w:tab/>
        </w:r>
        <w:r>
          <w:rPr>
            <w:noProof/>
            <w:webHidden/>
          </w:rPr>
          <w:fldChar w:fldCharType="begin"/>
        </w:r>
        <w:r>
          <w:rPr>
            <w:noProof/>
            <w:webHidden/>
          </w:rPr>
          <w:instrText xml:space="preserve"> PAGEREF _Toc209523174 \h </w:instrText>
        </w:r>
        <w:r>
          <w:rPr>
            <w:noProof/>
            <w:webHidden/>
          </w:rPr>
        </w:r>
        <w:r>
          <w:rPr>
            <w:noProof/>
            <w:webHidden/>
          </w:rPr>
          <w:fldChar w:fldCharType="separate"/>
        </w:r>
        <w:r>
          <w:rPr>
            <w:noProof/>
            <w:webHidden/>
          </w:rPr>
          <w:t>11</w:t>
        </w:r>
        <w:r>
          <w:rPr>
            <w:noProof/>
            <w:webHidden/>
          </w:rPr>
          <w:fldChar w:fldCharType="end"/>
        </w:r>
      </w:hyperlink>
    </w:p>
    <w:p w14:paraId="6F6F4FE4" w14:textId="71709C77"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175" w:history="1">
        <w:r w:rsidRPr="00917C1E">
          <w:rPr>
            <w:rStyle w:val="Hyperlink"/>
            <w:rFonts w:ascii="Arial" w:hAnsi="Arial" w:cs="Arial"/>
            <w:b/>
            <w:noProof/>
          </w:rPr>
          <w:t>2.4</w:t>
        </w:r>
        <w:r>
          <w:rPr>
            <w:rFonts w:ascii="Aptos" w:eastAsia="Yu Mincho" w:hAnsi="Aptos" w:cs="Arial"/>
            <w:smallCaps w:val="0"/>
            <w:spacing w:val="0"/>
            <w:kern w:val="2"/>
            <w:sz w:val="24"/>
          </w:rPr>
          <w:tab/>
        </w:r>
        <w:r w:rsidRPr="00917C1E">
          <w:rPr>
            <w:rStyle w:val="Hyperlink"/>
            <w:rFonts w:ascii="Arial" w:hAnsi="Arial" w:cs="Arial"/>
            <w:b/>
            <w:noProof/>
          </w:rPr>
          <w:t>Stakeholder Value Propositions</w:t>
        </w:r>
        <w:r>
          <w:rPr>
            <w:noProof/>
            <w:webHidden/>
          </w:rPr>
          <w:tab/>
        </w:r>
        <w:r>
          <w:rPr>
            <w:noProof/>
            <w:webHidden/>
          </w:rPr>
          <w:fldChar w:fldCharType="begin"/>
        </w:r>
        <w:r>
          <w:rPr>
            <w:noProof/>
            <w:webHidden/>
          </w:rPr>
          <w:instrText xml:space="preserve"> PAGEREF _Toc209523175 \h </w:instrText>
        </w:r>
        <w:r>
          <w:rPr>
            <w:noProof/>
            <w:webHidden/>
          </w:rPr>
        </w:r>
        <w:r>
          <w:rPr>
            <w:noProof/>
            <w:webHidden/>
          </w:rPr>
          <w:fldChar w:fldCharType="separate"/>
        </w:r>
        <w:r>
          <w:rPr>
            <w:noProof/>
            <w:webHidden/>
          </w:rPr>
          <w:t>12</w:t>
        </w:r>
        <w:r>
          <w:rPr>
            <w:noProof/>
            <w:webHidden/>
          </w:rPr>
          <w:fldChar w:fldCharType="end"/>
        </w:r>
      </w:hyperlink>
    </w:p>
    <w:p w14:paraId="1C58D0FF" w14:textId="1EC510D5" w:rsidR="009A0033" w:rsidRDefault="009A0033">
      <w:pPr>
        <w:pStyle w:val="TOC1"/>
        <w:tabs>
          <w:tab w:val="left" w:pos="400"/>
          <w:tab w:val="right" w:leader="dot" w:pos="9350"/>
        </w:tabs>
        <w:rPr>
          <w:rFonts w:ascii="Aptos" w:eastAsia="Yu Mincho" w:hAnsi="Aptos" w:cs="Arial"/>
          <w:b w:val="0"/>
          <w:caps w:val="0"/>
          <w:spacing w:val="0"/>
          <w:kern w:val="2"/>
          <w:sz w:val="24"/>
        </w:rPr>
      </w:pPr>
      <w:hyperlink w:anchor="_Toc209523176" w:history="1">
        <w:r w:rsidRPr="00917C1E">
          <w:rPr>
            <w:rStyle w:val="Hyperlink"/>
            <w:rFonts w:ascii="Arial" w:eastAsia="MS Mincho" w:hAnsi="Arial" w:cs="Arial"/>
            <w:noProof/>
          </w:rPr>
          <w:t>3</w:t>
        </w:r>
        <w:r>
          <w:rPr>
            <w:rFonts w:ascii="Aptos" w:eastAsia="Yu Mincho" w:hAnsi="Aptos" w:cs="Arial"/>
            <w:b w:val="0"/>
            <w:caps w:val="0"/>
            <w:spacing w:val="0"/>
            <w:kern w:val="2"/>
            <w:sz w:val="24"/>
          </w:rPr>
          <w:tab/>
        </w:r>
        <w:r w:rsidRPr="00917C1E">
          <w:rPr>
            <w:rStyle w:val="Hyperlink"/>
            <w:rFonts w:ascii="Arial" w:eastAsia="MS Mincho" w:hAnsi="Arial" w:cs="Arial"/>
            <w:noProof/>
          </w:rPr>
          <w:t>Product Environment</w:t>
        </w:r>
        <w:r>
          <w:rPr>
            <w:noProof/>
            <w:webHidden/>
          </w:rPr>
          <w:tab/>
        </w:r>
        <w:r>
          <w:rPr>
            <w:noProof/>
            <w:webHidden/>
          </w:rPr>
          <w:fldChar w:fldCharType="begin"/>
        </w:r>
        <w:r>
          <w:rPr>
            <w:noProof/>
            <w:webHidden/>
          </w:rPr>
          <w:instrText xml:space="preserve"> PAGEREF _Toc209523176 \h </w:instrText>
        </w:r>
        <w:r>
          <w:rPr>
            <w:noProof/>
            <w:webHidden/>
          </w:rPr>
        </w:r>
        <w:r>
          <w:rPr>
            <w:noProof/>
            <w:webHidden/>
          </w:rPr>
          <w:fldChar w:fldCharType="separate"/>
        </w:r>
        <w:r>
          <w:rPr>
            <w:noProof/>
            <w:webHidden/>
          </w:rPr>
          <w:t>14</w:t>
        </w:r>
        <w:r>
          <w:rPr>
            <w:noProof/>
            <w:webHidden/>
          </w:rPr>
          <w:fldChar w:fldCharType="end"/>
        </w:r>
      </w:hyperlink>
    </w:p>
    <w:p w14:paraId="16568129" w14:textId="333A8CDF"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177" w:history="1">
        <w:r w:rsidRPr="00917C1E">
          <w:rPr>
            <w:rStyle w:val="Hyperlink"/>
            <w:rFonts w:ascii="Arial" w:hAnsi="Arial" w:cs="Arial"/>
            <w:b/>
            <w:noProof/>
          </w:rPr>
          <w:t>3.1</w:t>
        </w:r>
        <w:r>
          <w:rPr>
            <w:rFonts w:ascii="Aptos" w:eastAsia="Yu Mincho" w:hAnsi="Aptos" w:cs="Arial"/>
            <w:smallCaps w:val="0"/>
            <w:spacing w:val="0"/>
            <w:kern w:val="2"/>
            <w:sz w:val="24"/>
          </w:rPr>
          <w:tab/>
        </w:r>
        <w:r w:rsidRPr="00917C1E">
          <w:rPr>
            <w:rStyle w:val="Hyperlink"/>
            <w:rFonts w:ascii="Arial" w:hAnsi="Arial" w:cs="Arial"/>
            <w:b/>
            <w:noProof/>
          </w:rPr>
          <w:t>Environmental Analysis &amp; Statutory Requirements</w:t>
        </w:r>
        <w:r>
          <w:rPr>
            <w:noProof/>
            <w:webHidden/>
          </w:rPr>
          <w:tab/>
        </w:r>
        <w:r>
          <w:rPr>
            <w:noProof/>
            <w:webHidden/>
          </w:rPr>
          <w:fldChar w:fldCharType="begin"/>
        </w:r>
        <w:r>
          <w:rPr>
            <w:noProof/>
            <w:webHidden/>
          </w:rPr>
          <w:instrText xml:space="preserve"> PAGEREF _Toc209523177 \h </w:instrText>
        </w:r>
        <w:r>
          <w:rPr>
            <w:noProof/>
            <w:webHidden/>
          </w:rPr>
        </w:r>
        <w:r>
          <w:rPr>
            <w:noProof/>
            <w:webHidden/>
          </w:rPr>
          <w:fldChar w:fldCharType="separate"/>
        </w:r>
        <w:r>
          <w:rPr>
            <w:noProof/>
            <w:webHidden/>
          </w:rPr>
          <w:t>14</w:t>
        </w:r>
        <w:r>
          <w:rPr>
            <w:noProof/>
            <w:webHidden/>
          </w:rPr>
          <w:fldChar w:fldCharType="end"/>
        </w:r>
      </w:hyperlink>
    </w:p>
    <w:p w14:paraId="0FA5B00E" w14:textId="4039F36D"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178" w:history="1">
        <w:r w:rsidRPr="00917C1E">
          <w:rPr>
            <w:rStyle w:val="Hyperlink"/>
            <w:rFonts w:ascii="Arial" w:hAnsi="Arial" w:cs="Arial"/>
            <w:b/>
            <w:noProof/>
          </w:rPr>
          <w:t>3.2</w:t>
        </w:r>
        <w:r>
          <w:rPr>
            <w:rFonts w:ascii="Aptos" w:eastAsia="Yu Mincho" w:hAnsi="Aptos" w:cs="Arial"/>
            <w:smallCaps w:val="0"/>
            <w:spacing w:val="0"/>
            <w:kern w:val="2"/>
            <w:sz w:val="24"/>
          </w:rPr>
          <w:tab/>
        </w:r>
        <w:r w:rsidRPr="00917C1E">
          <w:rPr>
            <w:rStyle w:val="Hyperlink"/>
            <w:rFonts w:ascii="Arial" w:hAnsi="Arial" w:cs="Arial"/>
            <w:b/>
            <w:noProof/>
          </w:rPr>
          <w:t>General Constraints</w:t>
        </w:r>
        <w:r>
          <w:rPr>
            <w:noProof/>
            <w:webHidden/>
          </w:rPr>
          <w:tab/>
        </w:r>
        <w:r>
          <w:rPr>
            <w:noProof/>
            <w:webHidden/>
          </w:rPr>
          <w:fldChar w:fldCharType="begin"/>
        </w:r>
        <w:r>
          <w:rPr>
            <w:noProof/>
            <w:webHidden/>
          </w:rPr>
          <w:instrText xml:space="preserve"> PAGEREF _Toc209523178 \h </w:instrText>
        </w:r>
        <w:r>
          <w:rPr>
            <w:noProof/>
            <w:webHidden/>
          </w:rPr>
        </w:r>
        <w:r>
          <w:rPr>
            <w:noProof/>
            <w:webHidden/>
          </w:rPr>
          <w:fldChar w:fldCharType="separate"/>
        </w:r>
        <w:r>
          <w:rPr>
            <w:noProof/>
            <w:webHidden/>
          </w:rPr>
          <w:t>14</w:t>
        </w:r>
        <w:r>
          <w:rPr>
            <w:noProof/>
            <w:webHidden/>
          </w:rPr>
          <w:fldChar w:fldCharType="end"/>
        </w:r>
      </w:hyperlink>
    </w:p>
    <w:p w14:paraId="625FB85D" w14:textId="4D700EA9" w:rsidR="009A0033" w:rsidRDefault="009A0033">
      <w:pPr>
        <w:pStyle w:val="TOC3"/>
        <w:tabs>
          <w:tab w:val="left" w:pos="1200"/>
          <w:tab w:val="right" w:leader="dot" w:pos="9350"/>
        </w:tabs>
        <w:rPr>
          <w:rFonts w:ascii="Aptos" w:eastAsia="Yu Mincho" w:hAnsi="Aptos" w:cs="Arial"/>
          <w:i w:val="0"/>
          <w:spacing w:val="0"/>
          <w:kern w:val="2"/>
          <w:sz w:val="24"/>
        </w:rPr>
      </w:pPr>
      <w:hyperlink w:anchor="_Toc209523179" w:history="1">
        <w:r w:rsidRPr="00917C1E">
          <w:rPr>
            <w:rStyle w:val="Hyperlink"/>
            <w:rFonts w:ascii="Arial" w:hAnsi="Arial" w:cs="Arial"/>
            <w:b/>
            <w:noProof/>
          </w:rPr>
          <w:t>3.2.1</w:t>
        </w:r>
        <w:r>
          <w:rPr>
            <w:rFonts w:ascii="Aptos" w:eastAsia="Yu Mincho" w:hAnsi="Aptos" w:cs="Arial"/>
            <w:i w:val="0"/>
            <w:spacing w:val="0"/>
            <w:kern w:val="2"/>
            <w:sz w:val="24"/>
          </w:rPr>
          <w:tab/>
        </w:r>
        <w:r w:rsidRPr="00917C1E">
          <w:rPr>
            <w:rStyle w:val="Hyperlink"/>
            <w:rFonts w:ascii="Arial" w:hAnsi="Arial" w:cs="Arial"/>
            <w:b/>
            <w:noProof/>
          </w:rPr>
          <w:t>Technical Constraints</w:t>
        </w:r>
        <w:r>
          <w:rPr>
            <w:noProof/>
            <w:webHidden/>
          </w:rPr>
          <w:tab/>
        </w:r>
        <w:r>
          <w:rPr>
            <w:noProof/>
            <w:webHidden/>
          </w:rPr>
          <w:fldChar w:fldCharType="begin"/>
        </w:r>
        <w:r>
          <w:rPr>
            <w:noProof/>
            <w:webHidden/>
          </w:rPr>
          <w:instrText xml:space="preserve"> PAGEREF _Toc209523179 \h </w:instrText>
        </w:r>
        <w:r>
          <w:rPr>
            <w:noProof/>
            <w:webHidden/>
          </w:rPr>
        </w:r>
        <w:r>
          <w:rPr>
            <w:noProof/>
            <w:webHidden/>
          </w:rPr>
          <w:fldChar w:fldCharType="separate"/>
        </w:r>
        <w:r>
          <w:rPr>
            <w:noProof/>
            <w:webHidden/>
          </w:rPr>
          <w:t>14</w:t>
        </w:r>
        <w:r>
          <w:rPr>
            <w:noProof/>
            <w:webHidden/>
          </w:rPr>
          <w:fldChar w:fldCharType="end"/>
        </w:r>
      </w:hyperlink>
    </w:p>
    <w:p w14:paraId="0D30B93B" w14:textId="1B8E8AFF" w:rsidR="009A0033" w:rsidRDefault="009A0033">
      <w:pPr>
        <w:pStyle w:val="TOC3"/>
        <w:tabs>
          <w:tab w:val="left" w:pos="1200"/>
          <w:tab w:val="right" w:leader="dot" w:pos="9350"/>
        </w:tabs>
        <w:rPr>
          <w:rFonts w:ascii="Aptos" w:eastAsia="Yu Mincho" w:hAnsi="Aptos" w:cs="Arial"/>
          <w:i w:val="0"/>
          <w:spacing w:val="0"/>
          <w:kern w:val="2"/>
          <w:sz w:val="24"/>
        </w:rPr>
      </w:pPr>
      <w:hyperlink w:anchor="_Toc209523180" w:history="1">
        <w:r w:rsidRPr="00917C1E">
          <w:rPr>
            <w:rStyle w:val="Hyperlink"/>
            <w:rFonts w:ascii="Arial" w:hAnsi="Arial" w:cs="Arial"/>
            <w:b/>
            <w:noProof/>
          </w:rPr>
          <w:t>3.2.2</w:t>
        </w:r>
        <w:r>
          <w:rPr>
            <w:rFonts w:ascii="Aptos" w:eastAsia="Yu Mincho" w:hAnsi="Aptos" w:cs="Arial"/>
            <w:i w:val="0"/>
            <w:spacing w:val="0"/>
            <w:kern w:val="2"/>
            <w:sz w:val="24"/>
          </w:rPr>
          <w:tab/>
        </w:r>
        <w:r w:rsidRPr="00917C1E">
          <w:rPr>
            <w:rStyle w:val="Hyperlink"/>
            <w:rFonts w:ascii="Arial" w:hAnsi="Arial" w:cs="Arial"/>
            <w:b/>
            <w:noProof/>
          </w:rPr>
          <w:t>Domain Driven Constraints</w:t>
        </w:r>
        <w:r>
          <w:rPr>
            <w:noProof/>
            <w:webHidden/>
          </w:rPr>
          <w:tab/>
        </w:r>
        <w:r>
          <w:rPr>
            <w:noProof/>
            <w:webHidden/>
          </w:rPr>
          <w:fldChar w:fldCharType="begin"/>
        </w:r>
        <w:r>
          <w:rPr>
            <w:noProof/>
            <w:webHidden/>
          </w:rPr>
          <w:instrText xml:space="preserve"> PAGEREF _Toc209523180 \h </w:instrText>
        </w:r>
        <w:r>
          <w:rPr>
            <w:noProof/>
            <w:webHidden/>
          </w:rPr>
        </w:r>
        <w:r>
          <w:rPr>
            <w:noProof/>
            <w:webHidden/>
          </w:rPr>
          <w:fldChar w:fldCharType="separate"/>
        </w:r>
        <w:r>
          <w:rPr>
            <w:noProof/>
            <w:webHidden/>
          </w:rPr>
          <w:t>15</w:t>
        </w:r>
        <w:r>
          <w:rPr>
            <w:noProof/>
            <w:webHidden/>
          </w:rPr>
          <w:fldChar w:fldCharType="end"/>
        </w:r>
      </w:hyperlink>
    </w:p>
    <w:p w14:paraId="213EC010" w14:textId="646574AC"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181" w:history="1">
        <w:r w:rsidRPr="00917C1E">
          <w:rPr>
            <w:rStyle w:val="Hyperlink"/>
            <w:rFonts w:ascii="Arial" w:hAnsi="Arial" w:cs="Arial"/>
            <w:b/>
            <w:noProof/>
          </w:rPr>
          <w:t>3.3</w:t>
        </w:r>
        <w:r>
          <w:rPr>
            <w:rFonts w:ascii="Aptos" w:eastAsia="Yu Mincho" w:hAnsi="Aptos" w:cs="Arial"/>
            <w:smallCaps w:val="0"/>
            <w:spacing w:val="0"/>
            <w:kern w:val="2"/>
            <w:sz w:val="24"/>
          </w:rPr>
          <w:tab/>
        </w:r>
        <w:r w:rsidRPr="00917C1E">
          <w:rPr>
            <w:rStyle w:val="Hyperlink"/>
            <w:rFonts w:ascii="Arial" w:hAnsi="Arial" w:cs="Arial"/>
            <w:b/>
            <w:noProof/>
          </w:rPr>
          <w:t>Assumptions &amp; Dependencies</w:t>
        </w:r>
        <w:r>
          <w:rPr>
            <w:noProof/>
            <w:webHidden/>
          </w:rPr>
          <w:tab/>
        </w:r>
        <w:r>
          <w:rPr>
            <w:noProof/>
            <w:webHidden/>
          </w:rPr>
          <w:fldChar w:fldCharType="begin"/>
        </w:r>
        <w:r>
          <w:rPr>
            <w:noProof/>
            <w:webHidden/>
          </w:rPr>
          <w:instrText xml:space="preserve"> PAGEREF _Toc209523181 \h </w:instrText>
        </w:r>
        <w:r>
          <w:rPr>
            <w:noProof/>
            <w:webHidden/>
          </w:rPr>
        </w:r>
        <w:r>
          <w:rPr>
            <w:noProof/>
            <w:webHidden/>
          </w:rPr>
          <w:fldChar w:fldCharType="separate"/>
        </w:r>
        <w:r>
          <w:rPr>
            <w:noProof/>
            <w:webHidden/>
          </w:rPr>
          <w:t>15</w:t>
        </w:r>
        <w:r>
          <w:rPr>
            <w:noProof/>
            <w:webHidden/>
          </w:rPr>
          <w:fldChar w:fldCharType="end"/>
        </w:r>
      </w:hyperlink>
    </w:p>
    <w:p w14:paraId="7F5ADF0E" w14:textId="7F0A1DD3" w:rsidR="009A0033" w:rsidRDefault="009A0033">
      <w:pPr>
        <w:pStyle w:val="TOC3"/>
        <w:tabs>
          <w:tab w:val="left" w:pos="1200"/>
          <w:tab w:val="right" w:leader="dot" w:pos="9350"/>
        </w:tabs>
        <w:rPr>
          <w:rFonts w:ascii="Aptos" w:eastAsia="Yu Mincho" w:hAnsi="Aptos" w:cs="Arial"/>
          <w:i w:val="0"/>
          <w:spacing w:val="0"/>
          <w:kern w:val="2"/>
          <w:sz w:val="24"/>
        </w:rPr>
      </w:pPr>
      <w:hyperlink w:anchor="_Toc209523182" w:history="1">
        <w:r w:rsidRPr="00917C1E">
          <w:rPr>
            <w:rStyle w:val="Hyperlink"/>
            <w:rFonts w:ascii="Arial" w:hAnsi="Arial" w:cs="Arial"/>
            <w:b/>
            <w:noProof/>
          </w:rPr>
          <w:t>3.3.1</w:t>
        </w:r>
        <w:r>
          <w:rPr>
            <w:rFonts w:ascii="Aptos" w:eastAsia="Yu Mincho" w:hAnsi="Aptos" w:cs="Arial"/>
            <w:i w:val="0"/>
            <w:spacing w:val="0"/>
            <w:kern w:val="2"/>
            <w:sz w:val="24"/>
          </w:rPr>
          <w:tab/>
        </w:r>
        <w:r w:rsidRPr="00917C1E">
          <w:rPr>
            <w:rStyle w:val="Hyperlink"/>
            <w:rFonts w:ascii="Arial" w:hAnsi="Arial" w:cs="Arial"/>
            <w:b/>
            <w:noProof/>
          </w:rPr>
          <w:t>Assumptions</w:t>
        </w:r>
        <w:r>
          <w:rPr>
            <w:noProof/>
            <w:webHidden/>
          </w:rPr>
          <w:tab/>
        </w:r>
        <w:r>
          <w:rPr>
            <w:noProof/>
            <w:webHidden/>
          </w:rPr>
          <w:fldChar w:fldCharType="begin"/>
        </w:r>
        <w:r>
          <w:rPr>
            <w:noProof/>
            <w:webHidden/>
          </w:rPr>
          <w:instrText xml:space="preserve"> PAGEREF _Toc209523182 \h </w:instrText>
        </w:r>
        <w:r>
          <w:rPr>
            <w:noProof/>
            <w:webHidden/>
          </w:rPr>
        </w:r>
        <w:r>
          <w:rPr>
            <w:noProof/>
            <w:webHidden/>
          </w:rPr>
          <w:fldChar w:fldCharType="separate"/>
        </w:r>
        <w:r>
          <w:rPr>
            <w:noProof/>
            <w:webHidden/>
          </w:rPr>
          <w:t>15</w:t>
        </w:r>
        <w:r>
          <w:rPr>
            <w:noProof/>
            <w:webHidden/>
          </w:rPr>
          <w:fldChar w:fldCharType="end"/>
        </w:r>
      </w:hyperlink>
    </w:p>
    <w:p w14:paraId="5C2C1398" w14:textId="702B912B" w:rsidR="009A0033" w:rsidRDefault="009A0033">
      <w:pPr>
        <w:pStyle w:val="TOC3"/>
        <w:tabs>
          <w:tab w:val="right" w:leader="dot" w:pos="9350"/>
        </w:tabs>
        <w:rPr>
          <w:rFonts w:ascii="Aptos" w:eastAsia="Yu Mincho" w:hAnsi="Aptos" w:cs="Arial"/>
          <w:i w:val="0"/>
          <w:spacing w:val="0"/>
          <w:kern w:val="2"/>
          <w:sz w:val="24"/>
        </w:rPr>
      </w:pPr>
      <w:hyperlink w:anchor="_Toc209523183" w:history="1">
        <w:r w:rsidRPr="00917C1E">
          <w:rPr>
            <w:rStyle w:val="Hyperlink"/>
            <w:rFonts w:ascii="Arial" w:hAnsi="Arial" w:cs="Arial"/>
            <w:b/>
            <w:noProof/>
          </w:rPr>
          <w:t>3.3.2 Dependencies</w:t>
        </w:r>
        <w:r>
          <w:rPr>
            <w:noProof/>
            <w:webHidden/>
          </w:rPr>
          <w:tab/>
        </w:r>
        <w:r>
          <w:rPr>
            <w:noProof/>
            <w:webHidden/>
          </w:rPr>
          <w:fldChar w:fldCharType="begin"/>
        </w:r>
        <w:r>
          <w:rPr>
            <w:noProof/>
            <w:webHidden/>
          </w:rPr>
          <w:instrText xml:space="preserve"> PAGEREF _Toc209523183 \h </w:instrText>
        </w:r>
        <w:r>
          <w:rPr>
            <w:noProof/>
            <w:webHidden/>
          </w:rPr>
        </w:r>
        <w:r>
          <w:rPr>
            <w:noProof/>
            <w:webHidden/>
          </w:rPr>
          <w:fldChar w:fldCharType="separate"/>
        </w:r>
        <w:r>
          <w:rPr>
            <w:noProof/>
            <w:webHidden/>
          </w:rPr>
          <w:t>15</w:t>
        </w:r>
        <w:r>
          <w:rPr>
            <w:noProof/>
            <w:webHidden/>
          </w:rPr>
          <w:fldChar w:fldCharType="end"/>
        </w:r>
      </w:hyperlink>
    </w:p>
    <w:p w14:paraId="21F8A3A2" w14:textId="3AF1A844" w:rsidR="009A0033" w:rsidRDefault="009A0033">
      <w:pPr>
        <w:pStyle w:val="TOC1"/>
        <w:tabs>
          <w:tab w:val="left" w:pos="400"/>
          <w:tab w:val="right" w:leader="dot" w:pos="9350"/>
        </w:tabs>
        <w:rPr>
          <w:rFonts w:ascii="Aptos" w:eastAsia="Yu Mincho" w:hAnsi="Aptos" w:cs="Arial"/>
          <w:b w:val="0"/>
          <w:caps w:val="0"/>
          <w:spacing w:val="0"/>
          <w:kern w:val="2"/>
          <w:sz w:val="24"/>
        </w:rPr>
      </w:pPr>
      <w:hyperlink w:anchor="_Toc209523184" w:history="1">
        <w:r w:rsidRPr="00917C1E">
          <w:rPr>
            <w:rStyle w:val="Hyperlink"/>
            <w:rFonts w:ascii="Arial" w:eastAsia="MS Mincho" w:hAnsi="Arial" w:cs="Arial"/>
            <w:noProof/>
          </w:rPr>
          <w:t>4</w:t>
        </w:r>
        <w:r>
          <w:rPr>
            <w:rFonts w:ascii="Aptos" w:eastAsia="Yu Mincho" w:hAnsi="Aptos" w:cs="Arial"/>
            <w:b w:val="0"/>
            <w:caps w:val="0"/>
            <w:spacing w:val="0"/>
            <w:kern w:val="2"/>
            <w:sz w:val="24"/>
          </w:rPr>
          <w:tab/>
        </w:r>
        <w:r w:rsidRPr="00917C1E">
          <w:rPr>
            <w:rStyle w:val="Hyperlink"/>
            <w:rFonts w:ascii="Arial" w:eastAsia="MS Mincho" w:hAnsi="Arial" w:cs="Arial"/>
            <w:noProof/>
          </w:rPr>
          <w:t>Product Requirements</w:t>
        </w:r>
        <w:r>
          <w:rPr>
            <w:noProof/>
            <w:webHidden/>
          </w:rPr>
          <w:tab/>
        </w:r>
        <w:r>
          <w:rPr>
            <w:noProof/>
            <w:webHidden/>
          </w:rPr>
          <w:fldChar w:fldCharType="begin"/>
        </w:r>
        <w:r>
          <w:rPr>
            <w:noProof/>
            <w:webHidden/>
          </w:rPr>
          <w:instrText xml:space="preserve"> PAGEREF _Toc209523184 \h </w:instrText>
        </w:r>
        <w:r>
          <w:rPr>
            <w:noProof/>
            <w:webHidden/>
          </w:rPr>
        </w:r>
        <w:r>
          <w:rPr>
            <w:noProof/>
            <w:webHidden/>
          </w:rPr>
          <w:fldChar w:fldCharType="separate"/>
        </w:r>
        <w:r>
          <w:rPr>
            <w:noProof/>
            <w:webHidden/>
          </w:rPr>
          <w:t>16</w:t>
        </w:r>
        <w:r>
          <w:rPr>
            <w:noProof/>
            <w:webHidden/>
          </w:rPr>
          <w:fldChar w:fldCharType="end"/>
        </w:r>
      </w:hyperlink>
    </w:p>
    <w:p w14:paraId="5AAA4987" w14:textId="6514E370"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185" w:history="1">
        <w:r w:rsidRPr="00917C1E">
          <w:rPr>
            <w:rStyle w:val="Hyperlink"/>
            <w:rFonts w:ascii="Arial" w:hAnsi="Arial" w:cs="Arial"/>
            <w:b/>
            <w:noProof/>
          </w:rPr>
          <w:t>4.1</w:t>
        </w:r>
        <w:r>
          <w:rPr>
            <w:rFonts w:ascii="Aptos" w:eastAsia="Yu Mincho" w:hAnsi="Aptos" w:cs="Arial"/>
            <w:smallCaps w:val="0"/>
            <w:spacing w:val="0"/>
            <w:kern w:val="2"/>
            <w:sz w:val="24"/>
          </w:rPr>
          <w:tab/>
        </w:r>
        <w:r w:rsidRPr="00917C1E">
          <w:rPr>
            <w:rStyle w:val="Hyperlink"/>
            <w:rFonts w:ascii="Arial" w:hAnsi="Arial" w:cs="Arial"/>
            <w:b/>
            <w:noProof/>
          </w:rPr>
          <w:t>Functional Requirements</w:t>
        </w:r>
        <w:r>
          <w:rPr>
            <w:noProof/>
            <w:webHidden/>
          </w:rPr>
          <w:tab/>
        </w:r>
        <w:r>
          <w:rPr>
            <w:noProof/>
            <w:webHidden/>
          </w:rPr>
          <w:fldChar w:fldCharType="begin"/>
        </w:r>
        <w:r>
          <w:rPr>
            <w:noProof/>
            <w:webHidden/>
          </w:rPr>
          <w:instrText xml:space="preserve"> PAGEREF _Toc209523185 \h </w:instrText>
        </w:r>
        <w:r>
          <w:rPr>
            <w:noProof/>
            <w:webHidden/>
          </w:rPr>
        </w:r>
        <w:r>
          <w:rPr>
            <w:noProof/>
            <w:webHidden/>
          </w:rPr>
          <w:fldChar w:fldCharType="separate"/>
        </w:r>
        <w:r>
          <w:rPr>
            <w:noProof/>
            <w:webHidden/>
          </w:rPr>
          <w:t>16</w:t>
        </w:r>
        <w:r>
          <w:rPr>
            <w:noProof/>
            <w:webHidden/>
          </w:rPr>
          <w:fldChar w:fldCharType="end"/>
        </w:r>
      </w:hyperlink>
    </w:p>
    <w:p w14:paraId="51D3AB6A" w14:textId="00E5821B" w:rsidR="009A0033" w:rsidRDefault="009A0033">
      <w:pPr>
        <w:pStyle w:val="TOC3"/>
        <w:tabs>
          <w:tab w:val="left" w:pos="1200"/>
          <w:tab w:val="right" w:leader="dot" w:pos="9350"/>
        </w:tabs>
        <w:rPr>
          <w:rFonts w:ascii="Aptos" w:eastAsia="Yu Mincho" w:hAnsi="Aptos" w:cs="Arial"/>
          <w:i w:val="0"/>
          <w:spacing w:val="0"/>
          <w:kern w:val="2"/>
          <w:sz w:val="24"/>
        </w:rPr>
      </w:pPr>
      <w:hyperlink w:anchor="_Toc209523186" w:history="1">
        <w:r w:rsidRPr="00917C1E">
          <w:rPr>
            <w:rStyle w:val="Hyperlink"/>
            <w:rFonts w:ascii="Arial" w:hAnsi="Arial" w:cs="Arial"/>
            <w:b/>
            <w:noProof/>
          </w:rPr>
          <w:t>4.1.1</w:t>
        </w:r>
        <w:r>
          <w:rPr>
            <w:rFonts w:ascii="Aptos" w:eastAsia="Yu Mincho" w:hAnsi="Aptos" w:cs="Arial"/>
            <w:i w:val="0"/>
            <w:spacing w:val="0"/>
            <w:kern w:val="2"/>
            <w:sz w:val="24"/>
          </w:rPr>
          <w:tab/>
        </w:r>
        <w:r w:rsidRPr="00917C1E">
          <w:rPr>
            <w:rStyle w:val="Hyperlink"/>
            <w:rFonts w:ascii="Arial" w:hAnsi="Arial" w:cs="Arial"/>
            <w:b/>
            <w:noProof/>
          </w:rPr>
          <w:t>Civil Layout Import</w:t>
        </w:r>
        <w:r>
          <w:rPr>
            <w:noProof/>
            <w:webHidden/>
          </w:rPr>
          <w:tab/>
        </w:r>
        <w:r>
          <w:rPr>
            <w:noProof/>
            <w:webHidden/>
          </w:rPr>
          <w:fldChar w:fldCharType="begin"/>
        </w:r>
        <w:r>
          <w:rPr>
            <w:noProof/>
            <w:webHidden/>
          </w:rPr>
          <w:instrText xml:space="preserve"> PAGEREF _Toc209523186 \h </w:instrText>
        </w:r>
        <w:r>
          <w:rPr>
            <w:noProof/>
            <w:webHidden/>
          </w:rPr>
        </w:r>
        <w:r>
          <w:rPr>
            <w:noProof/>
            <w:webHidden/>
          </w:rPr>
          <w:fldChar w:fldCharType="separate"/>
        </w:r>
        <w:r>
          <w:rPr>
            <w:noProof/>
            <w:webHidden/>
          </w:rPr>
          <w:t>16</w:t>
        </w:r>
        <w:r>
          <w:rPr>
            <w:noProof/>
            <w:webHidden/>
          </w:rPr>
          <w:fldChar w:fldCharType="end"/>
        </w:r>
      </w:hyperlink>
    </w:p>
    <w:p w14:paraId="4063E683" w14:textId="11802281" w:rsidR="009A0033" w:rsidRDefault="009A0033">
      <w:pPr>
        <w:pStyle w:val="TOC3"/>
        <w:tabs>
          <w:tab w:val="left" w:pos="1200"/>
          <w:tab w:val="right" w:leader="dot" w:pos="9350"/>
        </w:tabs>
        <w:rPr>
          <w:rFonts w:ascii="Aptos" w:eastAsia="Yu Mincho" w:hAnsi="Aptos" w:cs="Arial"/>
          <w:i w:val="0"/>
          <w:spacing w:val="0"/>
          <w:kern w:val="2"/>
          <w:sz w:val="24"/>
        </w:rPr>
      </w:pPr>
      <w:hyperlink w:anchor="_Toc209523187" w:history="1">
        <w:r w:rsidRPr="00917C1E">
          <w:rPr>
            <w:rStyle w:val="Hyperlink"/>
            <w:rFonts w:ascii="Arial" w:hAnsi="Arial" w:cs="Arial"/>
            <w:b/>
            <w:noProof/>
          </w:rPr>
          <w:t>4.1.2</w:t>
        </w:r>
        <w:r>
          <w:rPr>
            <w:rFonts w:ascii="Aptos" w:eastAsia="Yu Mincho" w:hAnsi="Aptos" w:cs="Arial"/>
            <w:i w:val="0"/>
            <w:spacing w:val="0"/>
            <w:kern w:val="2"/>
            <w:sz w:val="24"/>
          </w:rPr>
          <w:tab/>
        </w:r>
        <w:r w:rsidRPr="00917C1E">
          <w:rPr>
            <w:rStyle w:val="Hyperlink"/>
            <w:rFonts w:ascii="Arial" w:hAnsi="Arial" w:cs="Arial"/>
            <w:b/>
            <w:noProof/>
          </w:rPr>
          <w:t>Design Versioning &amp; Revision Management</w:t>
        </w:r>
        <w:r>
          <w:rPr>
            <w:noProof/>
            <w:webHidden/>
          </w:rPr>
          <w:tab/>
        </w:r>
        <w:r>
          <w:rPr>
            <w:noProof/>
            <w:webHidden/>
          </w:rPr>
          <w:fldChar w:fldCharType="begin"/>
        </w:r>
        <w:r>
          <w:rPr>
            <w:noProof/>
            <w:webHidden/>
          </w:rPr>
          <w:instrText xml:space="preserve"> PAGEREF _Toc209523187 \h </w:instrText>
        </w:r>
        <w:r>
          <w:rPr>
            <w:noProof/>
            <w:webHidden/>
          </w:rPr>
        </w:r>
        <w:r>
          <w:rPr>
            <w:noProof/>
            <w:webHidden/>
          </w:rPr>
          <w:fldChar w:fldCharType="separate"/>
        </w:r>
        <w:r>
          <w:rPr>
            <w:noProof/>
            <w:webHidden/>
          </w:rPr>
          <w:t>16</w:t>
        </w:r>
        <w:r>
          <w:rPr>
            <w:noProof/>
            <w:webHidden/>
          </w:rPr>
          <w:fldChar w:fldCharType="end"/>
        </w:r>
      </w:hyperlink>
    </w:p>
    <w:p w14:paraId="538F03BC" w14:textId="6C36EE8D" w:rsidR="009A0033" w:rsidRDefault="009A0033">
      <w:pPr>
        <w:pStyle w:val="TOC3"/>
        <w:tabs>
          <w:tab w:val="left" w:pos="1200"/>
          <w:tab w:val="right" w:leader="dot" w:pos="9350"/>
        </w:tabs>
        <w:rPr>
          <w:rFonts w:ascii="Aptos" w:eastAsia="Yu Mincho" w:hAnsi="Aptos" w:cs="Arial"/>
          <w:i w:val="0"/>
          <w:spacing w:val="0"/>
          <w:kern w:val="2"/>
          <w:sz w:val="24"/>
        </w:rPr>
      </w:pPr>
      <w:hyperlink w:anchor="_Toc209523188" w:history="1">
        <w:r w:rsidRPr="00917C1E">
          <w:rPr>
            <w:rStyle w:val="Hyperlink"/>
            <w:rFonts w:ascii="Arial" w:hAnsi="Arial" w:cs="Arial"/>
            <w:b/>
            <w:noProof/>
          </w:rPr>
          <w:t>4.1.3</w:t>
        </w:r>
        <w:r>
          <w:rPr>
            <w:rFonts w:ascii="Aptos" w:eastAsia="Yu Mincho" w:hAnsi="Aptos" w:cs="Arial"/>
            <w:i w:val="0"/>
            <w:spacing w:val="0"/>
            <w:kern w:val="2"/>
            <w:sz w:val="24"/>
          </w:rPr>
          <w:tab/>
        </w:r>
        <w:r w:rsidRPr="00917C1E">
          <w:rPr>
            <w:rStyle w:val="Hyperlink"/>
            <w:rFonts w:ascii="Arial" w:hAnsi="Arial" w:cs="Arial"/>
            <w:b/>
            <w:noProof/>
          </w:rPr>
          <w:t>Layout Configuration</w:t>
        </w:r>
        <w:r>
          <w:rPr>
            <w:noProof/>
            <w:webHidden/>
          </w:rPr>
          <w:tab/>
        </w:r>
        <w:r>
          <w:rPr>
            <w:noProof/>
            <w:webHidden/>
          </w:rPr>
          <w:fldChar w:fldCharType="begin"/>
        </w:r>
        <w:r>
          <w:rPr>
            <w:noProof/>
            <w:webHidden/>
          </w:rPr>
          <w:instrText xml:space="preserve"> PAGEREF _Toc209523188 \h </w:instrText>
        </w:r>
        <w:r>
          <w:rPr>
            <w:noProof/>
            <w:webHidden/>
          </w:rPr>
        </w:r>
        <w:r>
          <w:rPr>
            <w:noProof/>
            <w:webHidden/>
          </w:rPr>
          <w:fldChar w:fldCharType="separate"/>
        </w:r>
        <w:r>
          <w:rPr>
            <w:noProof/>
            <w:webHidden/>
          </w:rPr>
          <w:t>17</w:t>
        </w:r>
        <w:r>
          <w:rPr>
            <w:noProof/>
            <w:webHidden/>
          </w:rPr>
          <w:fldChar w:fldCharType="end"/>
        </w:r>
      </w:hyperlink>
    </w:p>
    <w:p w14:paraId="308F1C76" w14:textId="1AD629A9" w:rsidR="009A0033" w:rsidRDefault="009A0033">
      <w:pPr>
        <w:pStyle w:val="TOC3"/>
        <w:tabs>
          <w:tab w:val="left" w:pos="1200"/>
          <w:tab w:val="right" w:leader="dot" w:pos="9350"/>
        </w:tabs>
        <w:rPr>
          <w:rFonts w:ascii="Aptos" w:eastAsia="Yu Mincho" w:hAnsi="Aptos" w:cs="Arial"/>
          <w:i w:val="0"/>
          <w:spacing w:val="0"/>
          <w:kern w:val="2"/>
          <w:sz w:val="24"/>
        </w:rPr>
      </w:pPr>
      <w:hyperlink w:anchor="_Toc209523189" w:history="1">
        <w:r w:rsidRPr="00917C1E">
          <w:rPr>
            <w:rStyle w:val="Hyperlink"/>
            <w:rFonts w:ascii="Arial" w:hAnsi="Arial" w:cs="Arial"/>
            <w:b/>
            <w:bCs/>
            <w:noProof/>
          </w:rPr>
          <w:t>4.1.4</w:t>
        </w:r>
        <w:r>
          <w:rPr>
            <w:rFonts w:ascii="Aptos" w:eastAsia="Yu Mincho" w:hAnsi="Aptos" w:cs="Arial"/>
            <w:i w:val="0"/>
            <w:spacing w:val="0"/>
            <w:kern w:val="2"/>
            <w:sz w:val="24"/>
          </w:rPr>
          <w:tab/>
        </w:r>
        <w:r w:rsidRPr="00917C1E">
          <w:rPr>
            <w:rStyle w:val="Hyperlink"/>
            <w:rFonts w:ascii="Arial" w:hAnsi="Arial" w:cs="Arial"/>
            <w:b/>
            <w:bCs/>
            <w:noProof/>
          </w:rPr>
          <w:t>Component Placement</w:t>
        </w:r>
        <w:r>
          <w:rPr>
            <w:noProof/>
            <w:webHidden/>
          </w:rPr>
          <w:tab/>
        </w:r>
        <w:r>
          <w:rPr>
            <w:noProof/>
            <w:webHidden/>
          </w:rPr>
          <w:fldChar w:fldCharType="begin"/>
        </w:r>
        <w:r>
          <w:rPr>
            <w:noProof/>
            <w:webHidden/>
          </w:rPr>
          <w:instrText xml:space="preserve"> PAGEREF _Toc209523189 \h </w:instrText>
        </w:r>
        <w:r>
          <w:rPr>
            <w:noProof/>
            <w:webHidden/>
          </w:rPr>
        </w:r>
        <w:r>
          <w:rPr>
            <w:noProof/>
            <w:webHidden/>
          </w:rPr>
          <w:fldChar w:fldCharType="separate"/>
        </w:r>
        <w:r>
          <w:rPr>
            <w:noProof/>
            <w:webHidden/>
          </w:rPr>
          <w:t>17</w:t>
        </w:r>
        <w:r>
          <w:rPr>
            <w:noProof/>
            <w:webHidden/>
          </w:rPr>
          <w:fldChar w:fldCharType="end"/>
        </w:r>
      </w:hyperlink>
    </w:p>
    <w:p w14:paraId="7D43BA8C" w14:textId="670D84FA" w:rsidR="009A0033" w:rsidRDefault="009A0033">
      <w:pPr>
        <w:pStyle w:val="TOC3"/>
        <w:tabs>
          <w:tab w:val="left" w:pos="1200"/>
          <w:tab w:val="right" w:leader="dot" w:pos="9350"/>
        </w:tabs>
        <w:rPr>
          <w:rFonts w:ascii="Aptos" w:eastAsia="Yu Mincho" w:hAnsi="Aptos" w:cs="Arial"/>
          <w:i w:val="0"/>
          <w:spacing w:val="0"/>
          <w:kern w:val="2"/>
          <w:sz w:val="24"/>
        </w:rPr>
      </w:pPr>
      <w:hyperlink w:anchor="_Toc209523190" w:history="1">
        <w:r w:rsidRPr="00917C1E">
          <w:rPr>
            <w:rStyle w:val="Hyperlink"/>
            <w:rFonts w:ascii="Arial" w:hAnsi="Arial" w:cs="Arial"/>
            <w:b/>
            <w:bCs/>
            <w:noProof/>
          </w:rPr>
          <w:t>4.1.5</w:t>
        </w:r>
        <w:r>
          <w:rPr>
            <w:rFonts w:ascii="Aptos" w:eastAsia="Yu Mincho" w:hAnsi="Aptos" w:cs="Arial"/>
            <w:i w:val="0"/>
            <w:spacing w:val="0"/>
            <w:kern w:val="2"/>
            <w:sz w:val="24"/>
          </w:rPr>
          <w:tab/>
        </w:r>
        <w:r w:rsidRPr="00917C1E">
          <w:rPr>
            <w:rStyle w:val="Hyperlink"/>
            <w:rFonts w:ascii="Arial" w:hAnsi="Arial" w:cs="Arial"/>
            <w:b/>
            <w:bCs/>
            <w:noProof/>
          </w:rPr>
          <w:t>SKU &amp; Pallet Configuration</w:t>
        </w:r>
        <w:r>
          <w:rPr>
            <w:noProof/>
            <w:webHidden/>
          </w:rPr>
          <w:tab/>
        </w:r>
        <w:r>
          <w:rPr>
            <w:noProof/>
            <w:webHidden/>
          </w:rPr>
          <w:fldChar w:fldCharType="begin"/>
        </w:r>
        <w:r>
          <w:rPr>
            <w:noProof/>
            <w:webHidden/>
          </w:rPr>
          <w:instrText xml:space="preserve"> PAGEREF _Toc209523190 \h </w:instrText>
        </w:r>
        <w:r>
          <w:rPr>
            <w:noProof/>
            <w:webHidden/>
          </w:rPr>
        </w:r>
        <w:r>
          <w:rPr>
            <w:noProof/>
            <w:webHidden/>
          </w:rPr>
          <w:fldChar w:fldCharType="separate"/>
        </w:r>
        <w:r>
          <w:rPr>
            <w:noProof/>
            <w:webHidden/>
          </w:rPr>
          <w:t>17</w:t>
        </w:r>
        <w:r>
          <w:rPr>
            <w:noProof/>
            <w:webHidden/>
          </w:rPr>
          <w:fldChar w:fldCharType="end"/>
        </w:r>
      </w:hyperlink>
    </w:p>
    <w:p w14:paraId="2A588B57" w14:textId="578594BA" w:rsidR="009A0033" w:rsidRDefault="009A0033">
      <w:pPr>
        <w:pStyle w:val="TOC3"/>
        <w:tabs>
          <w:tab w:val="left" w:pos="1200"/>
          <w:tab w:val="right" w:leader="dot" w:pos="9350"/>
        </w:tabs>
        <w:rPr>
          <w:rFonts w:ascii="Aptos" w:eastAsia="Yu Mincho" w:hAnsi="Aptos" w:cs="Arial"/>
          <w:i w:val="0"/>
          <w:spacing w:val="0"/>
          <w:kern w:val="2"/>
          <w:sz w:val="24"/>
        </w:rPr>
      </w:pPr>
      <w:hyperlink w:anchor="_Toc209523191" w:history="1">
        <w:r w:rsidRPr="00917C1E">
          <w:rPr>
            <w:rStyle w:val="Hyperlink"/>
            <w:rFonts w:ascii="Arial" w:hAnsi="Arial" w:cs="Arial"/>
            <w:b/>
            <w:noProof/>
          </w:rPr>
          <w:t>4.1.6</w:t>
        </w:r>
        <w:r>
          <w:rPr>
            <w:rFonts w:ascii="Aptos" w:eastAsia="Yu Mincho" w:hAnsi="Aptos" w:cs="Arial"/>
            <w:i w:val="0"/>
            <w:spacing w:val="0"/>
            <w:kern w:val="2"/>
            <w:sz w:val="24"/>
          </w:rPr>
          <w:tab/>
        </w:r>
        <w:r w:rsidRPr="00917C1E">
          <w:rPr>
            <w:rStyle w:val="Hyperlink"/>
            <w:rFonts w:ascii="Arial" w:hAnsi="Arial" w:cs="Arial"/>
            <w:b/>
            <w:noProof/>
          </w:rPr>
          <w:t>MHE Selection</w:t>
        </w:r>
        <w:r>
          <w:rPr>
            <w:noProof/>
            <w:webHidden/>
          </w:rPr>
          <w:tab/>
        </w:r>
        <w:r>
          <w:rPr>
            <w:noProof/>
            <w:webHidden/>
          </w:rPr>
          <w:fldChar w:fldCharType="begin"/>
        </w:r>
        <w:r>
          <w:rPr>
            <w:noProof/>
            <w:webHidden/>
          </w:rPr>
          <w:instrText xml:space="preserve"> PAGEREF _Toc209523191 \h </w:instrText>
        </w:r>
        <w:r>
          <w:rPr>
            <w:noProof/>
            <w:webHidden/>
          </w:rPr>
        </w:r>
        <w:r>
          <w:rPr>
            <w:noProof/>
            <w:webHidden/>
          </w:rPr>
          <w:fldChar w:fldCharType="separate"/>
        </w:r>
        <w:r>
          <w:rPr>
            <w:noProof/>
            <w:webHidden/>
          </w:rPr>
          <w:t>18</w:t>
        </w:r>
        <w:r>
          <w:rPr>
            <w:noProof/>
            <w:webHidden/>
          </w:rPr>
          <w:fldChar w:fldCharType="end"/>
        </w:r>
      </w:hyperlink>
    </w:p>
    <w:p w14:paraId="21E65376" w14:textId="4560A3E1" w:rsidR="009A0033" w:rsidRDefault="009A0033">
      <w:pPr>
        <w:pStyle w:val="TOC3"/>
        <w:tabs>
          <w:tab w:val="left" w:pos="1200"/>
          <w:tab w:val="right" w:leader="dot" w:pos="9350"/>
        </w:tabs>
        <w:rPr>
          <w:rFonts w:ascii="Aptos" w:eastAsia="Yu Mincho" w:hAnsi="Aptos" w:cs="Arial"/>
          <w:i w:val="0"/>
          <w:spacing w:val="0"/>
          <w:kern w:val="2"/>
          <w:sz w:val="24"/>
        </w:rPr>
      </w:pPr>
      <w:hyperlink w:anchor="_Toc209523192" w:history="1">
        <w:r w:rsidRPr="00917C1E">
          <w:rPr>
            <w:rStyle w:val="Hyperlink"/>
            <w:rFonts w:ascii="Arial" w:hAnsi="Arial" w:cs="Arial"/>
            <w:b/>
            <w:noProof/>
          </w:rPr>
          <w:t>4.1.7</w:t>
        </w:r>
        <w:r>
          <w:rPr>
            <w:rFonts w:ascii="Aptos" w:eastAsia="Yu Mincho" w:hAnsi="Aptos" w:cs="Arial"/>
            <w:i w:val="0"/>
            <w:spacing w:val="0"/>
            <w:kern w:val="2"/>
            <w:sz w:val="24"/>
          </w:rPr>
          <w:tab/>
        </w:r>
        <w:r w:rsidRPr="00917C1E">
          <w:rPr>
            <w:rStyle w:val="Hyperlink"/>
            <w:rFonts w:ascii="Arial" w:hAnsi="Arial" w:cs="Arial"/>
            <w:b/>
            <w:noProof/>
          </w:rPr>
          <w:t>Unit Configuration</w:t>
        </w:r>
        <w:r>
          <w:rPr>
            <w:noProof/>
            <w:webHidden/>
          </w:rPr>
          <w:tab/>
        </w:r>
        <w:r>
          <w:rPr>
            <w:noProof/>
            <w:webHidden/>
          </w:rPr>
          <w:fldChar w:fldCharType="begin"/>
        </w:r>
        <w:r>
          <w:rPr>
            <w:noProof/>
            <w:webHidden/>
          </w:rPr>
          <w:instrText xml:space="preserve"> PAGEREF _Toc209523192 \h </w:instrText>
        </w:r>
        <w:r>
          <w:rPr>
            <w:noProof/>
            <w:webHidden/>
          </w:rPr>
        </w:r>
        <w:r>
          <w:rPr>
            <w:noProof/>
            <w:webHidden/>
          </w:rPr>
          <w:fldChar w:fldCharType="separate"/>
        </w:r>
        <w:r>
          <w:rPr>
            <w:noProof/>
            <w:webHidden/>
          </w:rPr>
          <w:t>18</w:t>
        </w:r>
        <w:r>
          <w:rPr>
            <w:noProof/>
            <w:webHidden/>
          </w:rPr>
          <w:fldChar w:fldCharType="end"/>
        </w:r>
      </w:hyperlink>
    </w:p>
    <w:p w14:paraId="1C1C9AF4" w14:textId="51DC122C" w:rsidR="009A0033" w:rsidRDefault="009A0033">
      <w:pPr>
        <w:pStyle w:val="TOC3"/>
        <w:tabs>
          <w:tab w:val="left" w:pos="1200"/>
          <w:tab w:val="right" w:leader="dot" w:pos="9350"/>
        </w:tabs>
        <w:rPr>
          <w:rFonts w:ascii="Aptos" w:eastAsia="Yu Mincho" w:hAnsi="Aptos" w:cs="Arial"/>
          <w:i w:val="0"/>
          <w:spacing w:val="0"/>
          <w:kern w:val="2"/>
          <w:sz w:val="24"/>
        </w:rPr>
      </w:pPr>
      <w:hyperlink w:anchor="_Toc209523193" w:history="1">
        <w:r w:rsidRPr="00917C1E">
          <w:rPr>
            <w:rStyle w:val="Hyperlink"/>
            <w:rFonts w:ascii="Arial" w:hAnsi="Arial" w:cs="Arial"/>
            <w:b/>
            <w:noProof/>
          </w:rPr>
          <w:t>4.1.8</w:t>
        </w:r>
        <w:r>
          <w:rPr>
            <w:rFonts w:ascii="Aptos" w:eastAsia="Yu Mincho" w:hAnsi="Aptos" w:cs="Arial"/>
            <w:i w:val="0"/>
            <w:spacing w:val="0"/>
            <w:kern w:val="2"/>
            <w:sz w:val="24"/>
          </w:rPr>
          <w:tab/>
        </w:r>
        <w:r w:rsidRPr="00917C1E">
          <w:rPr>
            <w:rStyle w:val="Hyperlink"/>
            <w:rFonts w:ascii="Arial" w:hAnsi="Arial" w:cs="Arial"/>
            <w:b/>
            <w:noProof/>
          </w:rPr>
          <w:t>Product Group Management</w:t>
        </w:r>
        <w:r>
          <w:rPr>
            <w:noProof/>
            <w:webHidden/>
          </w:rPr>
          <w:tab/>
        </w:r>
        <w:r>
          <w:rPr>
            <w:noProof/>
            <w:webHidden/>
          </w:rPr>
          <w:fldChar w:fldCharType="begin"/>
        </w:r>
        <w:r>
          <w:rPr>
            <w:noProof/>
            <w:webHidden/>
          </w:rPr>
          <w:instrText xml:space="preserve"> PAGEREF _Toc209523193 \h </w:instrText>
        </w:r>
        <w:r>
          <w:rPr>
            <w:noProof/>
            <w:webHidden/>
          </w:rPr>
        </w:r>
        <w:r>
          <w:rPr>
            <w:noProof/>
            <w:webHidden/>
          </w:rPr>
          <w:fldChar w:fldCharType="separate"/>
        </w:r>
        <w:r>
          <w:rPr>
            <w:noProof/>
            <w:webHidden/>
          </w:rPr>
          <w:t>18</w:t>
        </w:r>
        <w:r>
          <w:rPr>
            <w:noProof/>
            <w:webHidden/>
          </w:rPr>
          <w:fldChar w:fldCharType="end"/>
        </w:r>
      </w:hyperlink>
    </w:p>
    <w:p w14:paraId="10714841" w14:textId="0089C5AA" w:rsidR="009A0033" w:rsidRDefault="009A0033">
      <w:pPr>
        <w:pStyle w:val="TOC3"/>
        <w:tabs>
          <w:tab w:val="left" w:pos="1200"/>
          <w:tab w:val="right" w:leader="dot" w:pos="9350"/>
        </w:tabs>
        <w:rPr>
          <w:rFonts w:ascii="Aptos" w:eastAsia="Yu Mincho" w:hAnsi="Aptos" w:cs="Arial"/>
          <w:i w:val="0"/>
          <w:spacing w:val="0"/>
          <w:kern w:val="2"/>
          <w:sz w:val="24"/>
        </w:rPr>
      </w:pPr>
      <w:hyperlink w:anchor="_Toc209523194" w:history="1">
        <w:r w:rsidRPr="00917C1E">
          <w:rPr>
            <w:rStyle w:val="Hyperlink"/>
            <w:rFonts w:ascii="Arial" w:hAnsi="Arial" w:cs="Arial"/>
            <w:b/>
            <w:noProof/>
          </w:rPr>
          <w:t>4.1.9</w:t>
        </w:r>
        <w:r>
          <w:rPr>
            <w:rFonts w:ascii="Aptos" w:eastAsia="Yu Mincho" w:hAnsi="Aptos" w:cs="Arial"/>
            <w:i w:val="0"/>
            <w:spacing w:val="0"/>
            <w:kern w:val="2"/>
            <w:sz w:val="24"/>
          </w:rPr>
          <w:tab/>
        </w:r>
        <w:r w:rsidRPr="00917C1E">
          <w:rPr>
            <w:rStyle w:val="Hyperlink"/>
            <w:rFonts w:ascii="Arial" w:hAnsi="Arial" w:cs="Arial"/>
            <w:b/>
            <w:noProof/>
          </w:rPr>
          <w:t>Design Output &amp; Export</w:t>
        </w:r>
        <w:r>
          <w:rPr>
            <w:noProof/>
            <w:webHidden/>
          </w:rPr>
          <w:tab/>
        </w:r>
        <w:r>
          <w:rPr>
            <w:noProof/>
            <w:webHidden/>
          </w:rPr>
          <w:fldChar w:fldCharType="begin"/>
        </w:r>
        <w:r>
          <w:rPr>
            <w:noProof/>
            <w:webHidden/>
          </w:rPr>
          <w:instrText xml:space="preserve"> PAGEREF _Toc209523194 \h </w:instrText>
        </w:r>
        <w:r>
          <w:rPr>
            <w:noProof/>
            <w:webHidden/>
          </w:rPr>
        </w:r>
        <w:r>
          <w:rPr>
            <w:noProof/>
            <w:webHidden/>
          </w:rPr>
          <w:fldChar w:fldCharType="separate"/>
        </w:r>
        <w:r>
          <w:rPr>
            <w:noProof/>
            <w:webHidden/>
          </w:rPr>
          <w:t>18</w:t>
        </w:r>
        <w:r>
          <w:rPr>
            <w:noProof/>
            <w:webHidden/>
          </w:rPr>
          <w:fldChar w:fldCharType="end"/>
        </w:r>
      </w:hyperlink>
    </w:p>
    <w:p w14:paraId="64ED8F46" w14:textId="41B1BBC8" w:rsidR="009A0033" w:rsidRDefault="009A0033">
      <w:pPr>
        <w:pStyle w:val="TOC3"/>
        <w:tabs>
          <w:tab w:val="left" w:pos="1200"/>
          <w:tab w:val="right" w:leader="dot" w:pos="9350"/>
        </w:tabs>
        <w:rPr>
          <w:rFonts w:ascii="Aptos" w:eastAsia="Yu Mincho" w:hAnsi="Aptos" w:cs="Arial"/>
          <w:i w:val="0"/>
          <w:spacing w:val="0"/>
          <w:kern w:val="2"/>
          <w:sz w:val="24"/>
        </w:rPr>
      </w:pPr>
      <w:hyperlink w:anchor="_Toc209523195" w:history="1">
        <w:r w:rsidRPr="00917C1E">
          <w:rPr>
            <w:rStyle w:val="Hyperlink"/>
            <w:rFonts w:ascii="Arial" w:hAnsi="Arial" w:cs="Arial"/>
            <w:b/>
            <w:noProof/>
          </w:rPr>
          <w:t>4.1.10</w:t>
        </w:r>
        <w:r>
          <w:rPr>
            <w:rFonts w:ascii="Aptos" w:eastAsia="Yu Mincho" w:hAnsi="Aptos" w:cs="Arial"/>
            <w:i w:val="0"/>
            <w:spacing w:val="0"/>
            <w:kern w:val="2"/>
            <w:sz w:val="24"/>
          </w:rPr>
          <w:tab/>
        </w:r>
        <w:r w:rsidRPr="00917C1E">
          <w:rPr>
            <w:rStyle w:val="Hyperlink"/>
            <w:rFonts w:ascii="Arial" w:hAnsi="Arial" w:cs="Arial"/>
            <w:b/>
            <w:noProof/>
          </w:rPr>
          <w:t>Design Optimization</w:t>
        </w:r>
        <w:r>
          <w:rPr>
            <w:noProof/>
            <w:webHidden/>
          </w:rPr>
          <w:tab/>
        </w:r>
        <w:r>
          <w:rPr>
            <w:noProof/>
            <w:webHidden/>
          </w:rPr>
          <w:fldChar w:fldCharType="begin"/>
        </w:r>
        <w:r>
          <w:rPr>
            <w:noProof/>
            <w:webHidden/>
          </w:rPr>
          <w:instrText xml:space="preserve"> PAGEREF _Toc209523195 \h </w:instrText>
        </w:r>
        <w:r>
          <w:rPr>
            <w:noProof/>
            <w:webHidden/>
          </w:rPr>
        </w:r>
        <w:r>
          <w:rPr>
            <w:noProof/>
            <w:webHidden/>
          </w:rPr>
          <w:fldChar w:fldCharType="separate"/>
        </w:r>
        <w:r>
          <w:rPr>
            <w:noProof/>
            <w:webHidden/>
          </w:rPr>
          <w:t>19</w:t>
        </w:r>
        <w:r>
          <w:rPr>
            <w:noProof/>
            <w:webHidden/>
          </w:rPr>
          <w:fldChar w:fldCharType="end"/>
        </w:r>
      </w:hyperlink>
    </w:p>
    <w:p w14:paraId="089E49F9" w14:textId="27BC7C8F" w:rsidR="009A0033" w:rsidRDefault="009A0033">
      <w:pPr>
        <w:pStyle w:val="TOC3"/>
        <w:tabs>
          <w:tab w:val="left" w:pos="1200"/>
          <w:tab w:val="right" w:leader="dot" w:pos="9350"/>
        </w:tabs>
        <w:rPr>
          <w:rFonts w:ascii="Aptos" w:eastAsia="Yu Mincho" w:hAnsi="Aptos" w:cs="Arial"/>
          <w:i w:val="0"/>
          <w:spacing w:val="0"/>
          <w:kern w:val="2"/>
          <w:sz w:val="24"/>
        </w:rPr>
      </w:pPr>
      <w:hyperlink w:anchor="_Toc209523196" w:history="1">
        <w:r w:rsidRPr="00917C1E">
          <w:rPr>
            <w:rStyle w:val="Hyperlink"/>
            <w:rFonts w:ascii="Arial" w:hAnsi="Arial" w:cs="Arial"/>
            <w:b/>
            <w:noProof/>
          </w:rPr>
          <w:t>4.1.11</w:t>
        </w:r>
        <w:r>
          <w:rPr>
            <w:rFonts w:ascii="Aptos" w:eastAsia="Yu Mincho" w:hAnsi="Aptos" w:cs="Arial"/>
            <w:i w:val="0"/>
            <w:spacing w:val="0"/>
            <w:kern w:val="2"/>
            <w:sz w:val="24"/>
          </w:rPr>
          <w:tab/>
        </w:r>
        <w:r w:rsidRPr="00917C1E">
          <w:rPr>
            <w:rStyle w:val="Hyperlink"/>
            <w:rFonts w:ascii="Arial" w:hAnsi="Arial" w:cs="Arial"/>
            <w:b/>
            <w:noProof/>
          </w:rPr>
          <w:t>Service Order Support</w:t>
        </w:r>
        <w:r>
          <w:rPr>
            <w:noProof/>
            <w:webHidden/>
          </w:rPr>
          <w:tab/>
        </w:r>
        <w:r>
          <w:rPr>
            <w:noProof/>
            <w:webHidden/>
          </w:rPr>
          <w:fldChar w:fldCharType="begin"/>
        </w:r>
        <w:r>
          <w:rPr>
            <w:noProof/>
            <w:webHidden/>
          </w:rPr>
          <w:instrText xml:space="preserve"> PAGEREF _Toc209523196 \h </w:instrText>
        </w:r>
        <w:r>
          <w:rPr>
            <w:noProof/>
            <w:webHidden/>
          </w:rPr>
        </w:r>
        <w:r>
          <w:rPr>
            <w:noProof/>
            <w:webHidden/>
          </w:rPr>
          <w:fldChar w:fldCharType="separate"/>
        </w:r>
        <w:r>
          <w:rPr>
            <w:noProof/>
            <w:webHidden/>
          </w:rPr>
          <w:t>19</w:t>
        </w:r>
        <w:r>
          <w:rPr>
            <w:noProof/>
            <w:webHidden/>
          </w:rPr>
          <w:fldChar w:fldCharType="end"/>
        </w:r>
      </w:hyperlink>
    </w:p>
    <w:p w14:paraId="3B888B42" w14:textId="66FDD43D" w:rsidR="009A0033" w:rsidRDefault="009A0033">
      <w:pPr>
        <w:pStyle w:val="TOC3"/>
        <w:tabs>
          <w:tab w:val="left" w:pos="1200"/>
          <w:tab w:val="right" w:leader="dot" w:pos="9350"/>
        </w:tabs>
        <w:rPr>
          <w:rFonts w:ascii="Aptos" w:eastAsia="Yu Mincho" w:hAnsi="Aptos" w:cs="Arial"/>
          <w:i w:val="0"/>
          <w:spacing w:val="0"/>
          <w:kern w:val="2"/>
          <w:sz w:val="24"/>
        </w:rPr>
      </w:pPr>
      <w:hyperlink w:anchor="_Toc209523197" w:history="1">
        <w:r w:rsidRPr="00917C1E">
          <w:rPr>
            <w:rStyle w:val="Hyperlink"/>
            <w:rFonts w:ascii="Arial" w:hAnsi="Arial" w:cs="Arial"/>
            <w:b/>
            <w:noProof/>
          </w:rPr>
          <w:t>4.1.12</w:t>
        </w:r>
        <w:r>
          <w:rPr>
            <w:rFonts w:ascii="Aptos" w:eastAsia="Yu Mincho" w:hAnsi="Aptos" w:cs="Arial"/>
            <w:i w:val="0"/>
            <w:spacing w:val="0"/>
            <w:kern w:val="2"/>
            <w:sz w:val="24"/>
          </w:rPr>
          <w:tab/>
        </w:r>
        <w:r w:rsidRPr="00917C1E">
          <w:rPr>
            <w:rStyle w:val="Hyperlink"/>
            <w:rFonts w:ascii="Arial" w:hAnsi="Arial" w:cs="Arial"/>
            <w:b/>
            <w:noProof/>
          </w:rPr>
          <w:t>Rack metrics (Cost Comparison)</w:t>
        </w:r>
        <w:r>
          <w:rPr>
            <w:noProof/>
            <w:webHidden/>
          </w:rPr>
          <w:tab/>
        </w:r>
        <w:r>
          <w:rPr>
            <w:noProof/>
            <w:webHidden/>
          </w:rPr>
          <w:fldChar w:fldCharType="begin"/>
        </w:r>
        <w:r>
          <w:rPr>
            <w:noProof/>
            <w:webHidden/>
          </w:rPr>
          <w:instrText xml:space="preserve"> PAGEREF _Toc209523197 \h </w:instrText>
        </w:r>
        <w:r>
          <w:rPr>
            <w:noProof/>
            <w:webHidden/>
          </w:rPr>
        </w:r>
        <w:r>
          <w:rPr>
            <w:noProof/>
            <w:webHidden/>
          </w:rPr>
          <w:fldChar w:fldCharType="separate"/>
        </w:r>
        <w:r>
          <w:rPr>
            <w:noProof/>
            <w:webHidden/>
          </w:rPr>
          <w:t>19</w:t>
        </w:r>
        <w:r>
          <w:rPr>
            <w:noProof/>
            <w:webHidden/>
          </w:rPr>
          <w:fldChar w:fldCharType="end"/>
        </w:r>
      </w:hyperlink>
    </w:p>
    <w:p w14:paraId="0053267E" w14:textId="2A4A6997" w:rsidR="009A0033" w:rsidRDefault="009A0033">
      <w:pPr>
        <w:pStyle w:val="TOC3"/>
        <w:tabs>
          <w:tab w:val="left" w:pos="1200"/>
          <w:tab w:val="right" w:leader="dot" w:pos="9350"/>
        </w:tabs>
        <w:rPr>
          <w:rFonts w:ascii="Aptos" w:eastAsia="Yu Mincho" w:hAnsi="Aptos" w:cs="Arial"/>
          <w:i w:val="0"/>
          <w:spacing w:val="0"/>
          <w:kern w:val="2"/>
          <w:sz w:val="24"/>
        </w:rPr>
      </w:pPr>
      <w:hyperlink w:anchor="_Toc209523198" w:history="1">
        <w:r w:rsidRPr="00917C1E">
          <w:rPr>
            <w:rStyle w:val="Hyperlink"/>
            <w:rFonts w:ascii="Arial" w:hAnsi="Arial" w:cs="Arial"/>
            <w:b/>
            <w:noProof/>
          </w:rPr>
          <w:t>4.1.13</w:t>
        </w:r>
        <w:r>
          <w:rPr>
            <w:rFonts w:ascii="Aptos" w:eastAsia="Yu Mincho" w:hAnsi="Aptos" w:cs="Arial"/>
            <w:i w:val="0"/>
            <w:spacing w:val="0"/>
            <w:kern w:val="2"/>
            <w:sz w:val="24"/>
          </w:rPr>
          <w:tab/>
        </w:r>
        <w:r w:rsidRPr="00917C1E">
          <w:rPr>
            <w:rStyle w:val="Hyperlink"/>
            <w:rFonts w:ascii="Arial" w:hAnsi="Arial" w:cs="Arial"/>
            <w:b/>
            <w:noProof/>
          </w:rPr>
          <w:t>3D Visualization</w:t>
        </w:r>
        <w:r>
          <w:rPr>
            <w:noProof/>
            <w:webHidden/>
          </w:rPr>
          <w:tab/>
        </w:r>
        <w:r>
          <w:rPr>
            <w:noProof/>
            <w:webHidden/>
          </w:rPr>
          <w:fldChar w:fldCharType="begin"/>
        </w:r>
        <w:r>
          <w:rPr>
            <w:noProof/>
            <w:webHidden/>
          </w:rPr>
          <w:instrText xml:space="preserve"> PAGEREF _Toc209523198 \h </w:instrText>
        </w:r>
        <w:r>
          <w:rPr>
            <w:noProof/>
            <w:webHidden/>
          </w:rPr>
        </w:r>
        <w:r>
          <w:rPr>
            <w:noProof/>
            <w:webHidden/>
          </w:rPr>
          <w:fldChar w:fldCharType="separate"/>
        </w:r>
        <w:r>
          <w:rPr>
            <w:noProof/>
            <w:webHidden/>
          </w:rPr>
          <w:t>19</w:t>
        </w:r>
        <w:r>
          <w:rPr>
            <w:noProof/>
            <w:webHidden/>
          </w:rPr>
          <w:fldChar w:fldCharType="end"/>
        </w:r>
      </w:hyperlink>
    </w:p>
    <w:p w14:paraId="10F85624" w14:textId="30E55D37" w:rsidR="009A0033" w:rsidRDefault="009A0033">
      <w:pPr>
        <w:pStyle w:val="TOC3"/>
        <w:tabs>
          <w:tab w:val="left" w:pos="1200"/>
          <w:tab w:val="right" w:leader="dot" w:pos="9350"/>
        </w:tabs>
        <w:rPr>
          <w:rFonts w:ascii="Aptos" w:eastAsia="Yu Mincho" w:hAnsi="Aptos" w:cs="Arial"/>
          <w:i w:val="0"/>
          <w:spacing w:val="0"/>
          <w:kern w:val="2"/>
          <w:sz w:val="24"/>
        </w:rPr>
      </w:pPr>
      <w:hyperlink w:anchor="_Toc209523199" w:history="1">
        <w:r w:rsidRPr="00917C1E">
          <w:rPr>
            <w:rStyle w:val="Hyperlink"/>
            <w:rFonts w:ascii="Arial" w:hAnsi="Arial" w:cs="Arial"/>
            <w:b/>
            <w:noProof/>
          </w:rPr>
          <w:t>4.1.14</w:t>
        </w:r>
        <w:r>
          <w:rPr>
            <w:rFonts w:ascii="Aptos" w:eastAsia="Yu Mincho" w:hAnsi="Aptos" w:cs="Arial"/>
            <w:i w:val="0"/>
            <w:spacing w:val="0"/>
            <w:kern w:val="2"/>
            <w:sz w:val="24"/>
          </w:rPr>
          <w:tab/>
        </w:r>
        <w:r w:rsidRPr="00917C1E">
          <w:rPr>
            <w:rStyle w:val="Hyperlink"/>
            <w:rFonts w:ascii="Arial" w:hAnsi="Arial" w:cs="Arial"/>
            <w:b/>
            <w:noProof/>
          </w:rPr>
          <w:t>BOM Generation</w:t>
        </w:r>
        <w:r>
          <w:rPr>
            <w:noProof/>
            <w:webHidden/>
          </w:rPr>
          <w:tab/>
        </w:r>
        <w:r>
          <w:rPr>
            <w:noProof/>
            <w:webHidden/>
          </w:rPr>
          <w:fldChar w:fldCharType="begin"/>
        </w:r>
        <w:r>
          <w:rPr>
            <w:noProof/>
            <w:webHidden/>
          </w:rPr>
          <w:instrText xml:space="preserve"> PAGEREF _Toc209523199 \h </w:instrText>
        </w:r>
        <w:r>
          <w:rPr>
            <w:noProof/>
            <w:webHidden/>
          </w:rPr>
        </w:r>
        <w:r>
          <w:rPr>
            <w:noProof/>
            <w:webHidden/>
          </w:rPr>
          <w:fldChar w:fldCharType="separate"/>
        </w:r>
        <w:r>
          <w:rPr>
            <w:noProof/>
            <w:webHidden/>
          </w:rPr>
          <w:t>20</w:t>
        </w:r>
        <w:r>
          <w:rPr>
            <w:noProof/>
            <w:webHidden/>
          </w:rPr>
          <w:fldChar w:fldCharType="end"/>
        </w:r>
      </w:hyperlink>
    </w:p>
    <w:p w14:paraId="220D568F" w14:textId="2E695C32" w:rsidR="009A0033" w:rsidRDefault="009A0033">
      <w:pPr>
        <w:pStyle w:val="TOC3"/>
        <w:tabs>
          <w:tab w:val="left" w:pos="1200"/>
          <w:tab w:val="right" w:leader="dot" w:pos="9350"/>
        </w:tabs>
        <w:rPr>
          <w:rFonts w:ascii="Aptos" w:eastAsia="Yu Mincho" w:hAnsi="Aptos" w:cs="Arial"/>
          <w:i w:val="0"/>
          <w:spacing w:val="0"/>
          <w:kern w:val="2"/>
          <w:sz w:val="24"/>
        </w:rPr>
      </w:pPr>
      <w:hyperlink w:anchor="_Toc209523200" w:history="1">
        <w:r w:rsidRPr="00917C1E">
          <w:rPr>
            <w:rStyle w:val="Hyperlink"/>
            <w:rFonts w:ascii="Arial" w:hAnsi="Arial" w:cs="Arial"/>
            <w:b/>
            <w:noProof/>
          </w:rPr>
          <w:t>4.1.15</w:t>
        </w:r>
        <w:r>
          <w:rPr>
            <w:rFonts w:ascii="Aptos" w:eastAsia="Yu Mincho" w:hAnsi="Aptos" w:cs="Arial"/>
            <w:i w:val="0"/>
            <w:spacing w:val="0"/>
            <w:kern w:val="2"/>
            <w:sz w:val="24"/>
          </w:rPr>
          <w:tab/>
        </w:r>
        <w:r w:rsidRPr="00917C1E">
          <w:rPr>
            <w:rStyle w:val="Hyperlink"/>
            <w:rFonts w:ascii="Arial" w:hAnsi="Arial" w:cs="Arial"/>
            <w:b/>
            <w:noProof/>
          </w:rPr>
          <w:t>Assembly Drawing</w:t>
        </w:r>
        <w:r>
          <w:rPr>
            <w:noProof/>
            <w:webHidden/>
          </w:rPr>
          <w:tab/>
        </w:r>
        <w:r>
          <w:rPr>
            <w:noProof/>
            <w:webHidden/>
          </w:rPr>
          <w:fldChar w:fldCharType="begin"/>
        </w:r>
        <w:r>
          <w:rPr>
            <w:noProof/>
            <w:webHidden/>
          </w:rPr>
          <w:instrText xml:space="preserve"> PAGEREF _Toc209523200 \h </w:instrText>
        </w:r>
        <w:r>
          <w:rPr>
            <w:noProof/>
            <w:webHidden/>
          </w:rPr>
        </w:r>
        <w:r>
          <w:rPr>
            <w:noProof/>
            <w:webHidden/>
          </w:rPr>
          <w:fldChar w:fldCharType="separate"/>
        </w:r>
        <w:r>
          <w:rPr>
            <w:noProof/>
            <w:webHidden/>
          </w:rPr>
          <w:t>20</w:t>
        </w:r>
        <w:r>
          <w:rPr>
            <w:noProof/>
            <w:webHidden/>
          </w:rPr>
          <w:fldChar w:fldCharType="end"/>
        </w:r>
      </w:hyperlink>
    </w:p>
    <w:p w14:paraId="74BE659F" w14:textId="54EC831C" w:rsidR="009A0033" w:rsidRDefault="009A0033">
      <w:pPr>
        <w:pStyle w:val="TOC3"/>
        <w:tabs>
          <w:tab w:val="left" w:pos="1200"/>
          <w:tab w:val="right" w:leader="dot" w:pos="9350"/>
        </w:tabs>
        <w:rPr>
          <w:rFonts w:ascii="Aptos" w:eastAsia="Yu Mincho" w:hAnsi="Aptos" w:cs="Arial"/>
          <w:i w:val="0"/>
          <w:spacing w:val="0"/>
          <w:kern w:val="2"/>
          <w:sz w:val="24"/>
        </w:rPr>
      </w:pPr>
      <w:hyperlink w:anchor="_Toc209523201" w:history="1">
        <w:r w:rsidRPr="00917C1E">
          <w:rPr>
            <w:rStyle w:val="Hyperlink"/>
            <w:rFonts w:ascii="Arial" w:hAnsi="Arial" w:cs="Arial"/>
            <w:b/>
            <w:noProof/>
          </w:rPr>
          <w:t>4.1.16</w:t>
        </w:r>
        <w:r>
          <w:rPr>
            <w:rFonts w:ascii="Aptos" w:eastAsia="Yu Mincho" w:hAnsi="Aptos" w:cs="Arial"/>
            <w:i w:val="0"/>
            <w:spacing w:val="0"/>
            <w:kern w:val="2"/>
            <w:sz w:val="24"/>
          </w:rPr>
          <w:tab/>
        </w:r>
        <w:r w:rsidRPr="00917C1E">
          <w:rPr>
            <w:rStyle w:val="Hyperlink"/>
            <w:rFonts w:ascii="Arial" w:hAnsi="Arial" w:cs="Arial"/>
            <w:b/>
            <w:noProof/>
          </w:rPr>
          <w:t>General Functional Enhancements</w:t>
        </w:r>
        <w:r>
          <w:rPr>
            <w:noProof/>
            <w:webHidden/>
          </w:rPr>
          <w:tab/>
        </w:r>
        <w:r>
          <w:rPr>
            <w:noProof/>
            <w:webHidden/>
          </w:rPr>
          <w:fldChar w:fldCharType="begin"/>
        </w:r>
        <w:r>
          <w:rPr>
            <w:noProof/>
            <w:webHidden/>
          </w:rPr>
          <w:instrText xml:space="preserve"> PAGEREF _Toc209523201 \h </w:instrText>
        </w:r>
        <w:r>
          <w:rPr>
            <w:noProof/>
            <w:webHidden/>
          </w:rPr>
        </w:r>
        <w:r>
          <w:rPr>
            <w:noProof/>
            <w:webHidden/>
          </w:rPr>
          <w:fldChar w:fldCharType="separate"/>
        </w:r>
        <w:r>
          <w:rPr>
            <w:noProof/>
            <w:webHidden/>
          </w:rPr>
          <w:t>20</w:t>
        </w:r>
        <w:r>
          <w:rPr>
            <w:noProof/>
            <w:webHidden/>
          </w:rPr>
          <w:fldChar w:fldCharType="end"/>
        </w:r>
      </w:hyperlink>
    </w:p>
    <w:p w14:paraId="474D8796" w14:textId="02C0759D"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202" w:history="1">
        <w:r w:rsidRPr="00917C1E">
          <w:rPr>
            <w:rStyle w:val="Hyperlink"/>
            <w:rFonts w:ascii="Arial" w:hAnsi="Arial" w:cs="Arial"/>
            <w:b/>
            <w:noProof/>
          </w:rPr>
          <w:t>4.2</w:t>
        </w:r>
        <w:r>
          <w:rPr>
            <w:rFonts w:ascii="Aptos" w:eastAsia="Yu Mincho" w:hAnsi="Aptos" w:cs="Arial"/>
            <w:smallCaps w:val="0"/>
            <w:spacing w:val="0"/>
            <w:kern w:val="2"/>
            <w:sz w:val="24"/>
          </w:rPr>
          <w:tab/>
        </w:r>
        <w:r w:rsidRPr="00917C1E">
          <w:rPr>
            <w:rStyle w:val="Hyperlink"/>
            <w:rFonts w:ascii="Arial" w:hAnsi="Arial" w:cs="Arial"/>
            <w:b/>
            <w:noProof/>
          </w:rPr>
          <w:t>Development Requirements</w:t>
        </w:r>
        <w:r>
          <w:rPr>
            <w:noProof/>
            <w:webHidden/>
          </w:rPr>
          <w:tab/>
        </w:r>
        <w:r>
          <w:rPr>
            <w:noProof/>
            <w:webHidden/>
          </w:rPr>
          <w:fldChar w:fldCharType="begin"/>
        </w:r>
        <w:r>
          <w:rPr>
            <w:noProof/>
            <w:webHidden/>
          </w:rPr>
          <w:instrText xml:space="preserve"> PAGEREF _Toc209523202 \h </w:instrText>
        </w:r>
        <w:r>
          <w:rPr>
            <w:noProof/>
            <w:webHidden/>
          </w:rPr>
        </w:r>
        <w:r>
          <w:rPr>
            <w:noProof/>
            <w:webHidden/>
          </w:rPr>
          <w:fldChar w:fldCharType="separate"/>
        </w:r>
        <w:r>
          <w:rPr>
            <w:noProof/>
            <w:webHidden/>
          </w:rPr>
          <w:t>21</w:t>
        </w:r>
        <w:r>
          <w:rPr>
            <w:noProof/>
            <w:webHidden/>
          </w:rPr>
          <w:fldChar w:fldCharType="end"/>
        </w:r>
      </w:hyperlink>
    </w:p>
    <w:p w14:paraId="04576508" w14:textId="641A2E7A" w:rsidR="009A0033" w:rsidRDefault="009A0033">
      <w:pPr>
        <w:pStyle w:val="TOC3"/>
        <w:tabs>
          <w:tab w:val="left" w:pos="1200"/>
          <w:tab w:val="right" w:leader="dot" w:pos="9350"/>
        </w:tabs>
        <w:rPr>
          <w:rFonts w:ascii="Aptos" w:eastAsia="Yu Mincho" w:hAnsi="Aptos" w:cs="Arial"/>
          <w:i w:val="0"/>
          <w:spacing w:val="0"/>
          <w:kern w:val="2"/>
          <w:sz w:val="24"/>
        </w:rPr>
      </w:pPr>
      <w:hyperlink w:anchor="_Toc209523203" w:history="1">
        <w:r w:rsidRPr="00917C1E">
          <w:rPr>
            <w:rStyle w:val="Hyperlink"/>
            <w:rFonts w:ascii="Arial" w:hAnsi="Arial" w:cs="Arial"/>
            <w:b/>
            <w:noProof/>
          </w:rPr>
          <w:t>4.2.1</w:t>
        </w:r>
        <w:r>
          <w:rPr>
            <w:rFonts w:ascii="Aptos" w:eastAsia="Yu Mincho" w:hAnsi="Aptos" w:cs="Arial"/>
            <w:i w:val="0"/>
            <w:spacing w:val="0"/>
            <w:kern w:val="2"/>
            <w:sz w:val="24"/>
          </w:rPr>
          <w:tab/>
        </w:r>
        <w:r w:rsidRPr="00917C1E">
          <w:rPr>
            <w:rStyle w:val="Hyperlink"/>
            <w:rFonts w:ascii="Arial" w:hAnsi="Arial" w:cs="Arial"/>
            <w:b/>
            <w:noProof/>
          </w:rPr>
          <w:t>Configuration Presets</w:t>
        </w:r>
        <w:r>
          <w:rPr>
            <w:noProof/>
            <w:webHidden/>
          </w:rPr>
          <w:tab/>
        </w:r>
        <w:r>
          <w:rPr>
            <w:noProof/>
            <w:webHidden/>
          </w:rPr>
          <w:fldChar w:fldCharType="begin"/>
        </w:r>
        <w:r>
          <w:rPr>
            <w:noProof/>
            <w:webHidden/>
          </w:rPr>
          <w:instrText xml:space="preserve"> PAGEREF _Toc209523203 \h </w:instrText>
        </w:r>
        <w:r>
          <w:rPr>
            <w:noProof/>
            <w:webHidden/>
          </w:rPr>
        </w:r>
        <w:r>
          <w:rPr>
            <w:noProof/>
            <w:webHidden/>
          </w:rPr>
          <w:fldChar w:fldCharType="separate"/>
        </w:r>
        <w:r>
          <w:rPr>
            <w:noProof/>
            <w:webHidden/>
          </w:rPr>
          <w:t>21</w:t>
        </w:r>
        <w:r>
          <w:rPr>
            <w:noProof/>
            <w:webHidden/>
          </w:rPr>
          <w:fldChar w:fldCharType="end"/>
        </w:r>
      </w:hyperlink>
    </w:p>
    <w:p w14:paraId="27CB87B9" w14:textId="53D2A47A" w:rsidR="009A0033" w:rsidRDefault="009A0033">
      <w:pPr>
        <w:pStyle w:val="TOC3"/>
        <w:tabs>
          <w:tab w:val="left" w:pos="1200"/>
          <w:tab w:val="right" w:leader="dot" w:pos="9350"/>
        </w:tabs>
        <w:rPr>
          <w:rFonts w:ascii="Aptos" w:eastAsia="Yu Mincho" w:hAnsi="Aptos" w:cs="Arial"/>
          <w:i w:val="0"/>
          <w:spacing w:val="0"/>
          <w:kern w:val="2"/>
          <w:sz w:val="24"/>
        </w:rPr>
      </w:pPr>
      <w:hyperlink w:anchor="_Toc209523204" w:history="1">
        <w:r w:rsidRPr="00917C1E">
          <w:rPr>
            <w:rStyle w:val="Hyperlink"/>
            <w:rFonts w:ascii="Arial" w:hAnsi="Arial" w:cs="Arial"/>
            <w:b/>
            <w:noProof/>
          </w:rPr>
          <w:t>4.2.2</w:t>
        </w:r>
        <w:r>
          <w:rPr>
            <w:rFonts w:ascii="Aptos" w:eastAsia="Yu Mincho" w:hAnsi="Aptos" w:cs="Arial"/>
            <w:i w:val="0"/>
            <w:spacing w:val="0"/>
            <w:kern w:val="2"/>
            <w:sz w:val="24"/>
          </w:rPr>
          <w:tab/>
        </w:r>
        <w:r w:rsidRPr="00917C1E">
          <w:rPr>
            <w:rStyle w:val="Hyperlink"/>
            <w:rFonts w:ascii="Arial" w:hAnsi="Arial" w:cs="Arial"/>
            <w:b/>
            <w:noProof/>
          </w:rPr>
          <w:t>Civil Layout Input</w:t>
        </w:r>
        <w:r>
          <w:rPr>
            <w:noProof/>
            <w:webHidden/>
          </w:rPr>
          <w:tab/>
        </w:r>
        <w:r>
          <w:rPr>
            <w:noProof/>
            <w:webHidden/>
          </w:rPr>
          <w:fldChar w:fldCharType="begin"/>
        </w:r>
        <w:r>
          <w:rPr>
            <w:noProof/>
            <w:webHidden/>
          </w:rPr>
          <w:instrText xml:space="preserve"> PAGEREF _Toc209523204 \h </w:instrText>
        </w:r>
        <w:r>
          <w:rPr>
            <w:noProof/>
            <w:webHidden/>
          </w:rPr>
        </w:r>
        <w:r>
          <w:rPr>
            <w:noProof/>
            <w:webHidden/>
          </w:rPr>
          <w:fldChar w:fldCharType="separate"/>
        </w:r>
        <w:r>
          <w:rPr>
            <w:noProof/>
            <w:webHidden/>
          </w:rPr>
          <w:t>22</w:t>
        </w:r>
        <w:r>
          <w:rPr>
            <w:noProof/>
            <w:webHidden/>
          </w:rPr>
          <w:fldChar w:fldCharType="end"/>
        </w:r>
      </w:hyperlink>
    </w:p>
    <w:p w14:paraId="4622974D" w14:textId="4765EC37" w:rsidR="009A0033" w:rsidRDefault="009A0033">
      <w:pPr>
        <w:pStyle w:val="TOC3"/>
        <w:tabs>
          <w:tab w:val="left" w:pos="1200"/>
          <w:tab w:val="right" w:leader="dot" w:pos="9350"/>
        </w:tabs>
        <w:rPr>
          <w:rFonts w:ascii="Aptos" w:eastAsia="Yu Mincho" w:hAnsi="Aptos" w:cs="Arial"/>
          <w:i w:val="0"/>
          <w:spacing w:val="0"/>
          <w:kern w:val="2"/>
          <w:sz w:val="24"/>
        </w:rPr>
      </w:pPr>
      <w:hyperlink w:anchor="_Toc209523205" w:history="1">
        <w:r w:rsidRPr="00917C1E">
          <w:rPr>
            <w:rStyle w:val="Hyperlink"/>
            <w:rFonts w:ascii="Arial" w:hAnsi="Arial" w:cs="Arial"/>
            <w:b/>
            <w:noProof/>
          </w:rPr>
          <w:t>4.2.3</w:t>
        </w:r>
        <w:r>
          <w:rPr>
            <w:rFonts w:ascii="Aptos" w:eastAsia="Yu Mincho" w:hAnsi="Aptos" w:cs="Arial"/>
            <w:i w:val="0"/>
            <w:spacing w:val="0"/>
            <w:kern w:val="2"/>
            <w:sz w:val="24"/>
          </w:rPr>
          <w:tab/>
        </w:r>
        <w:r w:rsidRPr="00917C1E">
          <w:rPr>
            <w:rStyle w:val="Hyperlink"/>
            <w:rFonts w:ascii="Arial" w:hAnsi="Arial" w:cs="Arial"/>
            <w:b/>
            <w:noProof/>
          </w:rPr>
          <w:t>Design Deck</w:t>
        </w:r>
        <w:r>
          <w:rPr>
            <w:noProof/>
            <w:webHidden/>
          </w:rPr>
          <w:tab/>
        </w:r>
        <w:r>
          <w:rPr>
            <w:noProof/>
            <w:webHidden/>
          </w:rPr>
          <w:fldChar w:fldCharType="begin"/>
        </w:r>
        <w:r>
          <w:rPr>
            <w:noProof/>
            <w:webHidden/>
          </w:rPr>
          <w:instrText xml:space="preserve"> PAGEREF _Toc209523205 \h </w:instrText>
        </w:r>
        <w:r>
          <w:rPr>
            <w:noProof/>
            <w:webHidden/>
          </w:rPr>
        </w:r>
        <w:r>
          <w:rPr>
            <w:noProof/>
            <w:webHidden/>
          </w:rPr>
          <w:fldChar w:fldCharType="separate"/>
        </w:r>
        <w:r>
          <w:rPr>
            <w:noProof/>
            <w:webHidden/>
          </w:rPr>
          <w:t>23</w:t>
        </w:r>
        <w:r>
          <w:rPr>
            <w:noProof/>
            <w:webHidden/>
          </w:rPr>
          <w:fldChar w:fldCharType="end"/>
        </w:r>
      </w:hyperlink>
    </w:p>
    <w:p w14:paraId="38134FAC" w14:textId="783991A9" w:rsidR="009A0033" w:rsidRDefault="009A0033">
      <w:pPr>
        <w:pStyle w:val="TOC4"/>
        <w:tabs>
          <w:tab w:val="left" w:pos="1600"/>
          <w:tab w:val="right" w:leader="dot" w:pos="9350"/>
        </w:tabs>
        <w:rPr>
          <w:rFonts w:ascii="Aptos" w:eastAsia="Yu Mincho" w:hAnsi="Aptos" w:cs="Arial"/>
          <w:spacing w:val="0"/>
          <w:kern w:val="2"/>
          <w:sz w:val="24"/>
          <w:szCs w:val="24"/>
        </w:rPr>
      </w:pPr>
      <w:hyperlink w:anchor="_Toc209523206" w:history="1">
        <w:r w:rsidRPr="00917C1E">
          <w:rPr>
            <w:rStyle w:val="Hyperlink"/>
            <w:rFonts w:ascii="Arial" w:hAnsi="Arial" w:cs="Arial"/>
            <w:b/>
            <w:bCs/>
            <w:noProof/>
          </w:rPr>
          <w:t>4.2.3.1</w:t>
        </w:r>
        <w:r>
          <w:rPr>
            <w:rFonts w:ascii="Aptos" w:eastAsia="Yu Mincho" w:hAnsi="Aptos" w:cs="Arial"/>
            <w:spacing w:val="0"/>
            <w:kern w:val="2"/>
            <w:sz w:val="24"/>
            <w:szCs w:val="24"/>
          </w:rPr>
          <w:tab/>
        </w:r>
        <w:r w:rsidRPr="00917C1E">
          <w:rPr>
            <w:rStyle w:val="Hyperlink"/>
            <w:rFonts w:ascii="Arial" w:hAnsi="Arial" w:cs="Arial"/>
            <w:b/>
            <w:bCs/>
            <w:noProof/>
          </w:rPr>
          <w:t>Dealer Access Control</w:t>
        </w:r>
        <w:r>
          <w:rPr>
            <w:noProof/>
            <w:webHidden/>
          </w:rPr>
          <w:tab/>
        </w:r>
        <w:r>
          <w:rPr>
            <w:noProof/>
            <w:webHidden/>
          </w:rPr>
          <w:fldChar w:fldCharType="begin"/>
        </w:r>
        <w:r>
          <w:rPr>
            <w:noProof/>
            <w:webHidden/>
          </w:rPr>
          <w:instrText xml:space="preserve"> PAGEREF _Toc209523206 \h </w:instrText>
        </w:r>
        <w:r>
          <w:rPr>
            <w:noProof/>
            <w:webHidden/>
          </w:rPr>
        </w:r>
        <w:r>
          <w:rPr>
            <w:noProof/>
            <w:webHidden/>
          </w:rPr>
          <w:fldChar w:fldCharType="separate"/>
        </w:r>
        <w:r>
          <w:rPr>
            <w:noProof/>
            <w:webHidden/>
          </w:rPr>
          <w:t>23</w:t>
        </w:r>
        <w:r>
          <w:rPr>
            <w:noProof/>
            <w:webHidden/>
          </w:rPr>
          <w:fldChar w:fldCharType="end"/>
        </w:r>
      </w:hyperlink>
    </w:p>
    <w:p w14:paraId="57E44623" w14:textId="3C963FD9" w:rsidR="009A0033" w:rsidRDefault="009A0033">
      <w:pPr>
        <w:pStyle w:val="TOC4"/>
        <w:tabs>
          <w:tab w:val="left" w:pos="1600"/>
          <w:tab w:val="right" w:leader="dot" w:pos="9350"/>
        </w:tabs>
        <w:rPr>
          <w:rFonts w:ascii="Aptos" w:eastAsia="Yu Mincho" w:hAnsi="Aptos" w:cs="Arial"/>
          <w:spacing w:val="0"/>
          <w:kern w:val="2"/>
          <w:sz w:val="24"/>
          <w:szCs w:val="24"/>
        </w:rPr>
      </w:pPr>
      <w:hyperlink w:anchor="_Toc209523207" w:history="1">
        <w:r w:rsidRPr="00917C1E">
          <w:rPr>
            <w:rStyle w:val="Hyperlink"/>
            <w:rFonts w:ascii="Arial" w:hAnsi="Arial" w:cs="Arial"/>
            <w:b/>
            <w:bCs/>
            <w:noProof/>
          </w:rPr>
          <w:t>4.2.3.2</w:t>
        </w:r>
        <w:r>
          <w:rPr>
            <w:rFonts w:ascii="Aptos" w:eastAsia="Yu Mincho" w:hAnsi="Aptos" w:cs="Arial"/>
            <w:spacing w:val="0"/>
            <w:kern w:val="2"/>
            <w:sz w:val="24"/>
            <w:szCs w:val="24"/>
          </w:rPr>
          <w:tab/>
        </w:r>
        <w:r w:rsidRPr="00917C1E">
          <w:rPr>
            <w:rStyle w:val="Hyperlink"/>
            <w:rFonts w:ascii="Arial" w:hAnsi="Arial" w:cs="Arial"/>
            <w:b/>
            <w:bCs/>
            <w:noProof/>
          </w:rPr>
          <w:t>Revision Management</w:t>
        </w:r>
        <w:r>
          <w:rPr>
            <w:noProof/>
            <w:webHidden/>
          </w:rPr>
          <w:tab/>
        </w:r>
        <w:r>
          <w:rPr>
            <w:noProof/>
            <w:webHidden/>
          </w:rPr>
          <w:fldChar w:fldCharType="begin"/>
        </w:r>
        <w:r>
          <w:rPr>
            <w:noProof/>
            <w:webHidden/>
          </w:rPr>
          <w:instrText xml:space="preserve"> PAGEREF _Toc209523207 \h </w:instrText>
        </w:r>
        <w:r>
          <w:rPr>
            <w:noProof/>
            <w:webHidden/>
          </w:rPr>
        </w:r>
        <w:r>
          <w:rPr>
            <w:noProof/>
            <w:webHidden/>
          </w:rPr>
          <w:fldChar w:fldCharType="separate"/>
        </w:r>
        <w:r>
          <w:rPr>
            <w:noProof/>
            <w:webHidden/>
          </w:rPr>
          <w:t>23</w:t>
        </w:r>
        <w:r>
          <w:rPr>
            <w:noProof/>
            <w:webHidden/>
          </w:rPr>
          <w:fldChar w:fldCharType="end"/>
        </w:r>
      </w:hyperlink>
    </w:p>
    <w:p w14:paraId="6B637F95" w14:textId="33C2EFAB" w:rsidR="009A0033" w:rsidRDefault="009A0033">
      <w:pPr>
        <w:pStyle w:val="TOC4"/>
        <w:tabs>
          <w:tab w:val="left" w:pos="1600"/>
          <w:tab w:val="right" w:leader="dot" w:pos="9350"/>
        </w:tabs>
        <w:rPr>
          <w:rFonts w:ascii="Aptos" w:eastAsia="Yu Mincho" w:hAnsi="Aptos" w:cs="Arial"/>
          <w:spacing w:val="0"/>
          <w:kern w:val="2"/>
          <w:sz w:val="24"/>
          <w:szCs w:val="24"/>
        </w:rPr>
      </w:pPr>
      <w:hyperlink w:anchor="_Toc209523208" w:history="1">
        <w:r w:rsidRPr="00917C1E">
          <w:rPr>
            <w:rStyle w:val="Hyperlink"/>
            <w:rFonts w:ascii="Arial" w:hAnsi="Arial" w:cs="Arial"/>
            <w:b/>
            <w:noProof/>
          </w:rPr>
          <w:t>4.2.3.3</w:t>
        </w:r>
        <w:r>
          <w:rPr>
            <w:rFonts w:ascii="Aptos" w:eastAsia="Yu Mincho" w:hAnsi="Aptos" w:cs="Arial"/>
            <w:spacing w:val="0"/>
            <w:kern w:val="2"/>
            <w:sz w:val="24"/>
            <w:szCs w:val="24"/>
          </w:rPr>
          <w:tab/>
        </w:r>
        <w:r w:rsidRPr="00917C1E">
          <w:rPr>
            <w:rStyle w:val="Hyperlink"/>
            <w:rFonts w:ascii="Arial" w:hAnsi="Arial" w:cs="Arial"/>
            <w:b/>
            <w:noProof/>
          </w:rPr>
          <w:t>Concurrency Control</w:t>
        </w:r>
        <w:r>
          <w:rPr>
            <w:noProof/>
            <w:webHidden/>
          </w:rPr>
          <w:tab/>
        </w:r>
        <w:r>
          <w:rPr>
            <w:noProof/>
            <w:webHidden/>
          </w:rPr>
          <w:fldChar w:fldCharType="begin"/>
        </w:r>
        <w:r>
          <w:rPr>
            <w:noProof/>
            <w:webHidden/>
          </w:rPr>
          <w:instrText xml:space="preserve"> PAGEREF _Toc209523208 \h </w:instrText>
        </w:r>
        <w:r>
          <w:rPr>
            <w:noProof/>
            <w:webHidden/>
          </w:rPr>
        </w:r>
        <w:r>
          <w:rPr>
            <w:noProof/>
            <w:webHidden/>
          </w:rPr>
          <w:fldChar w:fldCharType="separate"/>
        </w:r>
        <w:r>
          <w:rPr>
            <w:noProof/>
            <w:webHidden/>
          </w:rPr>
          <w:t>23</w:t>
        </w:r>
        <w:r>
          <w:rPr>
            <w:noProof/>
            <w:webHidden/>
          </w:rPr>
          <w:fldChar w:fldCharType="end"/>
        </w:r>
      </w:hyperlink>
    </w:p>
    <w:p w14:paraId="63227349" w14:textId="0DB38A44" w:rsidR="009A0033" w:rsidRDefault="009A0033">
      <w:pPr>
        <w:pStyle w:val="TOC4"/>
        <w:tabs>
          <w:tab w:val="left" w:pos="1600"/>
          <w:tab w:val="right" w:leader="dot" w:pos="9350"/>
        </w:tabs>
        <w:rPr>
          <w:rFonts w:ascii="Aptos" w:eastAsia="Yu Mincho" w:hAnsi="Aptos" w:cs="Arial"/>
          <w:spacing w:val="0"/>
          <w:kern w:val="2"/>
          <w:sz w:val="24"/>
          <w:szCs w:val="24"/>
        </w:rPr>
      </w:pPr>
      <w:hyperlink w:anchor="_Toc209523209" w:history="1">
        <w:r w:rsidRPr="00917C1E">
          <w:rPr>
            <w:rStyle w:val="Hyperlink"/>
            <w:rFonts w:ascii="Arial" w:hAnsi="Arial" w:cs="Arial"/>
            <w:b/>
            <w:noProof/>
          </w:rPr>
          <w:t>4.2.3.4</w:t>
        </w:r>
        <w:r>
          <w:rPr>
            <w:rFonts w:ascii="Aptos" w:eastAsia="Yu Mincho" w:hAnsi="Aptos" w:cs="Arial"/>
            <w:spacing w:val="0"/>
            <w:kern w:val="2"/>
            <w:sz w:val="24"/>
            <w:szCs w:val="24"/>
          </w:rPr>
          <w:tab/>
        </w:r>
        <w:r w:rsidRPr="00917C1E">
          <w:rPr>
            <w:rStyle w:val="Hyperlink"/>
            <w:rFonts w:ascii="Arial" w:hAnsi="Arial" w:cs="Arial"/>
            <w:b/>
            <w:noProof/>
          </w:rPr>
          <w:t>Clone Layout Design</w:t>
        </w:r>
        <w:r>
          <w:rPr>
            <w:noProof/>
            <w:webHidden/>
          </w:rPr>
          <w:tab/>
        </w:r>
        <w:r>
          <w:rPr>
            <w:noProof/>
            <w:webHidden/>
          </w:rPr>
          <w:fldChar w:fldCharType="begin"/>
        </w:r>
        <w:r>
          <w:rPr>
            <w:noProof/>
            <w:webHidden/>
          </w:rPr>
          <w:instrText xml:space="preserve"> PAGEREF _Toc209523209 \h </w:instrText>
        </w:r>
        <w:r>
          <w:rPr>
            <w:noProof/>
            <w:webHidden/>
          </w:rPr>
        </w:r>
        <w:r>
          <w:rPr>
            <w:noProof/>
            <w:webHidden/>
          </w:rPr>
          <w:fldChar w:fldCharType="separate"/>
        </w:r>
        <w:r>
          <w:rPr>
            <w:noProof/>
            <w:webHidden/>
          </w:rPr>
          <w:t>24</w:t>
        </w:r>
        <w:r>
          <w:rPr>
            <w:noProof/>
            <w:webHidden/>
          </w:rPr>
          <w:fldChar w:fldCharType="end"/>
        </w:r>
      </w:hyperlink>
    </w:p>
    <w:p w14:paraId="3BAD909C" w14:textId="1F0FCDA0" w:rsidR="009A0033" w:rsidRDefault="009A0033">
      <w:pPr>
        <w:pStyle w:val="TOC4"/>
        <w:tabs>
          <w:tab w:val="left" w:pos="1600"/>
          <w:tab w:val="right" w:leader="dot" w:pos="9350"/>
        </w:tabs>
        <w:rPr>
          <w:rFonts w:ascii="Aptos" w:eastAsia="Yu Mincho" w:hAnsi="Aptos" w:cs="Arial"/>
          <w:spacing w:val="0"/>
          <w:kern w:val="2"/>
          <w:sz w:val="24"/>
          <w:szCs w:val="24"/>
        </w:rPr>
      </w:pPr>
      <w:hyperlink w:anchor="_Toc209523210" w:history="1">
        <w:r w:rsidRPr="00917C1E">
          <w:rPr>
            <w:rStyle w:val="Hyperlink"/>
            <w:rFonts w:ascii="Arial" w:hAnsi="Arial" w:cs="Arial"/>
            <w:b/>
            <w:noProof/>
          </w:rPr>
          <w:t>4.2.3.5</w:t>
        </w:r>
        <w:r>
          <w:rPr>
            <w:rFonts w:ascii="Aptos" w:eastAsia="Yu Mincho" w:hAnsi="Aptos" w:cs="Arial"/>
            <w:spacing w:val="0"/>
            <w:kern w:val="2"/>
            <w:sz w:val="24"/>
            <w:szCs w:val="24"/>
          </w:rPr>
          <w:tab/>
        </w:r>
        <w:r w:rsidRPr="00917C1E">
          <w:rPr>
            <w:rStyle w:val="Hyperlink"/>
            <w:rFonts w:ascii="Arial" w:hAnsi="Arial" w:cs="Arial"/>
            <w:b/>
            <w:noProof/>
          </w:rPr>
          <w:t>Version History</w:t>
        </w:r>
        <w:r>
          <w:rPr>
            <w:noProof/>
            <w:webHidden/>
          </w:rPr>
          <w:tab/>
        </w:r>
        <w:r>
          <w:rPr>
            <w:noProof/>
            <w:webHidden/>
          </w:rPr>
          <w:fldChar w:fldCharType="begin"/>
        </w:r>
        <w:r>
          <w:rPr>
            <w:noProof/>
            <w:webHidden/>
          </w:rPr>
          <w:instrText xml:space="preserve"> PAGEREF _Toc209523210 \h </w:instrText>
        </w:r>
        <w:r>
          <w:rPr>
            <w:noProof/>
            <w:webHidden/>
          </w:rPr>
        </w:r>
        <w:r>
          <w:rPr>
            <w:noProof/>
            <w:webHidden/>
          </w:rPr>
          <w:fldChar w:fldCharType="separate"/>
        </w:r>
        <w:r>
          <w:rPr>
            <w:noProof/>
            <w:webHidden/>
          </w:rPr>
          <w:t>24</w:t>
        </w:r>
        <w:r>
          <w:rPr>
            <w:noProof/>
            <w:webHidden/>
          </w:rPr>
          <w:fldChar w:fldCharType="end"/>
        </w:r>
      </w:hyperlink>
    </w:p>
    <w:p w14:paraId="0C918964" w14:textId="6A5E6E2F" w:rsidR="009A0033" w:rsidRDefault="009A0033">
      <w:pPr>
        <w:pStyle w:val="TOC4"/>
        <w:tabs>
          <w:tab w:val="left" w:pos="1600"/>
          <w:tab w:val="right" w:leader="dot" w:pos="9350"/>
        </w:tabs>
        <w:rPr>
          <w:rFonts w:ascii="Aptos" w:eastAsia="Yu Mincho" w:hAnsi="Aptos" w:cs="Arial"/>
          <w:spacing w:val="0"/>
          <w:kern w:val="2"/>
          <w:sz w:val="24"/>
          <w:szCs w:val="24"/>
        </w:rPr>
      </w:pPr>
      <w:hyperlink w:anchor="_Toc209523211" w:history="1">
        <w:r w:rsidRPr="00917C1E">
          <w:rPr>
            <w:rStyle w:val="Hyperlink"/>
            <w:rFonts w:ascii="Arial" w:hAnsi="Arial" w:cs="Arial"/>
            <w:b/>
            <w:noProof/>
          </w:rPr>
          <w:t>4.2.3.6</w:t>
        </w:r>
        <w:r>
          <w:rPr>
            <w:rFonts w:ascii="Aptos" w:eastAsia="Yu Mincho" w:hAnsi="Aptos" w:cs="Arial"/>
            <w:spacing w:val="0"/>
            <w:kern w:val="2"/>
            <w:sz w:val="24"/>
            <w:szCs w:val="24"/>
          </w:rPr>
          <w:tab/>
        </w:r>
        <w:r w:rsidRPr="00917C1E">
          <w:rPr>
            <w:rStyle w:val="Hyperlink"/>
            <w:rFonts w:ascii="Arial" w:hAnsi="Arial" w:cs="Arial"/>
            <w:b/>
            <w:noProof/>
          </w:rPr>
          <w:t>Audit Log Requirements</w:t>
        </w:r>
        <w:r>
          <w:rPr>
            <w:noProof/>
            <w:webHidden/>
          </w:rPr>
          <w:tab/>
        </w:r>
        <w:r>
          <w:rPr>
            <w:noProof/>
            <w:webHidden/>
          </w:rPr>
          <w:fldChar w:fldCharType="begin"/>
        </w:r>
        <w:r>
          <w:rPr>
            <w:noProof/>
            <w:webHidden/>
          </w:rPr>
          <w:instrText xml:space="preserve"> PAGEREF _Toc209523211 \h </w:instrText>
        </w:r>
        <w:r>
          <w:rPr>
            <w:noProof/>
            <w:webHidden/>
          </w:rPr>
        </w:r>
        <w:r>
          <w:rPr>
            <w:noProof/>
            <w:webHidden/>
          </w:rPr>
          <w:fldChar w:fldCharType="separate"/>
        </w:r>
        <w:r>
          <w:rPr>
            <w:noProof/>
            <w:webHidden/>
          </w:rPr>
          <w:t>24</w:t>
        </w:r>
        <w:r>
          <w:rPr>
            <w:noProof/>
            <w:webHidden/>
          </w:rPr>
          <w:fldChar w:fldCharType="end"/>
        </w:r>
      </w:hyperlink>
    </w:p>
    <w:p w14:paraId="46507734" w14:textId="35597520" w:rsidR="009A0033" w:rsidRDefault="009A0033">
      <w:pPr>
        <w:pStyle w:val="TOC3"/>
        <w:tabs>
          <w:tab w:val="left" w:pos="1200"/>
          <w:tab w:val="right" w:leader="dot" w:pos="9350"/>
        </w:tabs>
        <w:rPr>
          <w:rFonts w:ascii="Aptos" w:eastAsia="Yu Mincho" w:hAnsi="Aptos" w:cs="Arial"/>
          <w:i w:val="0"/>
          <w:spacing w:val="0"/>
          <w:kern w:val="2"/>
          <w:sz w:val="24"/>
        </w:rPr>
      </w:pPr>
      <w:hyperlink w:anchor="_Toc209523212" w:history="1">
        <w:r w:rsidRPr="00917C1E">
          <w:rPr>
            <w:rStyle w:val="Hyperlink"/>
            <w:rFonts w:ascii="Arial" w:hAnsi="Arial" w:cs="Arial"/>
            <w:b/>
            <w:noProof/>
          </w:rPr>
          <w:t>4.2.4</w:t>
        </w:r>
        <w:r>
          <w:rPr>
            <w:rFonts w:ascii="Aptos" w:eastAsia="Yu Mincho" w:hAnsi="Aptos" w:cs="Arial"/>
            <w:i w:val="0"/>
            <w:spacing w:val="0"/>
            <w:kern w:val="2"/>
            <w:sz w:val="24"/>
          </w:rPr>
          <w:tab/>
        </w:r>
        <w:r w:rsidRPr="00917C1E">
          <w:rPr>
            <w:rStyle w:val="Hyperlink"/>
            <w:rFonts w:ascii="Arial" w:hAnsi="Arial" w:cs="Arial"/>
            <w:b/>
            <w:noProof/>
          </w:rPr>
          <w:t>Component Placement</w:t>
        </w:r>
        <w:r>
          <w:rPr>
            <w:noProof/>
            <w:webHidden/>
          </w:rPr>
          <w:tab/>
        </w:r>
        <w:r>
          <w:rPr>
            <w:noProof/>
            <w:webHidden/>
          </w:rPr>
          <w:fldChar w:fldCharType="begin"/>
        </w:r>
        <w:r>
          <w:rPr>
            <w:noProof/>
            <w:webHidden/>
          </w:rPr>
          <w:instrText xml:space="preserve"> PAGEREF _Toc209523212 \h </w:instrText>
        </w:r>
        <w:r>
          <w:rPr>
            <w:noProof/>
            <w:webHidden/>
          </w:rPr>
        </w:r>
        <w:r>
          <w:rPr>
            <w:noProof/>
            <w:webHidden/>
          </w:rPr>
          <w:fldChar w:fldCharType="separate"/>
        </w:r>
        <w:r>
          <w:rPr>
            <w:noProof/>
            <w:webHidden/>
          </w:rPr>
          <w:t>25</w:t>
        </w:r>
        <w:r>
          <w:rPr>
            <w:noProof/>
            <w:webHidden/>
          </w:rPr>
          <w:fldChar w:fldCharType="end"/>
        </w:r>
      </w:hyperlink>
    </w:p>
    <w:p w14:paraId="17F9D05F" w14:textId="475BC3A5" w:rsidR="009A0033" w:rsidRDefault="009A0033">
      <w:pPr>
        <w:pStyle w:val="TOC3"/>
        <w:tabs>
          <w:tab w:val="left" w:pos="1200"/>
          <w:tab w:val="right" w:leader="dot" w:pos="9350"/>
        </w:tabs>
        <w:rPr>
          <w:rFonts w:ascii="Aptos" w:eastAsia="Yu Mincho" w:hAnsi="Aptos" w:cs="Arial"/>
          <w:i w:val="0"/>
          <w:spacing w:val="0"/>
          <w:kern w:val="2"/>
          <w:sz w:val="24"/>
        </w:rPr>
      </w:pPr>
      <w:hyperlink w:anchor="_Toc209523213" w:history="1">
        <w:r w:rsidRPr="00917C1E">
          <w:rPr>
            <w:rStyle w:val="Hyperlink"/>
            <w:rFonts w:ascii="Arial" w:hAnsi="Arial" w:cs="Arial"/>
            <w:b/>
            <w:noProof/>
          </w:rPr>
          <w:t>4.2.5</w:t>
        </w:r>
        <w:r>
          <w:rPr>
            <w:rFonts w:ascii="Aptos" w:eastAsia="Yu Mincho" w:hAnsi="Aptos" w:cs="Arial"/>
            <w:i w:val="0"/>
            <w:spacing w:val="0"/>
            <w:kern w:val="2"/>
            <w:sz w:val="24"/>
          </w:rPr>
          <w:tab/>
        </w:r>
        <w:r w:rsidRPr="00917C1E">
          <w:rPr>
            <w:rStyle w:val="Hyperlink"/>
            <w:rFonts w:ascii="Arial" w:hAnsi="Arial" w:cs="Arial"/>
            <w:b/>
            <w:noProof/>
          </w:rPr>
          <w:t>SKU Selection</w:t>
        </w:r>
        <w:r>
          <w:rPr>
            <w:noProof/>
            <w:webHidden/>
          </w:rPr>
          <w:tab/>
        </w:r>
        <w:r>
          <w:rPr>
            <w:noProof/>
            <w:webHidden/>
          </w:rPr>
          <w:fldChar w:fldCharType="begin"/>
        </w:r>
        <w:r>
          <w:rPr>
            <w:noProof/>
            <w:webHidden/>
          </w:rPr>
          <w:instrText xml:space="preserve"> PAGEREF _Toc209523213 \h </w:instrText>
        </w:r>
        <w:r>
          <w:rPr>
            <w:noProof/>
            <w:webHidden/>
          </w:rPr>
        </w:r>
        <w:r>
          <w:rPr>
            <w:noProof/>
            <w:webHidden/>
          </w:rPr>
          <w:fldChar w:fldCharType="separate"/>
        </w:r>
        <w:r>
          <w:rPr>
            <w:noProof/>
            <w:webHidden/>
          </w:rPr>
          <w:t>25</w:t>
        </w:r>
        <w:r>
          <w:rPr>
            <w:noProof/>
            <w:webHidden/>
          </w:rPr>
          <w:fldChar w:fldCharType="end"/>
        </w:r>
      </w:hyperlink>
    </w:p>
    <w:p w14:paraId="65BB951E" w14:textId="4FFF3CCF" w:rsidR="009A0033" w:rsidRDefault="009A0033">
      <w:pPr>
        <w:pStyle w:val="TOC3"/>
        <w:tabs>
          <w:tab w:val="left" w:pos="1200"/>
          <w:tab w:val="right" w:leader="dot" w:pos="9350"/>
        </w:tabs>
        <w:rPr>
          <w:rFonts w:ascii="Aptos" w:eastAsia="Yu Mincho" w:hAnsi="Aptos" w:cs="Arial"/>
          <w:i w:val="0"/>
          <w:spacing w:val="0"/>
          <w:kern w:val="2"/>
          <w:sz w:val="24"/>
        </w:rPr>
      </w:pPr>
      <w:hyperlink w:anchor="_Toc209523214" w:history="1">
        <w:r w:rsidRPr="00917C1E">
          <w:rPr>
            <w:rStyle w:val="Hyperlink"/>
            <w:rFonts w:ascii="Arial" w:hAnsi="Arial" w:cs="Arial"/>
            <w:b/>
            <w:noProof/>
          </w:rPr>
          <w:t>4.2.6</w:t>
        </w:r>
        <w:r>
          <w:rPr>
            <w:rFonts w:ascii="Aptos" w:eastAsia="Yu Mincho" w:hAnsi="Aptos" w:cs="Arial"/>
            <w:i w:val="0"/>
            <w:spacing w:val="0"/>
            <w:kern w:val="2"/>
            <w:sz w:val="24"/>
          </w:rPr>
          <w:tab/>
        </w:r>
        <w:r w:rsidRPr="00917C1E">
          <w:rPr>
            <w:rStyle w:val="Hyperlink"/>
            <w:rFonts w:ascii="Arial" w:hAnsi="Arial" w:cs="Arial"/>
            <w:b/>
            <w:noProof/>
          </w:rPr>
          <w:t>MHE Selection</w:t>
        </w:r>
        <w:r>
          <w:rPr>
            <w:noProof/>
            <w:webHidden/>
          </w:rPr>
          <w:tab/>
        </w:r>
        <w:r>
          <w:rPr>
            <w:noProof/>
            <w:webHidden/>
          </w:rPr>
          <w:fldChar w:fldCharType="begin"/>
        </w:r>
        <w:r>
          <w:rPr>
            <w:noProof/>
            <w:webHidden/>
          </w:rPr>
          <w:instrText xml:space="preserve"> PAGEREF _Toc209523214 \h </w:instrText>
        </w:r>
        <w:r>
          <w:rPr>
            <w:noProof/>
            <w:webHidden/>
          </w:rPr>
        </w:r>
        <w:r>
          <w:rPr>
            <w:noProof/>
            <w:webHidden/>
          </w:rPr>
          <w:fldChar w:fldCharType="separate"/>
        </w:r>
        <w:r>
          <w:rPr>
            <w:noProof/>
            <w:webHidden/>
          </w:rPr>
          <w:t>26</w:t>
        </w:r>
        <w:r>
          <w:rPr>
            <w:noProof/>
            <w:webHidden/>
          </w:rPr>
          <w:fldChar w:fldCharType="end"/>
        </w:r>
      </w:hyperlink>
    </w:p>
    <w:p w14:paraId="68547A1C" w14:textId="005A29D8" w:rsidR="009A0033" w:rsidRDefault="009A0033">
      <w:pPr>
        <w:pStyle w:val="TOC3"/>
        <w:tabs>
          <w:tab w:val="left" w:pos="1200"/>
          <w:tab w:val="right" w:leader="dot" w:pos="9350"/>
        </w:tabs>
        <w:rPr>
          <w:rFonts w:ascii="Aptos" w:eastAsia="Yu Mincho" w:hAnsi="Aptos" w:cs="Arial"/>
          <w:i w:val="0"/>
          <w:spacing w:val="0"/>
          <w:kern w:val="2"/>
          <w:sz w:val="24"/>
        </w:rPr>
      </w:pPr>
      <w:hyperlink w:anchor="_Toc209523215" w:history="1">
        <w:r w:rsidRPr="00917C1E">
          <w:rPr>
            <w:rStyle w:val="Hyperlink"/>
            <w:rFonts w:ascii="Arial" w:hAnsi="Arial" w:cs="Arial"/>
            <w:b/>
            <w:noProof/>
          </w:rPr>
          <w:t>4.2.7</w:t>
        </w:r>
        <w:r>
          <w:rPr>
            <w:rFonts w:ascii="Aptos" w:eastAsia="Yu Mincho" w:hAnsi="Aptos" w:cs="Arial"/>
            <w:i w:val="0"/>
            <w:spacing w:val="0"/>
            <w:kern w:val="2"/>
            <w:sz w:val="24"/>
          </w:rPr>
          <w:tab/>
        </w:r>
        <w:r w:rsidRPr="00917C1E">
          <w:rPr>
            <w:rStyle w:val="Hyperlink"/>
            <w:rFonts w:ascii="Arial" w:hAnsi="Arial" w:cs="Arial"/>
            <w:b/>
            <w:noProof/>
          </w:rPr>
          <w:t>Unit Configuration</w:t>
        </w:r>
        <w:r>
          <w:rPr>
            <w:noProof/>
            <w:webHidden/>
          </w:rPr>
          <w:tab/>
        </w:r>
        <w:r>
          <w:rPr>
            <w:noProof/>
            <w:webHidden/>
          </w:rPr>
          <w:fldChar w:fldCharType="begin"/>
        </w:r>
        <w:r>
          <w:rPr>
            <w:noProof/>
            <w:webHidden/>
          </w:rPr>
          <w:instrText xml:space="preserve"> PAGEREF _Toc209523215 \h </w:instrText>
        </w:r>
        <w:r>
          <w:rPr>
            <w:noProof/>
            <w:webHidden/>
          </w:rPr>
        </w:r>
        <w:r>
          <w:rPr>
            <w:noProof/>
            <w:webHidden/>
          </w:rPr>
          <w:fldChar w:fldCharType="separate"/>
        </w:r>
        <w:r>
          <w:rPr>
            <w:noProof/>
            <w:webHidden/>
          </w:rPr>
          <w:t>26</w:t>
        </w:r>
        <w:r>
          <w:rPr>
            <w:noProof/>
            <w:webHidden/>
          </w:rPr>
          <w:fldChar w:fldCharType="end"/>
        </w:r>
      </w:hyperlink>
    </w:p>
    <w:p w14:paraId="0BDD78B0" w14:textId="16F20CF0" w:rsidR="009A0033" w:rsidRDefault="009A0033">
      <w:pPr>
        <w:pStyle w:val="TOC3"/>
        <w:tabs>
          <w:tab w:val="left" w:pos="1200"/>
          <w:tab w:val="right" w:leader="dot" w:pos="9350"/>
        </w:tabs>
        <w:rPr>
          <w:rFonts w:ascii="Aptos" w:eastAsia="Yu Mincho" w:hAnsi="Aptos" w:cs="Arial"/>
          <w:i w:val="0"/>
          <w:spacing w:val="0"/>
          <w:kern w:val="2"/>
          <w:sz w:val="24"/>
        </w:rPr>
      </w:pPr>
      <w:hyperlink w:anchor="_Toc209523216" w:history="1">
        <w:r w:rsidRPr="00917C1E">
          <w:rPr>
            <w:rStyle w:val="Hyperlink"/>
            <w:rFonts w:ascii="Arial" w:hAnsi="Arial" w:cs="Arial"/>
            <w:b/>
            <w:noProof/>
          </w:rPr>
          <w:t>4.2.8</w:t>
        </w:r>
        <w:r>
          <w:rPr>
            <w:rFonts w:ascii="Aptos" w:eastAsia="Yu Mincho" w:hAnsi="Aptos" w:cs="Arial"/>
            <w:i w:val="0"/>
            <w:spacing w:val="0"/>
            <w:kern w:val="2"/>
            <w:sz w:val="24"/>
          </w:rPr>
          <w:tab/>
        </w:r>
        <w:r w:rsidRPr="00917C1E">
          <w:rPr>
            <w:rStyle w:val="Hyperlink"/>
            <w:rFonts w:ascii="Arial" w:hAnsi="Arial" w:cs="Arial"/>
            <w:b/>
            <w:noProof/>
          </w:rPr>
          <w:t>Layout Configuration</w:t>
        </w:r>
        <w:r>
          <w:rPr>
            <w:noProof/>
            <w:webHidden/>
          </w:rPr>
          <w:tab/>
        </w:r>
        <w:r>
          <w:rPr>
            <w:noProof/>
            <w:webHidden/>
          </w:rPr>
          <w:fldChar w:fldCharType="begin"/>
        </w:r>
        <w:r>
          <w:rPr>
            <w:noProof/>
            <w:webHidden/>
          </w:rPr>
          <w:instrText xml:space="preserve"> PAGEREF _Toc209523216 \h </w:instrText>
        </w:r>
        <w:r>
          <w:rPr>
            <w:noProof/>
            <w:webHidden/>
          </w:rPr>
        </w:r>
        <w:r>
          <w:rPr>
            <w:noProof/>
            <w:webHidden/>
          </w:rPr>
          <w:fldChar w:fldCharType="separate"/>
        </w:r>
        <w:r>
          <w:rPr>
            <w:noProof/>
            <w:webHidden/>
          </w:rPr>
          <w:t>28</w:t>
        </w:r>
        <w:r>
          <w:rPr>
            <w:noProof/>
            <w:webHidden/>
          </w:rPr>
          <w:fldChar w:fldCharType="end"/>
        </w:r>
      </w:hyperlink>
    </w:p>
    <w:p w14:paraId="4A6BBCB9" w14:textId="625E9DC1" w:rsidR="009A0033" w:rsidRDefault="009A0033">
      <w:pPr>
        <w:pStyle w:val="TOC3"/>
        <w:tabs>
          <w:tab w:val="left" w:pos="1200"/>
          <w:tab w:val="right" w:leader="dot" w:pos="9350"/>
        </w:tabs>
        <w:rPr>
          <w:rFonts w:ascii="Aptos" w:eastAsia="Yu Mincho" w:hAnsi="Aptos" w:cs="Arial"/>
          <w:i w:val="0"/>
          <w:spacing w:val="0"/>
          <w:kern w:val="2"/>
          <w:sz w:val="24"/>
        </w:rPr>
      </w:pPr>
      <w:hyperlink w:anchor="_Toc209523217" w:history="1">
        <w:r w:rsidRPr="00917C1E">
          <w:rPr>
            <w:rStyle w:val="Hyperlink"/>
            <w:rFonts w:ascii="Arial" w:hAnsi="Arial" w:cs="Arial"/>
            <w:b/>
            <w:noProof/>
          </w:rPr>
          <w:t>4.2.9</w:t>
        </w:r>
        <w:r>
          <w:rPr>
            <w:rFonts w:ascii="Aptos" w:eastAsia="Yu Mincho" w:hAnsi="Aptos" w:cs="Arial"/>
            <w:i w:val="0"/>
            <w:spacing w:val="0"/>
            <w:kern w:val="2"/>
            <w:sz w:val="24"/>
          </w:rPr>
          <w:tab/>
        </w:r>
        <w:r w:rsidRPr="00917C1E">
          <w:rPr>
            <w:rStyle w:val="Hyperlink"/>
            <w:rFonts w:ascii="Arial" w:hAnsi="Arial" w:cs="Arial"/>
            <w:b/>
            <w:noProof/>
          </w:rPr>
          <w:t>Product Group Management</w:t>
        </w:r>
        <w:r>
          <w:rPr>
            <w:noProof/>
            <w:webHidden/>
          </w:rPr>
          <w:tab/>
        </w:r>
        <w:r>
          <w:rPr>
            <w:noProof/>
            <w:webHidden/>
          </w:rPr>
          <w:fldChar w:fldCharType="begin"/>
        </w:r>
        <w:r>
          <w:rPr>
            <w:noProof/>
            <w:webHidden/>
          </w:rPr>
          <w:instrText xml:space="preserve"> PAGEREF _Toc209523217 \h </w:instrText>
        </w:r>
        <w:r>
          <w:rPr>
            <w:noProof/>
            <w:webHidden/>
          </w:rPr>
        </w:r>
        <w:r>
          <w:rPr>
            <w:noProof/>
            <w:webHidden/>
          </w:rPr>
          <w:fldChar w:fldCharType="separate"/>
        </w:r>
        <w:r>
          <w:rPr>
            <w:noProof/>
            <w:webHidden/>
          </w:rPr>
          <w:t>30</w:t>
        </w:r>
        <w:r>
          <w:rPr>
            <w:noProof/>
            <w:webHidden/>
          </w:rPr>
          <w:fldChar w:fldCharType="end"/>
        </w:r>
      </w:hyperlink>
    </w:p>
    <w:p w14:paraId="2233D54F" w14:textId="65CE384F" w:rsidR="009A0033" w:rsidRDefault="009A0033">
      <w:pPr>
        <w:pStyle w:val="TOC3"/>
        <w:tabs>
          <w:tab w:val="left" w:pos="1200"/>
          <w:tab w:val="right" w:leader="dot" w:pos="9350"/>
        </w:tabs>
        <w:rPr>
          <w:rFonts w:ascii="Aptos" w:eastAsia="Yu Mincho" w:hAnsi="Aptos" w:cs="Arial"/>
          <w:i w:val="0"/>
          <w:spacing w:val="0"/>
          <w:kern w:val="2"/>
          <w:sz w:val="24"/>
        </w:rPr>
      </w:pPr>
      <w:hyperlink w:anchor="_Toc209523218" w:history="1">
        <w:r w:rsidRPr="00917C1E">
          <w:rPr>
            <w:rStyle w:val="Hyperlink"/>
            <w:rFonts w:ascii="Arial" w:hAnsi="Arial" w:cs="Arial"/>
            <w:b/>
            <w:noProof/>
          </w:rPr>
          <w:t>4.2.10</w:t>
        </w:r>
        <w:r>
          <w:rPr>
            <w:rFonts w:ascii="Aptos" w:eastAsia="Yu Mincho" w:hAnsi="Aptos" w:cs="Arial"/>
            <w:i w:val="0"/>
            <w:spacing w:val="0"/>
            <w:kern w:val="2"/>
            <w:sz w:val="24"/>
          </w:rPr>
          <w:tab/>
        </w:r>
        <w:r w:rsidRPr="00917C1E">
          <w:rPr>
            <w:rStyle w:val="Hyperlink"/>
            <w:rFonts w:ascii="Arial" w:hAnsi="Arial" w:cs="Arial"/>
            <w:b/>
            <w:noProof/>
          </w:rPr>
          <w:t>Design Output</w:t>
        </w:r>
        <w:r>
          <w:rPr>
            <w:noProof/>
            <w:webHidden/>
          </w:rPr>
          <w:tab/>
        </w:r>
        <w:r>
          <w:rPr>
            <w:noProof/>
            <w:webHidden/>
          </w:rPr>
          <w:fldChar w:fldCharType="begin"/>
        </w:r>
        <w:r>
          <w:rPr>
            <w:noProof/>
            <w:webHidden/>
          </w:rPr>
          <w:instrText xml:space="preserve"> PAGEREF _Toc209523218 \h </w:instrText>
        </w:r>
        <w:r>
          <w:rPr>
            <w:noProof/>
            <w:webHidden/>
          </w:rPr>
        </w:r>
        <w:r>
          <w:rPr>
            <w:noProof/>
            <w:webHidden/>
          </w:rPr>
          <w:fldChar w:fldCharType="separate"/>
        </w:r>
        <w:r>
          <w:rPr>
            <w:noProof/>
            <w:webHidden/>
          </w:rPr>
          <w:t>30</w:t>
        </w:r>
        <w:r>
          <w:rPr>
            <w:noProof/>
            <w:webHidden/>
          </w:rPr>
          <w:fldChar w:fldCharType="end"/>
        </w:r>
      </w:hyperlink>
    </w:p>
    <w:p w14:paraId="398AF1D8" w14:textId="1929E65E" w:rsidR="009A0033" w:rsidRDefault="009A0033">
      <w:pPr>
        <w:pStyle w:val="TOC3"/>
        <w:tabs>
          <w:tab w:val="left" w:pos="1200"/>
          <w:tab w:val="right" w:leader="dot" w:pos="9350"/>
        </w:tabs>
        <w:rPr>
          <w:rFonts w:ascii="Aptos" w:eastAsia="Yu Mincho" w:hAnsi="Aptos" w:cs="Arial"/>
          <w:i w:val="0"/>
          <w:spacing w:val="0"/>
          <w:kern w:val="2"/>
          <w:sz w:val="24"/>
        </w:rPr>
      </w:pPr>
      <w:hyperlink w:anchor="_Toc209523219" w:history="1">
        <w:r w:rsidRPr="00917C1E">
          <w:rPr>
            <w:rStyle w:val="Hyperlink"/>
            <w:rFonts w:ascii="Arial" w:hAnsi="Arial" w:cs="Arial"/>
            <w:b/>
            <w:noProof/>
          </w:rPr>
          <w:t>4.2.11</w:t>
        </w:r>
        <w:r>
          <w:rPr>
            <w:rFonts w:ascii="Aptos" w:eastAsia="Yu Mincho" w:hAnsi="Aptos" w:cs="Arial"/>
            <w:i w:val="0"/>
            <w:spacing w:val="0"/>
            <w:kern w:val="2"/>
            <w:sz w:val="24"/>
          </w:rPr>
          <w:tab/>
        </w:r>
        <w:r w:rsidRPr="00917C1E">
          <w:rPr>
            <w:rStyle w:val="Hyperlink"/>
            <w:rFonts w:ascii="Arial" w:hAnsi="Arial" w:cs="Arial"/>
            <w:b/>
            <w:noProof/>
          </w:rPr>
          <w:t>Design Output Quality</w:t>
        </w:r>
        <w:r>
          <w:rPr>
            <w:noProof/>
            <w:webHidden/>
          </w:rPr>
          <w:tab/>
        </w:r>
        <w:r>
          <w:rPr>
            <w:noProof/>
            <w:webHidden/>
          </w:rPr>
          <w:fldChar w:fldCharType="begin"/>
        </w:r>
        <w:r>
          <w:rPr>
            <w:noProof/>
            <w:webHidden/>
          </w:rPr>
          <w:instrText xml:space="preserve"> PAGEREF _Toc209523219 \h </w:instrText>
        </w:r>
        <w:r>
          <w:rPr>
            <w:noProof/>
            <w:webHidden/>
          </w:rPr>
        </w:r>
        <w:r>
          <w:rPr>
            <w:noProof/>
            <w:webHidden/>
          </w:rPr>
          <w:fldChar w:fldCharType="separate"/>
        </w:r>
        <w:r>
          <w:rPr>
            <w:noProof/>
            <w:webHidden/>
          </w:rPr>
          <w:t>31</w:t>
        </w:r>
        <w:r>
          <w:rPr>
            <w:noProof/>
            <w:webHidden/>
          </w:rPr>
          <w:fldChar w:fldCharType="end"/>
        </w:r>
      </w:hyperlink>
    </w:p>
    <w:p w14:paraId="226CC383" w14:textId="3C0CBCE5" w:rsidR="009A0033" w:rsidRDefault="009A0033">
      <w:pPr>
        <w:pStyle w:val="TOC3"/>
        <w:tabs>
          <w:tab w:val="left" w:pos="1200"/>
          <w:tab w:val="right" w:leader="dot" w:pos="9350"/>
        </w:tabs>
        <w:rPr>
          <w:rFonts w:ascii="Aptos" w:eastAsia="Yu Mincho" w:hAnsi="Aptos" w:cs="Arial"/>
          <w:i w:val="0"/>
          <w:spacing w:val="0"/>
          <w:kern w:val="2"/>
          <w:sz w:val="24"/>
        </w:rPr>
      </w:pPr>
      <w:hyperlink w:anchor="_Toc209523220" w:history="1">
        <w:r w:rsidRPr="00917C1E">
          <w:rPr>
            <w:rStyle w:val="Hyperlink"/>
            <w:rFonts w:ascii="Arial" w:hAnsi="Arial" w:cs="Arial"/>
            <w:b/>
            <w:noProof/>
          </w:rPr>
          <w:t>4.2.12</w:t>
        </w:r>
        <w:r>
          <w:rPr>
            <w:rFonts w:ascii="Aptos" w:eastAsia="Yu Mincho" w:hAnsi="Aptos" w:cs="Arial"/>
            <w:i w:val="0"/>
            <w:spacing w:val="0"/>
            <w:kern w:val="2"/>
            <w:sz w:val="24"/>
          </w:rPr>
          <w:tab/>
        </w:r>
        <w:r w:rsidRPr="00917C1E">
          <w:rPr>
            <w:rStyle w:val="Hyperlink"/>
            <w:rFonts w:ascii="Arial" w:hAnsi="Arial" w:cs="Arial"/>
            <w:b/>
            <w:noProof/>
          </w:rPr>
          <w:t>3D Visualization Requirements</w:t>
        </w:r>
        <w:r>
          <w:rPr>
            <w:noProof/>
            <w:webHidden/>
          </w:rPr>
          <w:tab/>
        </w:r>
        <w:r>
          <w:rPr>
            <w:noProof/>
            <w:webHidden/>
          </w:rPr>
          <w:fldChar w:fldCharType="begin"/>
        </w:r>
        <w:r>
          <w:rPr>
            <w:noProof/>
            <w:webHidden/>
          </w:rPr>
          <w:instrText xml:space="preserve"> PAGEREF _Toc209523220 \h </w:instrText>
        </w:r>
        <w:r>
          <w:rPr>
            <w:noProof/>
            <w:webHidden/>
          </w:rPr>
        </w:r>
        <w:r>
          <w:rPr>
            <w:noProof/>
            <w:webHidden/>
          </w:rPr>
          <w:fldChar w:fldCharType="separate"/>
        </w:r>
        <w:r>
          <w:rPr>
            <w:noProof/>
            <w:webHidden/>
          </w:rPr>
          <w:t>32</w:t>
        </w:r>
        <w:r>
          <w:rPr>
            <w:noProof/>
            <w:webHidden/>
          </w:rPr>
          <w:fldChar w:fldCharType="end"/>
        </w:r>
      </w:hyperlink>
    </w:p>
    <w:p w14:paraId="41953C7A" w14:textId="4D72332A" w:rsidR="009A0033" w:rsidRDefault="009A0033">
      <w:pPr>
        <w:pStyle w:val="TOC3"/>
        <w:tabs>
          <w:tab w:val="left" w:pos="1200"/>
          <w:tab w:val="right" w:leader="dot" w:pos="9350"/>
        </w:tabs>
        <w:rPr>
          <w:rFonts w:ascii="Aptos" w:eastAsia="Yu Mincho" w:hAnsi="Aptos" w:cs="Arial"/>
          <w:i w:val="0"/>
          <w:spacing w:val="0"/>
          <w:kern w:val="2"/>
          <w:sz w:val="24"/>
        </w:rPr>
      </w:pPr>
      <w:hyperlink w:anchor="_Toc209523221" w:history="1">
        <w:r w:rsidRPr="00917C1E">
          <w:rPr>
            <w:rStyle w:val="Hyperlink"/>
            <w:rFonts w:ascii="Arial" w:hAnsi="Arial" w:cs="Arial"/>
            <w:b/>
            <w:noProof/>
          </w:rPr>
          <w:t>4.2.13</w:t>
        </w:r>
        <w:r>
          <w:rPr>
            <w:rFonts w:ascii="Aptos" w:eastAsia="Yu Mincho" w:hAnsi="Aptos" w:cs="Arial"/>
            <w:i w:val="0"/>
            <w:spacing w:val="0"/>
            <w:kern w:val="2"/>
            <w:sz w:val="24"/>
          </w:rPr>
          <w:tab/>
        </w:r>
        <w:r w:rsidRPr="00917C1E">
          <w:rPr>
            <w:rStyle w:val="Hyperlink"/>
            <w:rFonts w:ascii="Arial" w:hAnsi="Arial" w:cs="Arial"/>
            <w:b/>
            <w:noProof/>
          </w:rPr>
          <w:t>Design Optimization</w:t>
        </w:r>
        <w:r>
          <w:rPr>
            <w:noProof/>
            <w:webHidden/>
          </w:rPr>
          <w:tab/>
        </w:r>
        <w:r>
          <w:rPr>
            <w:noProof/>
            <w:webHidden/>
          </w:rPr>
          <w:fldChar w:fldCharType="begin"/>
        </w:r>
        <w:r>
          <w:rPr>
            <w:noProof/>
            <w:webHidden/>
          </w:rPr>
          <w:instrText xml:space="preserve"> PAGEREF _Toc209523221 \h </w:instrText>
        </w:r>
        <w:r>
          <w:rPr>
            <w:noProof/>
            <w:webHidden/>
          </w:rPr>
        </w:r>
        <w:r>
          <w:rPr>
            <w:noProof/>
            <w:webHidden/>
          </w:rPr>
          <w:fldChar w:fldCharType="separate"/>
        </w:r>
        <w:r>
          <w:rPr>
            <w:noProof/>
            <w:webHidden/>
          </w:rPr>
          <w:t>33</w:t>
        </w:r>
        <w:r>
          <w:rPr>
            <w:noProof/>
            <w:webHidden/>
          </w:rPr>
          <w:fldChar w:fldCharType="end"/>
        </w:r>
      </w:hyperlink>
    </w:p>
    <w:p w14:paraId="153DDD87" w14:textId="71F6E238" w:rsidR="009A0033" w:rsidRDefault="009A0033">
      <w:pPr>
        <w:pStyle w:val="TOC3"/>
        <w:tabs>
          <w:tab w:val="left" w:pos="1200"/>
          <w:tab w:val="right" w:leader="dot" w:pos="9350"/>
        </w:tabs>
        <w:rPr>
          <w:rFonts w:ascii="Aptos" w:eastAsia="Yu Mincho" w:hAnsi="Aptos" w:cs="Arial"/>
          <w:i w:val="0"/>
          <w:spacing w:val="0"/>
          <w:kern w:val="2"/>
          <w:sz w:val="24"/>
        </w:rPr>
      </w:pPr>
      <w:hyperlink w:anchor="_Toc209523222" w:history="1">
        <w:r w:rsidRPr="00917C1E">
          <w:rPr>
            <w:rStyle w:val="Hyperlink"/>
            <w:rFonts w:ascii="Arial" w:hAnsi="Arial" w:cs="Arial"/>
            <w:b/>
            <w:noProof/>
          </w:rPr>
          <w:t>4.2.14</w:t>
        </w:r>
        <w:r>
          <w:rPr>
            <w:rFonts w:ascii="Aptos" w:eastAsia="Yu Mincho" w:hAnsi="Aptos" w:cs="Arial"/>
            <w:i w:val="0"/>
            <w:spacing w:val="0"/>
            <w:kern w:val="2"/>
            <w:sz w:val="24"/>
          </w:rPr>
          <w:tab/>
        </w:r>
        <w:r w:rsidRPr="00917C1E">
          <w:rPr>
            <w:rStyle w:val="Hyperlink"/>
            <w:rFonts w:ascii="Arial" w:hAnsi="Arial" w:cs="Arial"/>
            <w:b/>
            <w:noProof/>
          </w:rPr>
          <w:t>Service Order Support</w:t>
        </w:r>
        <w:r>
          <w:rPr>
            <w:noProof/>
            <w:webHidden/>
          </w:rPr>
          <w:tab/>
        </w:r>
        <w:r>
          <w:rPr>
            <w:noProof/>
            <w:webHidden/>
          </w:rPr>
          <w:fldChar w:fldCharType="begin"/>
        </w:r>
        <w:r>
          <w:rPr>
            <w:noProof/>
            <w:webHidden/>
          </w:rPr>
          <w:instrText xml:space="preserve"> PAGEREF _Toc209523222 \h </w:instrText>
        </w:r>
        <w:r>
          <w:rPr>
            <w:noProof/>
            <w:webHidden/>
          </w:rPr>
        </w:r>
        <w:r>
          <w:rPr>
            <w:noProof/>
            <w:webHidden/>
          </w:rPr>
          <w:fldChar w:fldCharType="separate"/>
        </w:r>
        <w:r>
          <w:rPr>
            <w:noProof/>
            <w:webHidden/>
          </w:rPr>
          <w:t>33</w:t>
        </w:r>
        <w:r>
          <w:rPr>
            <w:noProof/>
            <w:webHidden/>
          </w:rPr>
          <w:fldChar w:fldCharType="end"/>
        </w:r>
      </w:hyperlink>
    </w:p>
    <w:p w14:paraId="01684948" w14:textId="7B681E80" w:rsidR="009A0033" w:rsidRDefault="009A0033">
      <w:pPr>
        <w:pStyle w:val="TOC3"/>
        <w:tabs>
          <w:tab w:val="left" w:pos="1200"/>
          <w:tab w:val="right" w:leader="dot" w:pos="9350"/>
        </w:tabs>
        <w:rPr>
          <w:rFonts w:ascii="Aptos" w:eastAsia="Yu Mincho" w:hAnsi="Aptos" w:cs="Arial"/>
          <w:i w:val="0"/>
          <w:spacing w:val="0"/>
          <w:kern w:val="2"/>
          <w:sz w:val="24"/>
        </w:rPr>
      </w:pPr>
      <w:hyperlink w:anchor="_Toc209523223" w:history="1">
        <w:r w:rsidRPr="00917C1E">
          <w:rPr>
            <w:rStyle w:val="Hyperlink"/>
            <w:rFonts w:ascii="Arial" w:hAnsi="Arial" w:cs="Arial"/>
            <w:b/>
            <w:noProof/>
          </w:rPr>
          <w:t>4.2.15</w:t>
        </w:r>
        <w:r>
          <w:rPr>
            <w:rFonts w:ascii="Aptos" w:eastAsia="Yu Mincho" w:hAnsi="Aptos" w:cs="Arial"/>
            <w:i w:val="0"/>
            <w:spacing w:val="0"/>
            <w:kern w:val="2"/>
            <w:sz w:val="24"/>
          </w:rPr>
          <w:tab/>
        </w:r>
        <w:r w:rsidRPr="00917C1E">
          <w:rPr>
            <w:rStyle w:val="Hyperlink"/>
            <w:rFonts w:ascii="Arial" w:hAnsi="Arial" w:cs="Arial"/>
            <w:b/>
            <w:noProof/>
          </w:rPr>
          <w:t>Rack Metrics (Product Group Cost Comparison)</w:t>
        </w:r>
        <w:r>
          <w:rPr>
            <w:noProof/>
            <w:webHidden/>
          </w:rPr>
          <w:tab/>
        </w:r>
        <w:r>
          <w:rPr>
            <w:noProof/>
            <w:webHidden/>
          </w:rPr>
          <w:fldChar w:fldCharType="begin"/>
        </w:r>
        <w:r>
          <w:rPr>
            <w:noProof/>
            <w:webHidden/>
          </w:rPr>
          <w:instrText xml:space="preserve"> PAGEREF _Toc209523223 \h </w:instrText>
        </w:r>
        <w:r>
          <w:rPr>
            <w:noProof/>
            <w:webHidden/>
          </w:rPr>
        </w:r>
        <w:r>
          <w:rPr>
            <w:noProof/>
            <w:webHidden/>
          </w:rPr>
          <w:fldChar w:fldCharType="separate"/>
        </w:r>
        <w:r>
          <w:rPr>
            <w:noProof/>
            <w:webHidden/>
          </w:rPr>
          <w:t>34</w:t>
        </w:r>
        <w:r>
          <w:rPr>
            <w:noProof/>
            <w:webHidden/>
          </w:rPr>
          <w:fldChar w:fldCharType="end"/>
        </w:r>
      </w:hyperlink>
    </w:p>
    <w:p w14:paraId="18CFFC57" w14:textId="61DFABB8"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224" w:history="1">
        <w:r w:rsidRPr="00917C1E">
          <w:rPr>
            <w:rStyle w:val="Hyperlink"/>
            <w:rFonts w:ascii="Arial" w:hAnsi="Arial" w:cs="Arial"/>
            <w:b/>
            <w:noProof/>
          </w:rPr>
          <w:t>4.3</w:t>
        </w:r>
        <w:r>
          <w:rPr>
            <w:rFonts w:ascii="Aptos" w:eastAsia="Yu Mincho" w:hAnsi="Aptos" w:cs="Arial"/>
            <w:smallCaps w:val="0"/>
            <w:spacing w:val="0"/>
            <w:kern w:val="2"/>
            <w:sz w:val="24"/>
          </w:rPr>
          <w:tab/>
        </w:r>
        <w:r w:rsidRPr="00917C1E">
          <w:rPr>
            <w:rStyle w:val="Hyperlink"/>
            <w:rFonts w:ascii="Arial" w:hAnsi="Arial" w:cs="Arial"/>
            <w:b/>
            <w:noProof/>
          </w:rPr>
          <w:t>Non- Functional Requirements</w:t>
        </w:r>
        <w:r>
          <w:rPr>
            <w:noProof/>
            <w:webHidden/>
          </w:rPr>
          <w:tab/>
        </w:r>
        <w:r>
          <w:rPr>
            <w:noProof/>
            <w:webHidden/>
          </w:rPr>
          <w:fldChar w:fldCharType="begin"/>
        </w:r>
        <w:r>
          <w:rPr>
            <w:noProof/>
            <w:webHidden/>
          </w:rPr>
          <w:instrText xml:space="preserve"> PAGEREF _Toc209523224 \h </w:instrText>
        </w:r>
        <w:r>
          <w:rPr>
            <w:noProof/>
            <w:webHidden/>
          </w:rPr>
        </w:r>
        <w:r>
          <w:rPr>
            <w:noProof/>
            <w:webHidden/>
          </w:rPr>
          <w:fldChar w:fldCharType="separate"/>
        </w:r>
        <w:r>
          <w:rPr>
            <w:noProof/>
            <w:webHidden/>
          </w:rPr>
          <w:t>34</w:t>
        </w:r>
        <w:r>
          <w:rPr>
            <w:noProof/>
            <w:webHidden/>
          </w:rPr>
          <w:fldChar w:fldCharType="end"/>
        </w:r>
      </w:hyperlink>
    </w:p>
    <w:p w14:paraId="7E105D62" w14:textId="0A528C60"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225" w:history="1">
        <w:r w:rsidRPr="00917C1E">
          <w:rPr>
            <w:rStyle w:val="Hyperlink"/>
            <w:rFonts w:ascii="Arial" w:hAnsi="Arial" w:cs="Arial"/>
            <w:b/>
            <w:noProof/>
          </w:rPr>
          <w:t>4.4</w:t>
        </w:r>
        <w:r>
          <w:rPr>
            <w:rFonts w:ascii="Aptos" w:eastAsia="Yu Mincho" w:hAnsi="Aptos" w:cs="Arial"/>
            <w:smallCaps w:val="0"/>
            <w:spacing w:val="0"/>
            <w:kern w:val="2"/>
            <w:sz w:val="24"/>
          </w:rPr>
          <w:tab/>
        </w:r>
        <w:r w:rsidRPr="00917C1E">
          <w:rPr>
            <w:rStyle w:val="Hyperlink"/>
            <w:rFonts w:ascii="Arial" w:hAnsi="Arial" w:cs="Arial"/>
            <w:b/>
            <w:noProof/>
          </w:rPr>
          <w:t>User Roles</w:t>
        </w:r>
        <w:r>
          <w:rPr>
            <w:noProof/>
            <w:webHidden/>
          </w:rPr>
          <w:tab/>
        </w:r>
        <w:r>
          <w:rPr>
            <w:noProof/>
            <w:webHidden/>
          </w:rPr>
          <w:fldChar w:fldCharType="begin"/>
        </w:r>
        <w:r>
          <w:rPr>
            <w:noProof/>
            <w:webHidden/>
          </w:rPr>
          <w:instrText xml:space="preserve"> PAGEREF _Toc209523225 \h </w:instrText>
        </w:r>
        <w:r>
          <w:rPr>
            <w:noProof/>
            <w:webHidden/>
          </w:rPr>
        </w:r>
        <w:r>
          <w:rPr>
            <w:noProof/>
            <w:webHidden/>
          </w:rPr>
          <w:fldChar w:fldCharType="separate"/>
        </w:r>
        <w:r>
          <w:rPr>
            <w:noProof/>
            <w:webHidden/>
          </w:rPr>
          <w:t>37</w:t>
        </w:r>
        <w:r>
          <w:rPr>
            <w:noProof/>
            <w:webHidden/>
          </w:rPr>
          <w:fldChar w:fldCharType="end"/>
        </w:r>
      </w:hyperlink>
    </w:p>
    <w:p w14:paraId="54DB84C1" w14:textId="7A610CDB"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226" w:history="1">
        <w:r w:rsidRPr="00917C1E">
          <w:rPr>
            <w:rStyle w:val="Hyperlink"/>
            <w:rFonts w:ascii="Arial" w:hAnsi="Arial" w:cs="Arial"/>
            <w:b/>
            <w:noProof/>
          </w:rPr>
          <w:t>4.5</w:t>
        </w:r>
        <w:r>
          <w:rPr>
            <w:rFonts w:ascii="Aptos" w:eastAsia="Yu Mincho" w:hAnsi="Aptos" w:cs="Arial"/>
            <w:smallCaps w:val="0"/>
            <w:spacing w:val="0"/>
            <w:kern w:val="2"/>
            <w:sz w:val="24"/>
          </w:rPr>
          <w:tab/>
        </w:r>
        <w:r w:rsidRPr="00917C1E">
          <w:rPr>
            <w:rStyle w:val="Hyperlink"/>
            <w:rFonts w:ascii="Arial" w:hAnsi="Arial" w:cs="Arial"/>
            <w:b/>
            <w:noProof/>
          </w:rPr>
          <w:t>Integration Requirements</w:t>
        </w:r>
        <w:r>
          <w:rPr>
            <w:noProof/>
            <w:webHidden/>
          </w:rPr>
          <w:tab/>
        </w:r>
        <w:r>
          <w:rPr>
            <w:noProof/>
            <w:webHidden/>
          </w:rPr>
          <w:fldChar w:fldCharType="begin"/>
        </w:r>
        <w:r>
          <w:rPr>
            <w:noProof/>
            <w:webHidden/>
          </w:rPr>
          <w:instrText xml:space="preserve"> PAGEREF _Toc209523226 \h </w:instrText>
        </w:r>
        <w:r>
          <w:rPr>
            <w:noProof/>
            <w:webHidden/>
          </w:rPr>
        </w:r>
        <w:r>
          <w:rPr>
            <w:noProof/>
            <w:webHidden/>
          </w:rPr>
          <w:fldChar w:fldCharType="separate"/>
        </w:r>
        <w:r>
          <w:rPr>
            <w:noProof/>
            <w:webHidden/>
          </w:rPr>
          <w:t>37</w:t>
        </w:r>
        <w:r>
          <w:rPr>
            <w:noProof/>
            <w:webHidden/>
          </w:rPr>
          <w:fldChar w:fldCharType="end"/>
        </w:r>
      </w:hyperlink>
    </w:p>
    <w:p w14:paraId="0480C3FF" w14:textId="7499298D" w:rsidR="009A0033" w:rsidRDefault="009A0033">
      <w:pPr>
        <w:pStyle w:val="TOC3"/>
        <w:tabs>
          <w:tab w:val="left" w:pos="1200"/>
          <w:tab w:val="right" w:leader="dot" w:pos="9350"/>
        </w:tabs>
        <w:rPr>
          <w:rFonts w:ascii="Aptos" w:eastAsia="Yu Mincho" w:hAnsi="Aptos" w:cs="Arial"/>
          <w:i w:val="0"/>
          <w:spacing w:val="0"/>
          <w:kern w:val="2"/>
          <w:sz w:val="24"/>
        </w:rPr>
      </w:pPr>
      <w:hyperlink w:anchor="_Toc209523227" w:history="1">
        <w:r w:rsidRPr="00917C1E">
          <w:rPr>
            <w:rStyle w:val="Hyperlink"/>
            <w:rFonts w:ascii="Arial" w:hAnsi="Arial" w:cs="Arial"/>
            <w:b/>
            <w:noProof/>
          </w:rPr>
          <w:t>4.5.1</w:t>
        </w:r>
        <w:r>
          <w:rPr>
            <w:rFonts w:ascii="Aptos" w:eastAsia="Yu Mincho" w:hAnsi="Aptos" w:cs="Arial"/>
            <w:i w:val="0"/>
            <w:spacing w:val="0"/>
            <w:kern w:val="2"/>
            <w:sz w:val="24"/>
          </w:rPr>
          <w:tab/>
        </w:r>
        <w:r w:rsidRPr="00917C1E">
          <w:rPr>
            <w:rStyle w:val="Hyperlink"/>
            <w:rFonts w:ascii="Arial" w:hAnsi="Arial" w:cs="Arial"/>
            <w:b/>
            <w:noProof/>
          </w:rPr>
          <w:t>Enquiry App (PowerApps)</w:t>
        </w:r>
        <w:r>
          <w:rPr>
            <w:noProof/>
            <w:webHidden/>
          </w:rPr>
          <w:tab/>
        </w:r>
        <w:r>
          <w:rPr>
            <w:noProof/>
            <w:webHidden/>
          </w:rPr>
          <w:fldChar w:fldCharType="begin"/>
        </w:r>
        <w:r>
          <w:rPr>
            <w:noProof/>
            <w:webHidden/>
          </w:rPr>
          <w:instrText xml:space="preserve"> PAGEREF _Toc209523227 \h </w:instrText>
        </w:r>
        <w:r>
          <w:rPr>
            <w:noProof/>
            <w:webHidden/>
          </w:rPr>
        </w:r>
        <w:r>
          <w:rPr>
            <w:noProof/>
            <w:webHidden/>
          </w:rPr>
          <w:fldChar w:fldCharType="separate"/>
        </w:r>
        <w:r>
          <w:rPr>
            <w:noProof/>
            <w:webHidden/>
          </w:rPr>
          <w:t>37</w:t>
        </w:r>
        <w:r>
          <w:rPr>
            <w:noProof/>
            <w:webHidden/>
          </w:rPr>
          <w:fldChar w:fldCharType="end"/>
        </w:r>
      </w:hyperlink>
    </w:p>
    <w:p w14:paraId="5AEBC5FB" w14:textId="3CF260BA" w:rsidR="009A0033" w:rsidRDefault="009A0033">
      <w:pPr>
        <w:pStyle w:val="TOC3"/>
        <w:tabs>
          <w:tab w:val="left" w:pos="1200"/>
          <w:tab w:val="right" w:leader="dot" w:pos="9350"/>
        </w:tabs>
        <w:rPr>
          <w:rFonts w:ascii="Aptos" w:eastAsia="Yu Mincho" w:hAnsi="Aptos" w:cs="Arial"/>
          <w:i w:val="0"/>
          <w:spacing w:val="0"/>
          <w:kern w:val="2"/>
          <w:sz w:val="24"/>
        </w:rPr>
      </w:pPr>
      <w:hyperlink w:anchor="_Toc209523228" w:history="1">
        <w:r w:rsidRPr="00917C1E">
          <w:rPr>
            <w:rStyle w:val="Hyperlink"/>
            <w:rFonts w:ascii="Arial" w:hAnsi="Arial" w:cs="Arial"/>
            <w:b/>
            <w:noProof/>
          </w:rPr>
          <w:t>4.5.2</w:t>
        </w:r>
        <w:r>
          <w:rPr>
            <w:rFonts w:ascii="Aptos" w:eastAsia="Yu Mincho" w:hAnsi="Aptos" w:cs="Arial"/>
            <w:i w:val="0"/>
            <w:spacing w:val="0"/>
            <w:kern w:val="2"/>
            <w:sz w:val="24"/>
          </w:rPr>
          <w:tab/>
        </w:r>
        <w:r w:rsidRPr="00917C1E">
          <w:rPr>
            <w:rStyle w:val="Hyperlink"/>
            <w:rFonts w:ascii="Arial" w:hAnsi="Arial" w:cs="Arial"/>
            <w:b/>
            <w:noProof/>
          </w:rPr>
          <w:t>Order Booking Application (PowerApps)</w:t>
        </w:r>
        <w:r>
          <w:rPr>
            <w:noProof/>
            <w:webHidden/>
          </w:rPr>
          <w:tab/>
        </w:r>
        <w:r>
          <w:rPr>
            <w:noProof/>
            <w:webHidden/>
          </w:rPr>
          <w:fldChar w:fldCharType="begin"/>
        </w:r>
        <w:r>
          <w:rPr>
            <w:noProof/>
            <w:webHidden/>
          </w:rPr>
          <w:instrText xml:space="preserve"> PAGEREF _Toc209523228 \h </w:instrText>
        </w:r>
        <w:r>
          <w:rPr>
            <w:noProof/>
            <w:webHidden/>
          </w:rPr>
        </w:r>
        <w:r>
          <w:rPr>
            <w:noProof/>
            <w:webHidden/>
          </w:rPr>
          <w:fldChar w:fldCharType="separate"/>
        </w:r>
        <w:r>
          <w:rPr>
            <w:noProof/>
            <w:webHidden/>
          </w:rPr>
          <w:t>37</w:t>
        </w:r>
        <w:r>
          <w:rPr>
            <w:noProof/>
            <w:webHidden/>
          </w:rPr>
          <w:fldChar w:fldCharType="end"/>
        </w:r>
      </w:hyperlink>
    </w:p>
    <w:p w14:paraId="22171ECE" w14:textId="6D605BC6" w:rsidR="009A0033" w:rsidRDefault="009A0033">
      <w:pPr>
        <w:pStyle w:val="TOC3"/>
        <w:tabs>
          <w:tab w:val="left" w:pos="1200"/>
          <w:tab w:val="right" w:leader="dot" w:pos="9350"/>
        </w:tabs>
        <w:rPr>
          <w:rFonts w:ascii="Aptos" w:eastAsia="Yu Mincho" w:hAnsi="Aptos" w:cs="Arial"/>
          <w:i w:val="0"/>
          <w:spacing w:val="0"/>
          <w:kern w:val="2"/>
          <w:sz w:val="24"/>
        </w:rPr>
      </w:pPr>
      <w:hyperlink w:anchor="_Toc209523229" w:history="1">
        <w:r w:rsidRPr="00917C1E">
          <w:rPr>
            <w:rStyle w:val="Hyperlink"/>
            <w:rFonts w:ascii="Arial" w:hAnsi="Arial" w:cs="Arial"/>
            <w:b/>
            <w:noProof/>
          </w:rPr>
          <w:t>4.5.3</w:t>
        </w:r>
        <w:r>
          <w:rPr>
            <w:rFonts w:ascii="Aptos" w:eastAsia="Yu Mincho" w:hAnsi="Aptos" w:cs="Arial"/>
            <w:i w:val="0"/>
            <w:spacing w:val="0"/>
            <w:kern w:val="2"/>
            <w:sz w:val="24"/>
          </w:rPr>
          <w:tab/>
        </w:r>
        <w:r w:rsidRPr="00917C1E">
          <w:rPr>
            <w:rStyle w:val="Hyperlink"/>
            <w:rFonts w:ascii="Arial" w:hAnsi="Arial" w:cs="Arial"/>
            <w:b/>
            <w:noProof/>
          </w:rPr>
          <w:t>Design Management System (</w:t>
        </w:r>
        <w:r w:rsidRPr="00917C1E">
          <w:rPr>
            <w:rStyle w:val="Hyperlink"/>
            <w:noProof/>
          </w:rPr>
          <w:t>PowerApps</w:t>
        </w:r>
        <w:r w:rsidRPr="00917C1E">
          <w:rPr>
            <w:rStyle w:val="Hyperlink"/>
            <w:rFonts w:ascii="Arial" w:hAnsi="Arial" w:cs="Arial"/>
            <w:b/>
            <w:noProof/>
          </w:rPr>
          <w:t>)</w:t>
        </w:r>
        <w:r>
          <w:rPr>
            <w:noProof/>
            <w:webHidden/>
          </w:rPr>
          <w:tab/>
        </w:r>
        <w:r>
          <w:rPr>
            <w:noProof/>
            <w:webHidden/>
          </w:rPr>
          <w:fldChar w:fldCharType="begin"/>
        </w:r>
        <w:r>
          <w:rPr>
            <w:noProof/>
            <w:webHidden/>
          </w:rPr>
          <w:instrText xml:space="preserve"> PAGEREF _Toc209523229 \h </w:instrText>
        </w:r>
        <w:r>
          <w:rPr>
            <w:noProof/>
            <w:webHidden/>
          </w:rPr>
        </w:r>
        <w:r>
          <w:rPr>
            <w:noProof/>
            <w:webHidden/>
          </w:rPr>
          <w:fldChar w:fldCharType="separate"/>
        </w:r>
        <w:r>
          <w:rPr>
            <w:noProof/>
            <w:webHidden/>
          </w:rPr>
          <w:t>37</w:t>
        </w:r>
        <w:r>
          <w:rPr>
            <w:noProof/>
            <w:webHidden/>
          </w:rPr>
          <w:fldChar w:fldCharType="end"/>
        </w:r>
      </w:hyperlink>
    </w:p>
    <w:p w14:paraId="6C057889" w14:textId="3655CB85" w:rsidR="009A0033" w:rsidRDefault="009A0033">
      <w:pPr>
        <w:pStyle w:val="TOC3"/>
        <w:tabs>
          <w:tab w:val="left" w:pos="1200"/>
          <w:tab w:val="right" w:leader="dot" w:pos="9350"/>
        </w:tabs>
        <w:rPr>
          <w:rFonts w:ascii="Aptos" w:eastAsia="Yu Mincho" w:hAnsi="Aptos" w:cs="Arial"/>
          <w:i w:val="0"/>
          <w:spacing w:val="0"/>
          <w:kern w:val="2"/>
          <w:sz w:val="24"/>
        </w:rPr>
      </w:pPr>
      <w:hyperlink w:anchor="_Toc209523230" w:history="1">
        <w:r w:rsidRPr="00917C1E">
          <w:rPr>
            <w:rStyle w:val="Hyperlink"/>
            <w:rFonts w:ascii="Arial" w:hAnsi="Arial" w:cs="Arial"/>
            <w:b/>
            <w:noProof/>
          </w:rPr>
          <w:t>4.5.4</w:t>
        </w:r>
        <w:r>
          <w:rPr>
            <w:rFonts w:ascii="Aptos" w:eastAsia="Yu Mincho" w:hAnsi="Aptos" w:cs="Arial"/>
            <w:i w:val="0"/>
            <w:spacing w:val="0"/>
            <w:kern w:val="2"/>
            <w:sz w:val="24"/>
          </w:rPr>
          <w:tab/>
        </w:r>
        <w:r w:rsidRPr="00917C1E">
          <w:rPr>
            <w:rStyle w:val="Hyperlink"/>
            <w:rFonts w:ascii="Arial" w:hAnsi="Arial" w:cs="Arial"/>
            <w:b/>
            <w:noProof/>
          </w:rPr>
          <w:t>PLM System (Infor PLM)</w:t>
        </w:r>
        <w:r>
          <w:rPr>
            <w:noProof/>
            <w:webHidden/>
          </w:rPr>
          <w:tab/>
        </w:r>
        <w:r>
          <w:rPr>
            <w:noProof/>
            <w:webHidden/>
          </w:rPr>
          <w:fldChar w:fldCharType="begin"/>
        </w:r>
        <w:r>
          <w:rPr>
            <w:noProof/>
            <w:webHidden/>
          </w:rPr>
          <w:instrText xml:space="preserve"> PAGEREF _Toc209523230 \h </w:instrText>
        </w:r>
        <w:r>
          <w:rPr>
            <w:noProof/>
            <w:webHidden/>
          </w:rPr>
        </w:r>
        <w:r>
          <w:rPr>
            <w:noProof/>
            <w:webHidden/>
          </w:rPr>
          <w:fldChar w:fldCharType="separate"/>
        </w:r>
        <w:r>
          <w:rPr>
            <w:noProof/>
            <w:webHidden/>
          </w:rPr>
          <w:t>38</w:t>
        </w:r>
        <w:r>
          <w:rPr>
            <w:noProof/>
            <w:webHidden/>
          </w:rPr>
          <w:fldChar w:fldCharType="end"/>
        </w:r>
      </w:hyperlink>
    </w:p>
    <w:p w14:paraId="28EE0659" w14:textId="4529A645" w:rsidR="009A0033" w:rsidRDefault="009A0033">
      <w:pPr>
        <w:pStyle w:val="TOC1"/>
        <w:tabs>
          <w:tab w:val="left" w:pos="400"/>
          <w:tab w:val="right" w:leader="dot" w:pos="9350"/>
        </w:tabs>
        <w:rPr>
          <w:rFonts w:ascii="Aptos" w:eastAsia="Yu Mincho" w:hAnsi="Aptos" w:cs="Arial"/>
          <w:b w:val="0"/>
          <w:caps w:val="0"/>
          <w:spacing w:val="0"/>
          <w:kern w:val="2"/>
          <w:sz w:val="24"/>
        </w:rPr>
      </w:pPr>
      <w:hyperlink w:anchor="_Toc209523231" w:history="1">
        <w:r w:rsidRPr="00917C1E">
          <w:rPr>
            <w:rStyle w:val="Hyperlink"/>
            <w:rFonts w:ascii="Arial" w:hAnsi="Arial" w:cs="Arial"/>
            <w:noProof/>
          </w:rPr>
          <w:t>5</w:t>
        </w:r>
        <w:r>
          <w:rPr>
            <w:rFonts w:ascii="Aptos" w:eastAsia="Yu Mincho" w:hAnsi="Aptos" w:cs="Arial"/>
            <w:b w:val="0"/>
            <w:caps w:val="0"/>
            <w:spacing w:val="0"/>
            <w:kern w:val="2"/>
            <w:sz w:val="24"/>
          </w:rPr>
          <w:tab/>
        </w:r>
        <w:r w:rsidRPr="00917C1E">
          <w:rPr>
            <w:rStyle w:val="Hyperlink"/>
            <w:rFonts w:ascii="Arial" w:hAnsi="Arial" w:cs="Arial"/>
            <w:noProof/>
          </w:rPr>
          <w:t>Cross-Functional Integration Requirements</w:t>
        </w:r>
        <w:r>
          <w:rPr>
            <w:noProof/>
            <w:webHidden/>
          </w:rPr>
          <w:tab/>
        </w:r>
        <w:r>
          <w:rPr>
            <w:noProof/>
            <w:webHidden/>
          </w:rPr>
          <w:fldChar w:fldCharType="begin"/>
        </w:r>
        <w:r>
          <w:rPr>
            <w:noProof/>
            <w:webHidden/>
          </w:rPr>
          <w:instrText xml:space="preserve"> PAGEREF _Toc209523231 \h </w:instrText>
        </w:r>
        <w:r>
          <w:rPr>
            <w:noProof/>
            <w:webHidden/>
          </w:rPr>
        </w:r>
        <w:r>
          <w:rPr>
            <w:noProof/>
            <w:webHidden/>
          </w:rPr>
          <w:fldChar w:fldCharType="separate"/>
        </w:r>
        <w:r>
          <w:rPr>
            <w:noProof/>
            <w:webHidden/>
          </w:rPr>
          <w:t>38</w:t>
        </w:r>
        <w:r>
          <w:rPr>
            <w:noProof/>
            <w:webHidden/>
          </w:rPr>
          <w:fldChar w:fldCharType="end"/>
        </w:r>
      </w:hyperlink>
    </w:p>
    <w:p w14:paraId="4E76516F" w14:textId="499BCBDC"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232" w:history="1">
        <w:r w:rsidRPr="00917C1E">
          <w:rPr>
            <w:rStyle w:val="Hyperlink"/>
            <w:rFonts w:ascii="Arial" w:hAnsi="Arial" w:cs="Arial"/>
            <w:b/>
            <w:noProof/>
          </w:rPr>
          <w:t>5.1</w:t>
        </w:r>
        <w:r>
          <w:rPr>
            <w:rFonts w:ascii="Aptos" w:eastAsia="Yu Mincho" w:hAnsi="Aptos" w:cs="Arial"/>
            <w:smallCaps w:val="0"/>
            <w:spacing w:val="0"/>
            <w:kern w:val="2"/>
            <w:sz w:val="24"/>
          </w:rPr>
          <w:tab/>
        </w:r>
        <w:r w:rsidRPr="00917C1E">
          <w:rPr>
            <w:rStyle w:val="Hyperlink"/>
            <w:rFonts w:ascii="Arial" w:hAnsi="Arial" w:cs="Arial"/>
            <w:b/>
            <w:noProof/>
          </w:rPr>
          <w:t>Design</w:t>
        </w:r>
        <w:r>
          <w:rPr>
            <w:noProof/>
            <w:webHidden/>
          </w:rPr>
          <w:tab/>
        </w:r>
        <w:r>
          <w:rPr>
            <w:noProof/>
            <w:webHidden/>
          </w:rPr>
          <w:fldChar w:fldCharType="begin"/>
        </w:r>
        <w:r>
          <w:rPr>
            <w:noProof/>
            <w:webHidden/>
          </w:rPr>
          <w:instrText xml:space="preserve"> PAGEREF _Toc209523232 \h </w:instrText>
        </w:r>
        <w:r>
          <w:rPr>
            <w:noProof/>
            <w:webHidden/>
          </w:rPr>
        </w:r>
        <w:r>
          <w:rPr>
            <w:noProof/>
            <w:webHidden/>
          </w:rPr>
          <w:fldChar w:fldCharType="separate"/>
        </w:r>
        <w:r>
          <w:rPr>
            <w:noProof/>
            <w:webHidden/>
          </w:rPr>
          <w:t>38</w:t>
        </w:r>
        <w:r>
          <w:rPr>
            <w:noProof/>
            <w:webHidden/>
          </w:rPr>
          <w:fldChar w:fldCharType="end"/>
        </w:r>
      </w:hyperlink>
    </w:p>
    <w:p w14:paraId="2C1EE5A5" w14:textId="0E2E6D32"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233" w:history="1">
        <w:r w:rsidRPr="00917C1E">
          <w:rPr>
            <w:rStyle w:val="Hyperlink"/>
            <w:rFonts w:ascii="Arial" w:hAnsi="Arial" w:cs="Arial"/>
            <w:b/>
            <w:noProof/>
          </w:rPr>
          <w:t>5.2</w:t>
        </w:r>
        <w:r>
          <w:rPr>
            <w:rFonts w:ascii="Aptos" w:eastAsia="Yu Mincho" w:hAnsi="Aptos" w:cs="Arial"/>
            <w:smallCaps w:val="0"/>
            <w:spacing w:val="0"/>
            <w:kern w:val="2"/>
            <w:sz w:val="24"/>
          </w:rPr>
          <w:tab/>
        </w:r>
        <w:r w:rsidRPr="00917C1E">
          <w:rPr>
            <w:rStyle w:val="Hyperlink"/>
            <w:rFonts w:ascii="Arial" w:hAnsi="Arial" w:cs="Arial"/>
            <w:b/>
            <w:noProof/>
          </w:rPr>
          <w:t>Procurement</w:t>
        </w:r>
        <w:r>
          <w:rPr>
            <w:noProof/>
            <w:webHidden/>
          </w:rPr>
          <w:tab/>
        </w:r>
        <w:r>
          <w:rPr>
            <w:noProof/>
            <w:webHidden/>
          </w:rPr>
          <w:fldChar w:fldCharType="begin"/>
        </w:r>
        <w:r>
          <w:rPr>
            <w:noProof/>
            <w:webHidden/>
          </w:rPr>
          <w:instrText xml:space="preserve"> PAGEREF _Toc209523233 \h </w:instrText>
        </w:r>
        <w:r>
          <w:rPr>
            <w:noProof/>
            <w:webHidden/>
          </w:rPr>
        </w:r>
        <w:r>
          <w:rPr>
            <w:noProof/>
            <w:webHidden/>
          </w:rPr>
          <w:fldChar w:fldCharType="separate"/>
        </w:r>
        <w:r>
          <w:rPr>
            <w:noProof/>
            <w:webHidden/>
          </w:rPr>
          <w:t>38</w:t>
        </w:r>
        <w:r>
          <w:rPr>
            <w:noProof/>
            <w:webHidden/>
          </w:rPr>
          <w:fldChar w:fldCharType="end"/>
        </w:r>
      </w:hyperlink>
    </w:p>
    <w:p w14:paraId="385CA802" w14:textId="2C408C2A"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234" w:history="1">
        <w:r w:rsidRPr="00917C1E">
          <w:rPr>
            <w:rStyle w:val="Hyperlink"/>
            <w:rFonts w:ascii="Arial" w:hAnsi="Arial" w:cs="Arial"/>
            <w:b/>
            <w:noProof/>
          </w:rPr>
          <w:t>5.3</w:t>
        </w:r>
        <w:r>
          <w:rPr>
            <w:rFonts w:ascii="Aptos" w:eastAsia="Yu Mincho" w:hAnsi="Aptos" w:cs="Arial"/>
            <w:smallCaps w:val="0"/>
            <w:spacing w:val="0"/>
            <w:kern w:val="2"/>
            <w:sz w:val="24"/>
          </w:rPr>
          <w:tab/>
        </w:r>
        <w:r w:rsidRPr="00917C1E">
          <w:rPr>
            <w:rStyle w:val="Hyperlink"/>
            <w:rFonts w:ascii="Arial" w:hAnsi="Arial" w:cs="Arial"/>
            <w:b/>
            <w:noProof/>
          </w:rPr>
          <w:t>Projects</w:t>
        </w:r>
        <w:r>
          <w:rPr>
            <w:noProof/>
            <w:webHidden/>
          </w:rPr>
          <w:tab/>
        </w:r>
        <w:r>
          <w:rPr>
            <w:noProof/>
            <w:webHidden/>
          </w:rPr>
          <w:fldChar w:fldCharType="begin"/>
        </w:r>
        <w:r>
          <w:rPr>
            <w:noProof/>
            <w:webHidden/>
          </w:rPr>
          <w:instrText xml:space="preserve"> PAGEREF _Toc209523234 \h </w:instrText>
        </w:r>
        <w:r>
          <w:rPr>
            <w:noProof/>
            <w:webHidden/>
          </w:rPr>
        </w:r>
        <w:r>
          <w:rPr>
            <w:noProof/>
            <w:webHidden/>
          </w:rPr>
          <w:fldChar w:fldCharType="separate"/>
        </w:r>
        <w:r>
          <w:rPr>
            <w:noProof/>
            <w:webHidden/>
          </w:rPr>
          <w:t>39</w:t>
        </w:r>
        <w:r>
          <w:rPr>
            <w:noProof/>
            <w:webHidden/>
          </w:rPr>
          <w:fldChar w:fldCharType="end"/>
        </w:r>
      </w:hyperlink>
    </w:p>
    <w:p w14:paraId="55A62FFD" w14:textId="22F4691A"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235" w:history="1">
        <w:r w:rsidRPr="00917C1E">
          <w:rPr>
            <w:rStyle w:val="Hyperlink"/>
            <w:rFonts w:ascii="Arial" w:hAnsi="Arial" w:cs="Arial"/>
            <w:b/>
            <w:noProof/>
          </w:rPr>
          <w:t>5.4</w:t>
        </w:r>
        <w:r>
          <w:rPr>
            <w:rFonts w:ascii="Aptos" w:eastAsia="Yu Mincho" w:hAnsi="Aptos" w:cs="Arial"/>
            <w:smallCaps w:val="0"/>
            <w:spacing w:val="0"/>
            <w:kern w:val="2"/>
            <w:sz w:val="24"/>
          </w:rPr>
          <w:tab/>
        </w:r>
        <w:r w:rsidRPr="00917C1E">
          <w:rPr>
            <w:rStyle w:val="Hyperlink"/>
            <w:rFonts w:ascii="Arial" w:hAnsi="Arial" w:cs="Arial"/>
            <w:b/>
            <w:noProof/>
          </w:rPr>
          <w:t>Manufacturing</w:t>
        </w:r>
        <w:r>
          <w:rPr>
            <w:noProof/>
            <w:webHidden/>
          </w:rPr>
          <w:tab/>
        </w:r>
        <w:r>
          <w:rPr>
            <w:noProof/>
            <w:webHidden/>
          </w:rPr>
          <w:fldChar w:fldCharType="begin"/>
        </w:r>
        <w:r>
          <w:rPr>
            <w:noProof/>
            <w:webHidden/>
          </w:rPr>
          <w:instrText xml:space="preserve"> PAGEREF _Toc209523235 \h </w:instrText>
        </w:r>
        <w:r>
          <w:rPr>
            <w:noProof/>
            <w:webHidden/>
          </w:rPr>
        </w:r>
        <w:r>
          <w:rPr>
            <w:noProof/>
            <w:webHidden/>
          </w:rPr>
          <w:fldChar w:fldCharType="separate"/>
        </w:r>
        <w:r>
          <w:rPr>
            <w:noProof/>
            <w:webHidden/>
          </w:rPr>
          <w:t>39</w:t>
        </w:r>
        <w:r>
          <w:rPr>
            <w:noProof/>
            <w:webHidden/>
          </w:rPr>
          <w:fldChar w:fldCharType="end"/>
        </w:r>
      </w:hyperlink>
    </w:p>
    <w:p w14:paraId="638BDFE3" w14:textId="21E51064"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236" w:history="1">
        <w:r w:rsidRPr="00917C1E">
          <w:rPr>
            <w:rStyle w:val="Hyperlink"/>
            <w:rFonts w:ascii="Arial" w:hAnsi="Arial" w:cs="Arial"/>
            <w:b/>
            <w:noProof/>
          </w:rPr>
          <w:t>5.5</w:t>
        </w:r>
        <w:r>
          <w:rPr>
            <w:rFonts w:ascii="Aptos" w:eastAsia="Yu Mincho" w:hAnsi="Aptos" w:cs="Arial"/>
            <w:smallCaps w:val="0"/>
            <w:spacing w:val="0"/>
            <w:kern w:val="2"/>
            <w:sz w:val="24"/>
          </w:rPr>
          <w:tab/>
        </w:r>
        <w:r w:rsidRPr="00917C1E">
          <w:rPr>
            <w:rStyle w:val="Hyperlink"/>
            <w:rFonts w:ascii="Arial" w:hAnsi="Arial" w:cs="Arial"/>
            <w:b/>
            <w:noProof/>
          </w:rPr>
          <w:t>Finance</w:t>
        </w:r>
        <w:r>
          <w:rPr>
            <w:noProof/>
            <w:webHidden/>
          </w:rPr>
          <w:tab/>
        </w:r>
        <w:r>
          <w:rPr>
            <w:noProof/>
            <w:webHidden/>
          </w:rPr>
          <w:fldChar w:fldCharType="begin"/>
        </w:r>
        <w:r>
          <w:rPr>
            <w:noProof/>
            <w:webHidden/>
          </w:rPr>
          <w:instrText xml:space="preserve"> PAGEREF _Toc209523236 \h </w:instrText>
        </w:r>
        <w:r>
          <w:rPr>
            <w:noProof/>
            <w:webHidden/>
          </w:rPr>
        </w:r>
        <w:r>
          <w:rPr>
            <w:noProof/>
            <w:webHidden/>
          </w:rPr>
          <w:fldChar w:fldCharType="separate"/>
        </w:r>
        <w:r>
          <w:rPr>
            <w:noProof/>
            <w:webHidden/>
          </w:rPr>
          <w:t>39</w:t>
        </w:r>
        <w:r>
          <w:rPr>
            <w:noProof/>
            <w:webHidden/>
          </w:rPr>
          <w:fldChar w:fldCharType="end"/>
        </w:r>
      </w:hyperlink>
    </w:p>
    <w:p w14:paraId="081905A6" w14:textId="3BC0BDC8"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237" w:history="1">
        <w:r w:rsidRPr="00917C1E">
          <w:rPr>
            <w:rStyle w:val="Hyperlink"/>
            <w:rFonts w:ascii="Arial" w:hAnsi="Arial" w:cs="Arial"/>
            <w:b/>
            <w:bCs/>
            <w:noProof/>
          </w:rPr>
          <w:t>5.6</w:t>
        </w:r>
        <w:r>
          <w:rPr>
            <w:rFonts w:ascii="Aptos" w:eastAsia="Yu Mincho" w:hAnsi="Aptos" w:cs="Arial"/>
            <w:smallCaps w:val="0"/>
            <w:spacing w:val="0"/>
            <w:kern w:val="2"/>
            <w:sz w:val="24"/>
          </w:rPr>
          <w:tab/>
        </w:r>
        <w:r w:rsidRPr="00917C1E">
          <w:rPr>
            <w:rStyle w:val="Hyperlink"/>
            <w:rFonts w:ascii="Arial" w:hAnsi="Arial" w:cs="Arial"/>
            <w:b/>
            <w:bCs/>
            <w:noProof/>
          </w:rPr>
          <w:t>Logistics</w:t>
        </w:r>
        <w:r>
          <w:rPr>
            <w:noProof/>
            <w:webHidden/>
          </w:rPr>
          <w:tab/>
        </w:r>
        <w:r>
          <w:rPr>
            <w:noProof/>
            <w:webHidden/>
          </w:rPr>
          <w:fldChar w:fldCharType="begin"/>
        </w:r>
        <w:r>
          <w:rPr>
            <w:noProof/>
            <w:webHidden/>
          </w:rPr>
          <w:instrText xml:space="preserve"> PAGEREF _Toc209523237 \h </w:instrText>
        </w:r>
        <w:r>
          <w:rPr>
            <w:noProof/>
            <w:webHidden/>
          </w:rPr>
        </w:r>
        <w:r>
          <w:rPr>
            <w:noProof/>
            <w:webHidden/>
          </w:rPr>
          <w:fldChar w:fldCharType="separate"/>
        </w:r>
        <w:r>
          <w:rPr>
            <w:noProof/>
            <w:webHidden/>
          </w:rPr>
          <w:t>39</w:t>
        </w:r>
        <w:r>
          <w:rPr>
            <w:noProof/>
            <w:webHidden/>
          </w:rPr>
          <w:fldChar w:fldCharType="end"/>
        </w:r>
      </w:hyperlink>
    </w:p>
    <w:p w14:paraId="42FA6049" w14:textId="0D670C6F" w:rsidR="009A0033" w:rsidRDefault="009A0033">
      <w:pPr>
        <w:pStyle w:val="TOC1"/>
        <w:tabs>
          <w:tab w:val="left" w:pos="400"/>
          <w:tab w:val="right" w:leader="dot" w:pos="9350"/>
        </w:tabs>
        <w:rPr>
          <w:rFonts w:ascii="Aptos" w:eastAsia="Yu Mincho" w:hAnsi="Aptos" w:cs="Arial"/>
          <w:b w:val="0"/>
          <w:caps w:val="0"/>
          <w:spacing w:val="0"/>
          <w:kern w:val="2"/>
          <w:sz w:val="24"/>
        </w:rPr>
      </w:pPr>
      <w:hyperlink w:anchor="_Toc209523238" w:history="1">
        <w:r w:rsidRPr="00917C1E">
          <w:rPr>
            <w:rStyle w:val="Hyperlink"/>
            <w:rFonts w:ascii="Arial" w:hAnsi="Arial" w:cs="Arial"/>
            <w:noProof/>
          </w:rPr>
          <w:t>6</w:t>
        </w:r>
        <w:r>
          <w:rPr>
            <w:rFonts w:ascii="Aptos" w:eastAsia="Yu Mincho" w:hAnsi="Aptos" w:cs="Arial"/>
            <w:b w:val="0"/>
            <w:caps w:val="0"/>
            <w:spacing w:val="0"/>
            <w:kern w:val="2"/>
            <w:sz w:val="24"/>
          </w:rPr>
          <w:tab/>
        </w:r>
        <w:r w:rsidRPr="00917C1E">
          <w:rPr>
            <w:rStyle w:val="Hyperlink"/>
            <w:rFonts w:ascii="Arial" w:hAnsi="Arial" w:cs="Arial"/>
            <w:noProof/>
          </w:rPr>
          <w:t>In-Scope Functional Requirements</w:t>
        </w:r>
        <w:r>
          <w:rPr>
            <w:noProof/>
            <w:webHidden/>
          </w:rPr>
          <w:tab/>
        </w:r>
        <w:r>
          <w:rPr>
            <w:noProof/>
            <w:webHidden/>
          </w:rPr>
          <w:fldChar w:fldCharType="begin"/>
        </w:r>
        <w:r>
          <w:rPr>
            <w:noProof/>
            <w:webHidden/>
          </w:rPr>
          <w:instrText xml:space="preserve"> PAGEREF _Toc209523238 \h </w:instrText>
        </w:r>
        <w:r>
          <w:rPr>
            <w:noProof/>
            <w:webHidden/>
          </w:rPr>
        </w:r>
        <w:r>
          <w:rPr>
            <w:noProof/>
            <w:webHidden/>
          </w:rPr>
          <w:fldChar w:fldCharType="separate"/>
        </w:r>
        <w:r>
          <w:rPr>
            <w:noProof/>
            <w:webHidden/>
          </w:rPr>
          <w:t>39</w:t>
        </w:r>
        <w:r>
          <w:rPr>
            <w:noProof/>
            <w:webHidden/>
          </w:rPr>
          <w:fldChar w:fldCharType="end"/>
        </w:r>
      </w:hyperlink>
    </w:p>
    <w:p w14:paraId="1A4CA617" w14:textId="5D35D725"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239" w:history="1">
        <w:r w:rsidRPr="00917C1E">
          <w:rPr>
            <w:rStyle w:val="Hyperlink"/>
            <w:rFonts w:ascii="Arial" w:hAnsi="Arial" w:cs="Arial"/>
            <w:b/>
            <w:noProof/>
          </w:rPr>
          <w:t>6.1</w:t>
        </w:r>
        <w:r>
          <w:rPr>
            <w:rFonts w:ascii="Aptos" w:eastAsia="Yu Mincho" w:hAnsi="Aptos" w:cs="Arial"/>
            <w:smallCaps w:val="0"/>
            <w:spacing w:val="0"/>
            <w:kern w:val="2"/>
            <w:sz w:val="24"/>
          </w:rPr>
          <w:tab/>
        </w:r>
        <w:r w:rsidRPr="00917C1E">
          <w:rPr>
            <w:rStyle w:val="Hyperlink"/>
            <w:rFonts w:ascii="Arial" w:hAnsi="Arial" w:cs="Arial"/>
            <w:b/>
            <w:noProof/>
          </w:rPr>
          <w:t>Product Group Management</w:t>
        </w:r>
        <w:r>
          <w:rPr>
            <w:noProof/>
            <w:webHidden/>
          </w:rPr>
          <w:tab/>
        </w:r>
        <w:r>
          <w:rPr>
            <w:noProof/>
            <w:webHidden/>
          </w:rPr>
          <w:fldChar w:fldCharType="begin"/>
        </w:r>
        <w:r>
          <w:rPr>
            <w:noProof/>
            <w:webHidden/>
          </w:rPr>
          <w:instrText xml:space="preserve"> PAGEREF _Toc209523239 \h </w:instrText>
        </w:r>
        <w:r>
          <w:rPr>
            <w:noProof/>
            <w:webHidden/>
          </w:rPr>
        </w:r>
        <w:r>
          <w:rPr>
            <w:noProof/>
            <w:webHidden/>
          </w:rPr>
          <w:fldChar w:fldCharType="separate"/>
        </w:r>
        <w:r>
          <w:rPr>
            <w:noProof/>
            <w:webHidden/>
          </w:rPr>
          <w:t>39</w:t>
        </w:r>
        <w:r>
          <w:rPr>
            <w:noProof/>
            <w:webHidden/>
          </w:rPr>
          <w:fldChar w:fldCharType="end"/>
        </w:r>
      </w:hyperlink>
    </w:p>
    <w:p w14:paraId="098C8478" w14:textId="03B3DC9C"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240" w:history="1">
        <w:r w:rsidRPr="00917C1E">
          <w:rPr>
            <w:rStyle w:val="Hyperlink"/>
            <w:rFonts w:ascii="Arial" w:hAnsi="Arial" w:cs="Arial"/>
            <w:b/>
            <w:noProof/>
          </w:rPr>
          <w:t>6.2</w:t>
        </w:r>
        <w:r>
          <w:rPr>
            <w:rFonts w:ascii="Aptos" w:eastAsia="Yu Mincho" w:hAnsi="Aptos" w:cs="Arial"/>
            <w:smallCaps w:val="0"/>
            <w:spacing w:val="0"/>
            <w:kern w:val="2"/>
            <w:sz w:val="24"/>
          </w:rPr>
          <w:tab/>
        </w:r>
        <w:r w:rsidRPr="00917C1E">
          <w:rPr>
            <w:rStyle w:val="Hyperlink"/>
            <w:rFonts w:ascii="Arial" w:hAnsi="Arial" w:cs="Arial"/>
            <w:b/>
            <w:noProof/>
          </w:rPr>
          <w:t>Warehouse Layout Import</w:t>
        </w:r>
        <w:r>
          <w:rPr>
            <w:noProof/>
            <w:webHidden/>
          </w:rPr>
          <w:tab/>
        </w:r>
        <w:r>
          <w:rPr>
            <w:noProof/>
            <w:webHidden/>
          </w:rPr>
          <w:fldChar w:fldCharType="begin"/>
        </w:r>
        <w:r>
          <w:rPr>
            <w:noProof/>
            <w:webHidden/>
          </w:rPr>
          <w:instrText xml:space="preserve"> PAGEREF _Toc209523240 \h </w:instrText>
        </w:r>
        <w:r>
          <w:rPr>
            <w:noProof/>
            <w:webHidden/>
          </w:rPr>
        </w:r>
        <w:r>
          <w:rPr>
            <w:noProof/>
            <w:webHidden/>
          </w:rPr>
          <w:fldChar w:fldCharType="separate"/>
        </w:r>
        <w:r>
          <w:rPr>
            <w:noProof/>
            <w:webHidden/>
          </w:rPr>
          <w:t>40</w:t>
        </w:r>
        <w:r>
          <w:rPr>
            <w:noProof/>
            <w:webHidden/>
          </w:rPr>
          <w:fldChar w:fldCharType="end"/>
        </w:r>
      </w:hyperlink>
    </w:p>
    <w:p w14:paraId="6EC2A756" w14:textId="25AD1BCB"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241" w:history="1">
        <w:r w:rsidRPr="00917C1E">
          <w:rPr>
            <w:rStyle w:val="Hyperlink"/>
            <w:rFonts w:ascii="Arial" w:hAnsi="Arial" w:cs="Arial"/>
            <w:b/>
            <w:noProof/>
          </w:rPr>
          <w:t>6.3</w:t>
        </w:r>
        <w:r>
          <w:rPr>
            <w:rFonts w:ascii="Aptos" w:eastAsia="Yu Mincho" w:hAnsi="Aptos" w:cs="Arial"/>
            <w:smallCaps w:val="0"/>
            <w:spacing w:val="0"/>
            <w:kern w:val="2"/>
            <w:sz w:val="24"/>
          </w:rPr>
          <w:tab/>
        </w:r>
        <w:r w:rsidRPr="00917C1E">
          <w:rPr>
            <w:rStyle w:val="Hyperlink"/>
            <w:rFonts w:ascii="Arial" w:hAnsi="Arial" w:cs="Arial"/>
            <w:b/>
            <w:noProof/>
          </w:rPr>
          <w:t>2D Layout Editor (Web-Based Designer Platform)</w:t>
        </w:r>
        <w:r>
          <w:rPr>
            <w:noProof/>
            <w:webHidden/>
          </w:rPr>
          <w:tab/>
        </w:r>
        <w:r>
          <w:rPr>
            <w:noProof/>
            <w:webHidden/>
          </w:rPr>
          <w:fldChar w:fldCharType="begin"/>
        </w:r>
        <w:r>
          <w:rPr>
            <w:noProof/>
            <w:webHidden/>
          </w:rPr>
          <w:instrText xml:space="preserve"> PAGEREF _Toc209523241 \h </w:instrText>
        </w:r>
        <w:r>
          <w:rPr>
            <w:noProof/>
            <w:webHidden/>
          </w:rPr>
        </w:r>
        <w:r>
          <w:rPr>
            <w:noProof/>
            <w:webHidden/>
          </w:rPr>
          <w:fldChar w:fldCharType="separate"/>
        </w:r>
        <w:r>
          <w:rPr>
            <w:noProof/>
            <w:webHidden/>
          </w:rPr>
          <w:t>40</w:t>
        </w:r>
        <w:r>
          <w:rPr>
            <w:noProof/>
            <w:webHidden/>
          </w:rPr>
          <w:fldChar w:fldCharType="end"/>
        </w:r>
      </w:hyperlink>
    </w:p>
    <w:p w14:paraId="3C9A93D7" w14:textId="68410638"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242" w:history="1">
        <w:r w:rsidRPr="00917C1E">
          <w:rPr>
            <w:rStyle w:val="Hyperlink"/>
            <w:rFonts w:ascii="Arial" w:hAnsi="Arial" w:cs="Arial"/>
            <w:b/>
            <w:noProof/>
          </w:rPr>
          <w:t>6.4</w:t>
        </w:r>
        <w:r>
          <w:rPr>
            <w:rFonts w:ascii="Aptos" w:eastAsia="Yu Mincho" w:hAnsi="Aptos" w:cs="Arial"/>
            <w:smallCaps w:val="0"/>
            <w:spacing w:val="0"/>
            <w:kern w:val="2"/>
            <w:sz w:val="24"/>
          </w:rPr>
          <w:tab/>
        </w:r>
        <w:r w:rsidRPr="00917C1E">
          <w:rPr>
            <w:rStyle w:val="Hyperlink"/>
            <w:rFonts w:ascii="Arial" w:hAnsi="Arial" w:cs="Arial"/>
            <w:b/>
            <w:noProof/>
          </w:rPr>
          <w:t>General Assembly / 3D Viewer</w:t>
        </w:r>
        <w:r>
          <w:rPr>
            <w:noProof/>
            <w:webHidden/>
          </w:rPr>
          <w:tab/>
        </w:r>
        <w:r>
          <w:rPr>
            <w:noProof/>
            <w:webHidden/>
          </w:rPr>
          <w:fldChar w:fldCharType="begin"/>
        </w:r>
        <w:r>
          <w:rPr>
            <w:noProof/>
            <w:webHidden/>
          </w:rPr>
          <w:instrText xml:space="preserve"> PAGEREF _Toc209523242 \h </w:instrText>
        </w:r>
        <w:r>
          <w:rPr>
            <w:noProof/>
            <w:webHidden/>
          </w:rPr>
        </w:r>
        <w:r>
          <w:rPr>
            <w:noProof/>
            <w:webHidden/>
          </w:rPr>
          <w:fldChar w:fldCharType="separate"/>
        </w:r>
        <w:r>
          <w:rPr>
            <w:noProof/>
            <w:webHidden/>
          </w:rPr>
          <w:t>40</w:t>
        </w:r>
        <w:r>
          <w:rPr>
            <w:noProof/>
            <w:webHidden/>
          </w:rPr>
          <w:fldChar w:fldCharType="end"/>
        </w:r>
      </w:hyperlink>
    </w:p>
    <w:p w14:paraId="112673DA" w14:textId="7499DDC5"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243" w:history="1">
        <w:r w:rsidRPr="00917C1E">
          <w:rPr>
            <w:rStyle w:val="Hyperlink"/>
            <w:rFonts w:ascii="Arial" w:hAnsi="Arial" w:cs="Arial"/>
            <w:b/>
            <w:noProof/>
          </w:rPr>
          <w:t>6.5</w:t>
        </w:r>
        <w:r>
          <w:rPr>
            <w:rFonts w:ascii="Aptos" w:eastAsia="Yu Mincho" w:hAnsi="Aptos" w:cs="Arial"/>
            <w:smallCaps w:val="0"/>
            <w:spacing w:val="0"/>
            <w:kern w:val="2"/>
            <w:sz w:val="24"/>
          </w:rPr>
          <w:tab/>
        </w:r>
        <w:r w:rsidRPr="00917C1E">
          <w:rPr>
            <w:rStyle w:val="Hyperlink"/>
            <w:rFonts w:ascii="Arial" w:hAnsi="Arial" w:cs="Arial"/>
            <w:b/>
            <w:noProof/>
          </w:rPr>
          <w:t>BOM Generation</w:t>
        </w:r>
        <w:r>
          <w:rPr>
            <w:noProof/>
            <w:webHidden/>
          </w:rPr>
          <w:tab/>
        </w:r>
        <w:r>
          <w:rPr>
            <w:noProof/>
            <w:webHidden/>
          </w:rPr>
          <w:fldChar w:fldCharType="begin"/>
        </w:r>
        <w:r>
          <w:rPr>
            <w:noProof/>
            <w:webHidden/>
          </w:rPr>
          <w:instrText xml:space="preserve"> PAGEREF _Toc209523243 \h </w:instrText>
        </w:r>
        <w:r>
          <w:rPr>
            <w:noProof/>
            <w:webHidden/>
          </w:rPr>
        </w:r>
        <w:r>
          <w:rPr>
            <w:noProof/>
            <w:webHidden/>
          </w:rPr>
          <w:fldChar w:fldCharType="separate"/>
        </w:r>
        <w:r>
          <w:rPr>
            <w:noProof/>
            <w:webHidden/>
          </w:rPr>
          <w:t>40</w:t>
        </w:r>
        <w:r>
          <w:rPr>
            <w:noProof/>
            <w:webHidden/>
          </w:rPr>
          <w:fldChar w:fldCharType="end"/>
        </w:r>
      </w:hyperlink>
    </w:p>
    <w:p w14:paraId="0B373662" w14:textId="5157ED0E"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244" w:history="1">
        <w:r w:rsidRPr="00917C1E">
          <w:rPr>
            <w:rStyle w:val="Hyperlink"/>
            <w:rFonts w:ascii="Arial" w:hAnsi="Arial" w:cs="Arial"/>
            <w:b/>
            <w:noProof/>
          </w:rPr>
          <w:t>6.6</w:t>
        </w:r>
        <w:r>
          <w:rPr>
            <w:rFonts w:ascii="Aptos" w:eastAsia="Yu Mincho" w:hAnsi="Aptos" w:cs="Arial"/>
            <w:smallCaps w:val="0"/>
            <w:spacing w:val="0"/>
            <w:kern w:val="2"/>
            <w:sz w:val="24"/>
          </w:rPr>
          <w:tab/>
        </w:r>
        <w:r w:rsidRPr="00917C1E">
          <w:rPr>
            <w:rStyle w:val="Hyperlink"/>
            <w:rFonts w:ascii="Arial" w:hAnsi="Arial" w:cs="Arial"/>
            <w:b/>
            <w:noProof/>
          </w:rPr>
          <w:t>Reckoner Utility</w:t>
        </w:r>
        <w:r>
          <w:rPr>
            <w:noProof/>
            <w:webHidden/>
          </w:rPr>
          <w:tab/>
        </w:r>
        <w:r>
          <w:rPr>
            <w:noProof/>
            <w:webHidden/>
          </w:rPr>
          <w:fldChar w:fldCharType="begin"/>
        </w:r>
        <w:r>
          <w:rPr>
            <w:noProof/>
            <w:webHidden/>
          </w:rPr>
          <w:instrText xml:space="preserve"> PAGEREF _Toc209523244 \h </w:instrText>
        </w:r>
        <w:r>
          <w:rPr>
            <w:noProof/>
            <w:webHidden/>
          </w:rPr>
        </w:r>
        <w:r>
          <w:rPr>
            <w:noProof/>
            <w:webHidden/>
          </w:rPr>
          <w:fldChar w:fldCharType="separate"/>
        </w:r>
        <w:r>
          <w:rPr>
            <w:noProof/>
            <w:webHidden/>
          </w:rPr>
          <w:t>40</w:t>
        </w:r>
        <w:r>
          <w:rPr>
            <w:noProof/>
            <w:webHidden/>
          </w:rPr>
          <w:fldChar w:fldCharType="end"/>
        </w:r>
      </w:hyperlink>
    </w:p>
    <w:p w14:paraId="602E0C51" w14:textId="424A37BF"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245" w:history="1">
        <w:r w:rsidRPr="00917C1E">
          <w:rPr>
            <w:rStyle w:val="Hyperlink"/>
            <w:rFonts w:ascii="Arial" w:hAnsi="Arial" w:cs="Arial"/>
            <w:b/>
            <w:noProof/>
          </w:rPr>
          <w:t>6.7</w:t>
        </w:r>
        <w:r>
          <w:rPr>
            <w:rFonts w:ascii="Aptos" w:eastAsia="Yu Mincho" w:hAnsi="Aptos" w:cs="Arial"/>
            <w:smallCaps w:val="0"/>
            <w:spacing w:val="0"/>
            <w:kern w:val="2"/>
            <w:sz w:val="24"/>
          </w:rPr>
          <w:tab/>
        </w:r>
        <w:r w:rsidRPr="00917C1E">
          <w:rPr>
            <w:rStyle w:val="Hyperlink"/>
            <w:rFonts w:ascii="Arial" w:hAnsi="Arial" w:cs="Arial"/>
            <w:b/>
            <w:noProof/>
          </w:rPr>
          <w:t>Export Capabilities</w:t>
        </w:r>
        <w:r>
          <w:rPr>
            <w:noProof/>
            <w:webHidden/>
          </w:rPr>
          <w:tab/>
        </w:r>
        <w:r>
          <w:rPr>
            <w:noProof/>
            <w:webHidden/>
          </w:rPr>
          <w:fldChar w:fldCharType="begin"/>
        </w:r>
        <w:r>
          <w:rPr>
            <w:noProof/>
            <w:webHidden/>
          </w:rPr>
          <w:instrText xml:space="preserve"> PAGEREF _Toc209523245 \h </w:instrText>
        </w:r>
        <w:r>
          <w:rPr>
            <w:noProof/>
            <w:webHidden/>
          </w:rPr>
        </w:r>
        <w:r>
          <w:rPr>
            <w:noProof/>
            <w:webHidden/>
          </w:rPr>
          <w:fldChar w:fldCharType="separate"/>
        </w:r>
        <w:r>
          <w:rPr>
            <w:noProof/>
            <w:webHidden/>
          </w:rPr>
          <w:t>40</w:t>
        </w:r>
        <w:r>
          <w:rPr>
            <w:noProof/>
            <w:webHidden/>
          </w:rPr>
          <w:fldChar w:fldCharType="end"/>
        </w:r>
      </w:hyperlink>
    </w:p>
    <w:p w14:paraId="619B5A89" w14:textId="7DE06A90"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246" w:history="1">
        <w:r w:rsidRPr="00917C1E">
          <w:rPr>
            <w:rStyle w:val="Hyperlink"/>
            <w:rFonts w:ascii="Arial" w:hAnsi="Arial" w:cs="Arial"/>
            <w:b/>
            <w:noProof/>
          </w:rPr>
          <w:t>6.8</w:t>
        </w:r>
        <w:r>
          <w:rPr>
            <w:rFonts w:ascii="Aptos" w:eastAsia="Yu Mincho" w:hAnsi="Aptos" w:cs="Arial"/>
            <w:smallCaps w:val="0"/>
            <w:spacing w:val="0"/>
            <w:kern w:val="2"/>
            <w:sz w:val="24"/>
          </w:rPr>
          <w:tab/>
        </w:r>
        <w:r w:rsidRPr="00917C1E">
          <w:rPr>
            <w:rStyle w:val="Hyperlink"/>
            <w:rFonts w:ascii="Arial" w:hAnsi="Arial" w:cs="Arial"/>
            <w:b/>
            <w:noProof/>
          </w:rPr>
          <w:t xml:space="preserve">Deployment </w:t>
        </w:r>
        <w:r w:rsidRPr="00917C1E">
          <w:rPr>
            <w:rStyle w:val="Hyperlink"/>
            <w:rFonts w:ascii="Arial" w:hAnsi="Arial" w:cs="Arial"/>
            <w:b/>
            <w:bCs/>
            <w:noProof/>
          </w:rPr>
          <w:t>of</w:t>
        </w:r>
        <w:r w:rsidRPr="00917C1E">
          <w:rPr>
            <w:rStyle w:val="Hyperlink"/>
            <w:rFonts w:ascii="Arial" w:hAnsi="Arial" w:cs="Arial"/>
            <w:b/>
            <w:noProof/>
          </w:rPr>
          <w:t xml:space="preserve"> Power Users</w:t>
        </w:r>
        <w:r>
          <w:rPr>
            <w:noProof/>
            <w:webHidden/>
          </w:rPr>
          <w:tab/>
        </w:r>
        <w:r>
          <w:rPr>
            <w:noProof/>
            <w:webHidden/>
          </w:rPr>
          <w:fldChar w:fldCharType="begin"/>
        </w:r>
        <w:r>
          <w:rPr>
            <w:noProof/>
            <w:webHidden/>
          </w:rPr>
          <w:instrText xml:space="preserve"> PAGEREF _Toc209523246 \h </w:instrText>
        </w:r>
        <w:r>
          <w:rPr>
            <w:noProof/>
            <w:webHidden/>
          </w:rPr>
        </w:r>
        <w:r>
          <w:rPr>
            <w:noProof/>
            <w:webHidden/>
          </w:rPr>
          <w:fldChar w:fldCharType="separate"/>
        </w:r>
        <w:r>
          <w:rPr>
            <w:noProof/>
            <w:webHidden/>
          </w:rPr>
          <w:t>41</w:t>
        </w:r>
        <w:r>
          <w:rPr>
            <w:noProof/>
            <w:webHidden/>
          </w:rPr>
          <w:fldChar w:fldCharType="end"/>
        </w:r>
      </w:hyperlink>
    </w:p>
    <w:p w14:paraId="1FED352E" w14:textId="30A50891" w:rsidR="009A0033" w:rsidRDefault="009A0033">
      <w:pPr>
        <w:pStyle w:val="TOC1"/>
        <w:tabs>
          <w:tab w:val="left" w:pos="400"/>
          <w:tab w:val="right" w:leader="dot" w:pos="9350"/>
        </w:tabs>
        <w:rPr>
          <w:rFonts w:ascii="Aptos" w:eastAsia="Yu Mincho" w:hAnsi="Aptos" w:cs="Arial"/>
          <w:b w:val="0"/>
          <w:caps w:val="0"/>
          <w:spacing w:val="0"/>
          <w:kern w:val="2"/>
          <w:sz w:val="24"/>
        </w:rPr>
      </w:pPr>
      <w:hyperlink w:anchor="_Toc209523247" w:history="1">
        <w:r w:rsidRPr="00917C1E">
          <w:rPr>
            <w:rStyle w:val="Hyperlink"/>
            <w:rFonts w:ascii="Arial" w:hAnsi="Arial" w:cs="Arial"/>
            <w:noProof/>
          </w:rPr>
          <w:t>7</w:t>
        </w:r>
        <w:r>
          <w:rPr>
            <w:rFonts w:ascii="Aptos" w:eastAsia="Yu Mincho" w:hAnsi="Aptos" w:cs="Arial"/>
            <w:b w:val="0"/>
            <w:caps w:val="0"/>
            <w:spacing w:val="0"/>
            <w:kern w:val="2"/>
            <w:sz w:val="24"/>
          </w:rPr>
          <w:tab/>
        </w:r>
        <w:r w:rsidRPr="00917C1E">
          <w:rPr>
            <w:rStyle w:val="Hyperlink"/>
            <w:rFonts w:ascii="Arial" w:hAnsi="Arial" w:cs="Arial"/>
            <w:noProof/>
          </w:rPr>
          <w:t>Technical Requirements</w:t>
        </w:r>
        <w:r>
          <w:rPr>
            <w:noProof/>
            <w:webHidden/>
          </w:rPr>
          <w:tab/>
        </w:r>
        <w:r>
          <w:rPr>
            <w:noProof/>
            <w:webHidden/>
          </w:rPr>
          <w:fldChar w:fldCharType="begin"/>
        </w:r>
        <w:r>
          <w:rPr>
            <w:noProof/>
            <w:webHidden/>
          </w:rPr>
          <w:instrText xml:space="preserve"> PAGEREF _Toc209523247 \h </w:instrText>
        </w:r>
        <w:r>
          <w:rPr>
            <w:noProof/>
            <w:webHidden/>
          </w:rPr>
        </w:r>
        <w:r>
          <w:rPr>
            <w:noProof/>
            <w:webHidden/>
          </w:rPr>
          <w:fldChar w:fldCharType="separate"/>
        </w:r>
        <w:r>
          <w:rPr>
            <w:noProof/>
            <w:webHidden/>
          </w:rPr>
          <w:t>41</w:t>
        </w:r>
        <w:r>
          <w:rPr>
            <w:noProof/>
            <w:webHidden/>
          </w:rPr>
          <w:fldChar w:fldCharType="end"/>
        </w:r>
      </w:hyperlink>
    </w:p>
    <w:p w14:paraId="6A1DDF67" w14:textId="197CC19E"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248" w:history="1">
        <w:r w:rsidRPr="00917C1E">
          <w:rPr>
            <w:rStyle w:val="Hyperlink"/>
            <w:rFonts w:ascii="Arial" w:hAnsi="Arial" w:cs="Arial"/>
            <w:b/>
            <w:noProof/>
          </w:rPr>
          <w:t>7.1</w:t>
        </w:r>
        <w:r>
          <w:rPr>
            <w:rFonts w:ascii="Aptos" w:eastAsia="Yu Mincho" w:hAnsi="Aptos" w:cs="Arial"/>
            <w:smallCaps w:val="0"/>
            <w:spacing w:val="0"/>
            <w:kern w:val="2"/>
            <w:sz w:val="24"/>
          </w:rPr>
          <w:tab/>
        </w:r>
        <w:r w:rsidRPr="00917C1E">
          <w:rPr>
            <w:rStyle w:val="Hyperlink"/>
            <w:rFonts w:ascii="Arial" w:hAnsi="Arial" w:cs="Arial"/>
            <w:b/>
            <w:noProof/>
          </w:rPr>
          <w:t>Browser Compatibility</w:t>
        </w:r>
        <w:r>
          <w:rPr>
            <w:noProof/>
            <w:webHidden/>
          </w:rPr>
          <w:tab/>
        </w:r>
        <w:r>
          <w:rPr>
            <w:noProof/>
            <w:webHidden/>
          </w:rPr>
          <w:fldChar w:fldCharType="begin"/>
        </w:r>
        <w:r>
          <w:rPr>
            <w:noProof/>
            <w:webHidden/>
          </w:rPr>
          <w:instrText xml:space="preserve"> PAGEREF _Toc209523248 \h </w:instrText>
        </w:r>
        <w:r>
          <w:rPr>
            <w:noProof/>
            <w:webHidden/>
          </w:rPr>
        </w:r>
        <w:r>
          <w:rPr>
            <w:noProof/>
            <w:webHidden/>
          </w:rPr>
          <w:fldChar w:fldCharType="separate"/>
        </w:r>
        <w:r>
          <w:rPr>
            <w:noProof/>
            <w:webHidden/>
          </w:rPr>
          <w:t>41</w:t>
        </w:r>
        <w:r>
          <w:rPr>
            <w:noProof/>
            <w:webHidden/>
          </w:rPr>
          <w:fldChar w:fldCharType="end"/>
        </w:r>
      </w:hyperlink>
    </w:p>
    <w:p w14:paraId="17106D61" w14:textId="7DDE8076"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249" w:history="1">
        <w:r w:rsidRPr="00917C1E">
          <w:rPr>
            <w:rStyle w:val="Hyperlink"/>
            <w:rFonts w:ascii="Arial" w:hAnsi="Arial" w:cs="Arial"/>
            <w:b/>
            <w:noProof/>
          </w:rPr>
          <w:t>7.2</w:t>
        </w:r>
        <w:r>
          <w:rPr>
            <w:rFonts w:ascii="Aptos" w:eastAsia="Yu Mincho" w:hAnsi="Aptos" w:cs="Arial"/>
            <w:smallCaps w:val="0"/>
            <w:spacing w:val="0"/>
            <w:kern w:val="2"/>
            <w:sz w:val="24"/>
          </w:rPr>
          <w:tab/>
        </w:r>
        <w:r w:rsidRPr="00917C1E">
          <w:rPr>
            <w:rStyle w:val="Hyperlink"/>
            <w:rFonts w:ascii="Arial" w:hAnsi="Arial" w:cs="Arial"/>
            <w:b/>
            <w:noProof/>
          </w:rPr>
          <w:t>Authentication and Access Control</w:t>
        </w:r>
        <w:r>
          <w:rPr>
            <w:noProof/>
            <w:webHidden/>
          </w:rPr>
          <w:tab/>
        </w:r>
        <w:r>
          <w:rPr>
            <w:noProof/>
            <w:webHidden/>
          </w:rPr>
          <w:fldChar w:fldCharType="begin"/>
        </w:r>
        <w:r>
          <w:rPr>
            <w:noProof/>
            <w:webHidden/>
          </w:rPr>
          <w:instrText xml:space="preserve"> PAGEREF _Toc209523249 \h </w:instrText>
        </w:r>
        <w:r>
          <w:rPr>
            <w:noProof/>
            <w:webHidden/>
          </w:rPr>
        </w:r>
        <w:r>
          <w:rPr>
            <w:noProof/>
            <w:webHidden/>
          </w:rPr>
          <w:fldChar w:fldCharType="separate"/>
        </w:r>
        <w:r>
          <w:rPr>
            <w:noProof/>
            <w:webHidden/>
          </w:rPr>
          <w:t>41</w:t>
        </w:r>
        <w:r>
          <w:rPr>
            <w:noProof/>
            <w:webHidden/>
          </w:rPr>
          <w:fldChar w:fldCharType="end"/>
        </w:r>
      </w:hyperlink>
    </w:p>
    <w:p w14:paraId="6C40D87C" w14:textId="1A284576"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250" w:history="1">
        <w:r w:rsidRPr="00917C1E">
          <w:rPr>
            <w:rStyle w:val="Hyperlink"/>
            <w:rFonts w:ascii="Arial" w:hAnsi="Arial" w:cs="Arial"/>
            <w:b/>
            <w:noProof/>
          </w:rPr>
          <w:t>7.3</w:t>
        </w:r>
        <w:r>
          <w:rPr>
            <w:rFonts w:ascii="Aptos" w:eastAsia="Yu Mincho" w:hAnsi="Aptos" w:cs="Arial"/>
            <w:smallCaps w:val="0"/>
            <w:spacing w:val="0"/>
            <w:kern w:val="2"/>
            <w:sz w:val="24"/>
          </w:rPr>
          <w:tab/>
        </w:r>
        <w:r w:rsidRPr="00917C1E">
          <w:rPr>
            <w:rStyle w:val="Hyperlink"/>
            <w:rFonts w:ascii="Arial" w:hAnsi="Arial" w:cs="Arial"/>
            <w:b/>
            <w:noProof/>
          </w:rPr>
          <w:t>Compatibility Requirements</w:t>
        </w:r>
        <w:r>
          <w:rPr>
            <w:noProof/>
            <w:webHidden/>
          </w:rPr>
          <w:tab/>
        </w:r>
        <w:r>
          <w:rPr>
            <w:noProof/>
            <w:webHidden/>
          </w:rPr>
          <w:fldChar w:fldCharType="begin"/>
        </w:r>
        <w:r>
          <w:rPr>
            <w:noProof/>
            <w:webHidden/>
          </w:rPr>
          <w:instrText xml:space="preserve"> PAGEREF _Toc209523250 \h </w:instrText>
        </w:r>
        <w:r>
          <w:rPr>
            <w:noProof/>
            <w:webHidden/>
          </w:rPr>
        </w:r>
        <w:r>
          <w:rPr>
            <w:noProof/>
            <w:webHidden/>
          </w:rPr>
          <w:fldChar w:fldCharType="separate"/>
        </w:r>
        <w:r>
          <w:rPr>
            <w:noProof/>
            <w:webHidden/>
          </w:rPr>
          <w:t>41</w:t>
        </w:r>
        <w:r>
          <w:rPr>
            <w:noProof/>
            <w:webHidden/>
          </w:rPr>
          <w:fldChar w:fldCharType="end"/>
        </w:r>
      </w:hyperlink>
    </w:p>
    <w:p w14:paraId="0EBDFA5F" w14:textId="3797E4A2"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251" w:history="1">
        <w:r w:rsidRPr="00917C1E">
          <w:rPr>
            <w:rStyle w:val="Hyperlink"/>
            <w:rFonts w:ascii="Arial" w:hAnsi="Arial" w:cs="Arial"/>
            <w:b/>
            <w:noProof/>
          </w:rPr>
          <w:t>7.4</w:t>
        </w:r>
        <w:r>
          <w:rPr>
            <w:rFonts w:ascii="Aptos" w:eastAsia="Yu Mincho" w:hAnsi="Aptos" w:cs="Arial"/>
            <w:smallCaps w:val="0"/>
            <w:spacing w:val="0"/>
            <w:kern w:val="2"/>
            <w:sz w:val="24"/>
          </w:rPr>
          <w:tab/>
        </w:r>
        <w:r w:rsidRPr="00917C1E">
          <w:rPr>
            <w:rStyle w:val="Hyperlink"/>
            <w:rFonts w:ascii="Arial" w:hAnsi="Arial" w:cs="Arial"/>
            <w:b/>
            <w:noProof/>
          </w:rPr>
          <w:t>Performance Requirements</w:t>
        </w:r>
        <w:r>
          <w:rPr>
            <w:noProof/>
            <w:webHidden/>
          </w:rPr>
          <w:tab/>
        </w:r>
        <w:r>
          <w:rPr>
            <w:noProof/>
            <w:webHidden/>
          </w:rPr>
          <w:fldChar w:fldCharType="begin"/>
        </w:r>
        <w:r>
          <w:rPr>
            <w:noProof/>
            <w:webHidden/>
          </w:rPr>
          <w:instrText xml:space="preserve"> PAGEREF _Toc209523251 \h </w:instrText>
        </w:r>
        <w:r>
          <w:rPr>
            <w:noProof/>
            <w:webHidden/>
          </w:rPr>
        </w:r>
        <w:r>
          <w:rPr>
            <w:noProof/>
            <w:webHidden/>
          </w:rPr>
          <w:fldChar w:fldCharType="separate"/>
        </w:r>
        <w:r>
          <w:rPr>
            <w:noProof/>
            <w:webHidden/>
          </w:rPr>
          <w:t>41</w:t>
        </w:r>
        <w:r>
          <w:rPr>
            <w:noProof/>
            <w:webHidden/>
          </w:rPr>
          <w:fldChar w:fldCharType="end"/>
        </w:r>
      </w:hyperlink>
    </w:p>
    <w:p w14:paraId="293AC297" w14:textId="5E02F29A"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252" w:history="1">
        <w:r w:rsidRPr="00917C1E">
          <w:rPr>
            <w:rStyle w:val="Hyperlink"/>
            <w:rFonts w:ascii="Arial" w:hAnsi="Arial" w:cs="Arial"/>
            <w:b/>
            <w:noProof/>
          </w:rPr>
          <w:t>7.5</w:t>
        </w:r>
        <w:r>
          <w:rPr>
            <w:rFonts w:ascii="Aptos" w:eastAsia="Yu Mincho" w:hAnsi="Aptos" w:cs="Arial"/>
            <w:smallCaps w:val="0"/>
            <w:spacing w:val="0"/>
            <w:kern w:val="2"/>
            <w:sz w:val="24"/>
          </w:rPr>
          <w:tab/>
        </w:r>
        <w:r w:rsidRPr="00917C1E">
          <w:rPr>
            <w:rStyle w:val="Hyperlink"/>
            <w:rFonts w:ascii="Arial" w:hAnsi="Arial" w:cs="Arial"/>
            <w:b/>
            <w:noProof/>
          </w:rPr>
          <w:t>Internationalization Requirements</w:t>
        </w:r>
        <w:r>
          <w:rPr>
            <w:noProof/>
            <w:webHidden/>
          </w:rPr>
          <w:tab/>
        </w:r>
        <w:r>
          <w:rPr>
            <w:noProof/>
            <w:webHidden/>
          </w:rPr>
          <w:fldChar w:fldCharType="begin"/>
        </w:r>
        <w:r>
          <w:rPr>
            <w:noProof/>
            <w:webHidden/>
          </w:rPr>
          <w:instrText xml:space="preserve"> PAGEREF _Toc209523252 \h </w:instrText>
        </w:r>
        <w:r>
          <w:rPr>
            <w:noProof/>
            <w:webHidden/>
          </w:rPr>
        </w:r>
        <w:r>
          <w:rPr>
            <w:noProof/>
            <w:webHidden/>
          </w:rPr>
          <w:fldChar w:fldCharType="separate"/>
        </w:r>
        <w:r>
          <w:rPr>
            <w:noProof/>
            <w:webHidden/>
          </w:rPr>
          <w:t>41</w:t>
        </w:r>
        <w:r>
          <w:rPr>
            <w:noProof/>
            <w:webHidden/>
          </w:rPr>
          <w:fldChar w:fldCharType="end"/>
        </w:r>
      </w:hyperlink>
    </w:p>
    <w:p w14:paraId="4E47D78C" w14:textId="5BE67792"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253" w:history="1">
        <w:r w:rsidRPr="00917C1E">
          <w:rPr>
            <w:rStyle w:val="Hyperlink"/>
            <w:rFonts w:ascii="Arial" w:hAnsi="Arial" w:cs="Arial"/>
            <w:b/>
            <w:noProof/>
          </w:rPr>
          <w:t>7.6</w:t>
        </w:r>
        <w:r>
          <w:rPr>
            <w:rFonts w:ascii="Aptos" w:eastAsia="Yu Mincho" w:hAnsi="Aptos" w:cs="Arial"/>
            <w:smallCaps w:val="0"/>
            <w:spacing w:val="0"/>
            <w:kern w:val="2"/>
            <w:sz w:val="24"/>
          </w:rPr>
          <w:tab/>
        </w:r>
        <w:r w:rsidRPr="00917C1E">
          <w:rPr>
            <w:rStyle w:val="Hyperlink"/>
            <w:rFonts w:ascii="Arial" w:hAnsi="Arial" w:cs="Arial"/>
            <w:b/>
            <w:noProof/>
          </w:rPr>
          <w:t>Documentation Requirements</w:t>
        </w:r>
        <w:r>
          <w:rPr>
            <w:noProof/>
            <w:webHidden/>
          </w:rPr>
          <w:tab/>
        </w:r>
        <w:r>
          <w:rPr>
            <w:noProof/>
            <w:webHidden/>
          </w:rPr>
          <w:fldChar w:fldCharType="begin"/>
        </w:r>
        <w:r>
          <w:rPr>
            <w:noProof/>
            <w:webHidden/>
          </w:rPr>
          <w:instrText xml:space="preserve"> PAGEREF _Toc209523253 \h </w:instrText>
        </w:r>
        <w:r>
          <w:rPr>
            <w:noProof/>
            <w:webHidden/>
          </w:rPr>
        </w:r>
        <w:r>
          <w:rPr>
            <w:noProof/>
            <w:webHidden/>
          </w:rPr>
          <w:fldChar w:fldCharType="separate"/>
        </w:r>
        <w:r>
          <w:rPr>
            <w:noProof/>
            <w:webHidden/>
          </w:rPr>
          <w:t>41</w:t>
        </w:r>
        <w:r>
          <w:rPr>
            <w:noProof/>
            <w:webHidden/>
          </w:rPr>
          <w:fldChar w:fldCharType="end"/>
        </w:r>
      </w:hyperlink>
    </w:p>
    <w:p w14:paraId="3524F4A5" w14:textId="3938BC3E"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254" w:history="1">
        <w:r w:rsidRPr="00917C1E">
          <w:rPr>
            <w:rStyle w:val="Hyperlink"/>
            <w:rFonts w:ascii="Arial" w:hAnsi="Arial" w:cs="Arial"/>
            <w:b/>
            <w:noProof/>
          </w:rPr>
          <w:t>7.7</w:t>
        </w:r>
        <w:r>
          <w:rPr>
            <w:rFonts w:ascii="Aptos" w:eastAsia="Yu Mincho" w:hAnsi="Aptos" w:cs="Arial"/>
            <w:smallCaps w:val="0"/>
            <w:spacing w:val="0"/>
            <w:kern w:val="2"/>
            <w:sz w:val="24"/>
          </w:rPr>
          <w:tab/>
        </w:r>
        <w:r w:rsidRPr="00917C1E">
          <w:rPr>
            <w:rStyle w:val="Hyperlink"/>
            <w:rFonts w:ascii="Arial" w:hAnsi="Arial" w:cs="Arial"/>
            <w:b/>
            <w:noProof/>
          </w:rPr>
          <w:t>Physical Requirements</w:t>
        </w:r>
        <w:r>
          <w:rPr>
            <w:noProof/>
            <w:webHidden/>
          </w:rPr>
          <w:tab/>
        </w:r>
        <w:r>
          <w:rPr>
            <w:noProof/>
            <w:webHidden/>
          </w:rPr>
          <w:fldChar w:fldCharType="begin"/>
        </w:r>
        <w:r>
          <w:rPr>
            <w:noProof/>
            <w:webHidden/>
          </w:rPr>
          <w:instrText xml:space="preserve"> PAGEREF _Toc209523254 \h </w:instrText>
        </w:r>
        <w:r>
          <w:rPr>
            <w:noProof/>
            <w:webHidden/>
          </w:rPr>
        </w:r>
        <w:r>
          <w:rPr>
            <w:noProof/>
            <w:webHidden/>
          </w:rPr>
          <w:fldChar w:fldCharType="separate"/>
        </w:r>
        <w:r>
          <w:rPr>
            <w:noProof/>
            <w:webHidden/>
          </w:rPr>
          <w:t>42</w:t>
        </w:r>
        <w:r>
          <w:rPr>
            <w:noProof/>
            <w:webHidden/>
          </w:rPr>
          <w:fldChar w:fldCharType="end"/>
        </w:r>
      </w:hyperlink>
    </w:p>
    <w:p w14:paraId="65CA2F29" w14:textId="4DC1A962"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255" w:history="1">
        <w:r w:rsidRPr="00917C1E">
          <w:rPr>
            <w:rStyle w:val="Hyperlink"/>
            <w:rFonts w:ascii="Arial" w:hAnsi="Arial" w:cs="Arial"/>
            <w:b/>
            <w:noProof/>
          </w:rPr>
          <w:t>7.8</w:t>
        </w:r>
        <w:r>
          <w:rPr>
            <w:rFonts w:ascii="Aptos" w:eastAsia="Yu Mincho" w:hAnsi="Aptos" w:cs="Arial"/>
            <w:smallCaps w:val="0"/>
            <w:spacing w:val="0"/>
            <w:kern w:val="2"/>
            <w:sz w:val="24"/>
          </w:rPr>
          <w:tab/>
        </w:r>
        <w:r w:rsidRPr="00917C1E">
          <w:rPr>
            <w:rStyle w:val="Hyperlink"/>
            <w:rFonts w:ascii="Arial" w:hAnsi="Arial" w:cs="Arial"/>
            <w:b/>
            <w:noProof/>
          </w:rPr>
          <w:t>Distribution Requirements</w:t>
        </w:r>
        <w:r>
          <w:rPr>
            <w:noProof/>
            <w:webHidden/>
          </w:rPr>
          <w:tab/>
        </w:r>
        <w:r>
          <w:rPr>
            <w:noProof/>
            <w:webHidden/>
          </w:rPr>
          <w:fldChar w:fldCharType="begin"/>
        </w:r>
        <w:r>
          <w:rPr>
            <w:noProof/>
            <w:webHidden/>
          </w:rPr>
          <w:instrText xml:space="preserve"> PAGEREF _Toc209523255 \h </w:instrText>
        </w:r>
        <w:r>
          <w:rPr>
            <w:noProof/>
            <w:webHidden/>
          </w:rPr>
        </w:r>
        <w:r>
          <w:rPr>
            <w:noProof/>
            <w:webHidden/>
          </w:rPr>
          <w:fldChar w:fldCharType="separate"/>
        </w:r>
        <w:r>
          <w:rPr>
            <w:noProof/>
            <w:webHidden/>
          </w:rPr>
          <w:t>42</w:t>
        </w:r>
        <w:r>
          <w:rPr>
            <w:noProof/>
            <w:webHidden/>
          </w:rPr>
          <w:fldChar w:fldCharType="end"/>
        </w:r>
      </w:hyperlink>
    </w:p>
    <w:p w14:paraId="18803434" w14:textId="277B1FE8"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256" w:history="1">
        <w:r w:rsidRPr="00917C1E">
          <w:rPr>
            <w:rStyle w:val="Hyperlink"/>
            <w:rFonts w:ascii="Arial" w:hAnsi="Arial" w:cs="Arial"/>
            <w:b/>
            <w:noProof/>
          </w:rPr>
          <w:t>7.9</w:t>
        </w:r>
        <w:r>
          <w:rPr>
            <w:rFonts w:ascii="Aptos" w:eastAsia="Yu Mincho" w:hAnsi="Aptos" w:cs="Arial"/>
            <w:smallCaps w:val="0"/>
            <w:spacing w:val="0"/>
            <w:kern w:val="2"/>
            <w:sz w:val="24"/>
          </w:rPr>
          <w:tab/>
        </w:r>
        <w:r w:rsidRPr="00917C1E">
          <w:rPr>
            <w:rStyle w:val="Hyperlink"/>
            <w:rFonts w:ascii="Arial" w:hAnsi="Arial" w:cs="Arial"/>
            <w:b/>
            <w:noProof/>
          </w:rPr>
          <w:t>Support &amp; Training Requirements</w:t>
        </w:r>
        <w:r>
          <w:rPr>
            <w:noProof/>
            <w:webHidden/>
          </w:rPr>
          <w:tab/>
        </w:r>
        <w:r>
          <w:rPr>
            <w:noProof/>
            <w:webHidden/>
          </w:rPr>
          <w:fldChar w:fldCharType="begin"/>
        </w:r>
        <w:r>
          <w:rPr>
            <w:noProof/>
            <w:webHidden/>
          </w:rPr>
          <w:instrText xml:space="preserve"> PAGEREF _Toc209523256 \h </w:instrText>
        </w:r>
        <w:r>
          <w:rPr>
            <w:noProof/>
            <w:webHidden/>
          </w:rPr>
        </w:r>
        <w:r>
          <w:rPr>
            <w:noProof/>
            <w:webHidden/>
          </w:rPr>
          <w:fldChar w:fldCharType="separate"/>
        </w:r>
        <w:r>
          <w:rPr>
            <w:noProof/>
            <w:webHidden/>
          </w:rPr>
          <w:t>42</w:t>
        </w:r>
        <w:r>
          <w:rPr>
            <w:noProof/>
            <w:webHidden/>
          </w:rPr>
          <w:fldChar w:fldCharType="end"/>
        </w:r>
      </w:hyperlink>
    </w:p>
    <w:p w14:paraId="095F6F7C" w14:textId="1129ED6A" w:rsidR="009A0033" w:rsidRDefault="009A0033">
      <w:pPr>
        <w:pStyle w:val="TOC2"/>
        <w:tabs>
          <w:tab w:val="left" w:pos="1000"/>
          <w:tab w:val="right" w:leader="dot" w:pos="9350"/>
        </w:tabs>
        <w:rPr>
          <w:rFonts w:ascii="Aptos" w:eastAsia="Yu Mincho" w:hAnsi="Aptos" w:cs="Arial"/>
          <w:smallCaps w:val="0"/>
          <w:spacing w:val="0"/>
          <w:kern w:val="2"/>
          <w:sz w:val="24"/>
        </w:rPr>
      </w:pPr>
      <w:hyperlink w:anchor="_Toc209523257" w:history="1">
        <w:r w:rsidRPr="00917C1E">
          <w:rPr>
            <w:rStyle w:val="Hyperlink"/>
            <w:rFonts w:ascii="Arial" w:hAnsi="Arial" w:cs="Arial"/>
            <w:b/>
            <w:noProof/>
          </w:rPr>
          <w:t>7.10</w:t>
        </w:r>
        <w:r>
          <w:rPr>
            <w:rFonts w:ascii="Aptos" w:eastAsia="Yu Mincho" w:hAnsi="Aptos" w:cs="Arial"/>
            <w:smallCaps w:val="0"/>
            <w:spacing w:val="0"/>
            <w:kern w:val="2"/>
            <w:sz w:val="24"/>
          </w:rPr>
          <w:tab/>
        </w:r>
        <w:r w:rsidRPr="00917C1E">
          <w:rPr>
            <w:rStyle w:val="Hyperlink"/>
            <w:rFonts w:ascii="Arial" w:hAnsi="Arial" w:cs="Arial"/>
            <w:b/>
            <w:noProof/>
          </w:rPr>
          <w:t>Miscellaneous Product Requirements</w:t>
        </w:r>
        <w:r>
          <w:rPr>
            <w:noProof/>
            <w:webHidden/>
          </w:rPr>
          <w:tab/>
        </w:r>
        <w:r>
          <w:rPr>
            <w:noProof/>
            <w:webHidden/>
          </w:rPr>
          <w:fldChar w:fldCharType="begin"/>
        </w:r>
        <w:r>
          <w:rPr>
            <w:noProof/>
            <w:webHidden/>
          </w:rPr>
          <w:instrText xml:space="preserve"> PAGEREF _Toc209523257 \h </w:instrText>
        </w:r>
        <w:r>
          <w:rPr>
            <w:noProof/>
            <w:webHidden/>
          </w:rPr>
        </w:r>
        <w:r>
          <w:rPr>
            <w:noProof/>
            <w:webHidden/>
          </w:rPr>
          <w:fldChar w:fldCharType="separate"/>
        </w:r>
        <w:r>
          <w:rPr>
            <w:noProof/>
            <w:webHidden/>
          </w:rPr>
          <w:t>42</w:t>
        </w:r>
        <w:r>
          <w:rPr>
            <w:noProof/>
            <w:webHidden/>
          </w:rPr>
          <w:fldChar w:fldCharType="end"/>
        </w:r>
      </w:hyperlink>
    </w:p>
    <w:p w14:paraId="2D448B31" w14:textId="74742142" w:rsidR="009A0033" w:rsidRDefault="009A0033">
      <w:pPr>
        <w:pStyle w:val="TOC1"/>
        <w:tabs>
          <w:tab w:val="left" w:pos="400"/>
          <w:tab w:val="right" w:leader="dot" w:pos="9350"/>
        </w:tabs>
        <w:rPr>
          <w:rFonts w:ascii="Aptos" w:eastAsia="Yu Mincho" w:hAnsi="Aptos" w:cs="Arial"/>
          <w:b w:val="0"/>
          <w:caps w:val="0"/>
          <w:spacing w:val="0"/>
          <w:kern w:val="2"/>
          <w:sz w:val="24"/>
        </w:rPr>
      </w:pPr>
      <w:hyperlink w:anchor="_Toc209523258" w:history="1">
        <w:r w:rsidRPr="00917C1E">
          <w:rPr>
            <w:rStyle w:val="Hyperlink"/>
            <w:rFonts w:ascii="Arial" w:eastAsia="MS Mincho" w:hAnsi="Arial" w:cs="Arial"/>
            <w:noProof/>
          </w:rPr>
          <w:t>8</w:t>
        </w:r>
        <w:r>
          <w:rPr>
            <w:rFonts w:ascii="Aptos" w:eastAsia="Yu Mincho" w:hAnsi="Aptos" w:cs="Arial"/>
            <w:b w:val="0"/>
            <w:caps w:val="0"/>
            <w:spacing w:val="0"/>
            <w:kern w:val="2"/>
            <w:sz w:val="24"/>
          </w:rPr>
          <w:tab/>
        </w:r>
        <w:r w:rsidRPr="00917C1E">
          <w:rPr>
            <w:rStyle w:val="Hyperlink"/>
            <w:rFonts w:ascii="Arial" w:eastAsia="MS Mincho" w:hAnsi="Arial" w:cs="Arial"/>
            <w:noProof/>
          </w:rPr>
          <w:t>Solution Overview</w:t>
        </w:r>
        <w:r>
          <w:rPr>
            <w:noProof/>
            <w:webHidden/>
          </w:rPr>
          <w:tab/>
        </w:r>
        <w:r>
          <w:rPr>
            <w:noProof/>
            <w:webHidden/>
          </w:rPr>
          <w:fldChar w:fldCharType="begin"/>
        </w:r>
        <w:r>
          <w:rPr>
            <w:noProof/>
            <w:webHidden/>
          </w:rPr>
          <w:instrText xml:space="preserve"> PAGEREF _Toc209523258 \h </w:instrText>
        </w:r>
        <w:r>
          <w:rPr>
            <w:noProof/>
            <w:webHidden/>
          </w:rPr>
        </w:r>
        <w:r>
          <w:rPr>
            <w:noProof/>
            <w:webHidden/>
          </w:rPr>
          <w:fldChar w:fldCharType="separate"/>
        </w:r>
        <w:r>
          <w:rPr>
            <w:noProof/>
            <w:webHidden/>
          </w:rPr>
          <w:t>42</w:t>
        </w:r>
        <w:r>
          <w:rPr>
            <w:noProof/>
            <w:webHidden/>
          </w:rPr>
          <w:fldChar w:fldCharType="end"/>
        </w:r>
      </w:hyperlink>
    </w:p>
    <w:p w14:paraId="399C918C" w14:textId="2126A649"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259" w:history="1">
        <w:r w:rsidRPr="00917C1E">
          <w:rPr>
            <w:rStyle w:val="Hyperlink"/>
            <w:rFonts w:ascii="Arial" w:hAnsi="Arial" w:cs="Arial"/>
            <w:b/>
            <w:noProof/>
          </w:rPr>
          <w:t>8.1</w:t>
        </w:r>
        <w:r>
          <w:rPr>
            <w:rFonts w:ascii="Aptos" w:eastAsia="Yu Mincho" w:hAnsi="Aptos" w:cs="Arial"/>
            <w:smallCaps w:val="0"/>
            <w:spacing w:val="0"/>
            <w:kern w:val="2"/>
            <w:sz w:val="24"/>
          </w:rPr>
          <w:tab/>
        </w:r>
        <w:r w:rsidRPr="00917C1E">
          <w:rPr>
            <w:rStyle w:val="Hyperlink"/>
            <w:rFonts w:ascii="Arial" w:hAnsi="Arial" w:cs="Arial"/>
            <w:b/>
            <w:noProof/>
          </w:rPr>
          <w:t>Solution Overview</w:t>
        </w:r>
        <w:r>
          <w:rPr>
            <w:noProof/>
            <w:webHidden/>
          </w:rPr>
          <w:tab/>
        </w:r>
        <w:r>
          <w:rPr>
            <w:noProof/>
            <w:webHidden/>
          </w:rPr>
          <w:fldChar w:fldCharType="begin"/>
        </w:r>
        <w:r>
          <w:rPr>
            <w:noProof/>
            <w:webHidden/>
          </w:rPr>
          <w:instrText xml:space="preserve"> PAGEREF _Toc209523259 \h </w:instrText>
        </w:r>
        <w:r>
          <w:rPr>
            <w:noProof/>
            <w:webHidden/>
          </w:rPr>
        </w:r>
        <w:r>
          <w:rPr>
            <w:noProof/>
            <w:webHidden/>
          </w:rPr>
          <w:fldChar w:fldCharType="separate"/>
        </w:r>
        <w:r>
          <w:rPr>
            <w:noProof/>
            <w:webHidden/>
          </w:rPr>
          <w:t>42</w:t>
        </w:r>
        <w:r>
          <w:rPr>
            <w:noProof/>
            <w:webHidden/>
          </w:rPr>
          <w:fldChar w:fldCharType="end"/>
        </w:r>
      </w:hyperlink>
    </w:p>
    <w:p w14:paraId="46886AEC" w14:textId="6436F7E0"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260" w:history="1">
        <w:r w:rsidRPr="00917C1E">
          <w:rPr>
            <w:rStyle w:val="Hyperlink"/>
            <w:rFonts w:ascii="Arial" w:hAnsi="Arial" w:cs="Arial"/>
            <w:b/>
            <w:noProof/>
          </w:rPr>
          <w:t>8.2</w:t>
        </w:r>
        <w:r>
          <w:rPr>
            <w:rFonts w:ascii="Aptos" w:eastAsia="Yu Mincho" w:hAnsi="Aptos" w:cs="Arial"/>
            <w:smallCaps w:val="0"/>
            <w:spacing w:val="0"/>
            <w:kern w:val="2"/>
            <w:sz w:val="24"/>
          </w:rPr>
          <w:tab/>
        </w:r>
        <w:r w:rsidRPr="00917C1E">
          <w:rPr>
            <w:rStyle w:val="Hyperlink"/>
            <w:rFonts w:ascii="Arial" w:hAnsi="Arial" w:cs="Arial"/>
            <w:b/>
            <w:noProof/>
          </w:rPr>
          <w:t>Technology Overview</w:t>
        </w:r>
        <w:r>
          <w:rPr>
            <w:noProof/>
            <w:webHidden/>
          </w:rPr>
          <w:tab/>
        </w:r>
        <w:r>
          <w:rPr>
            <w:noProof/>
            <w:webHidden/>
          </w:rPr>
          <w:fldChar w:fldCharType="begin"/>
        </w:r>
        <w:r>
          <w:rPr>
            <w:noProof/>
            <w:webHidden/>
          </w:rPr>
          <w:instrText xml:space="preserve"> PAGEREF _Toc209523260 \h </w:instrText>
        </w:r>
        <w:r>
          <w:rPr>
            <w:noProof/>
            <w:webHidden/>
          </w:rPr>
        </w:r>
        <w:r>
          <w:rPr>
            <w:noProof/>
            <w:webHidden/>
          </w:rPr>
          <w:fldChar w:fldCharType="separate"/>
        </w:r>
        <w:r>
          <w:rPr>
            <w:noProof/>
            <w:webHidden/>
          </w:rPr>
          <w:t>42</w:t>
        </w:r>
        <w:r>
          <w:rPr>
            <w:noProof/>
            <w:webHidden/>
          </w:rPr>
          <w:fldChar w:fldCharType="end"/>
        </w:r>
      </w:hyperlink>
    </w:p>
    <w:p w14:paraId="7A7AA903" w14:textId="70DFFDE4"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261" w:history="1">
        <w:r w:rsidRPr="00917C1E">
          <w:rPr>
            <w:rStyle w:val="Hyperlink"/>
            <w:rFonts w:ascii="Arial" w:hAnsi="Arial" w:cs="Arial"/>
            <w:b/>
            <w:noProof/>
          </w:rPr>
          <w:t>8.3</w:t>
        </w:r>
        <w:r>
          <w:rPr>
            <w:rFonts w:ascii="Aptos" w:eastAsia="Yu Mincho" w:hAnsi="Aptos" w:cs="Arial"/>
            <w:smallCaps w:val="0"/>
            <w:spacing w:val="0"/>
            <w:kern w:val="2"/>
            <w:sz w:val="24"/>
          </w:rPr>
          <w:tab/>
        </w:r>
        <w:r w:rsidRPr="00917C1E">
          <w:rPr>
            <w:rStyle w:val="Hyperlink"/>
            <w:rFonts w:ascii="Arial" w:hAnsi="Arial" w:cs="Arial"/>
            <w:b/>
            <w:noProof/>
          </w:rPr>
          <w:t>Quality Ranges</w:t>
        </w:r>
        <w:r>
          <w:rPr>
            <w:noProof/>
            <w:webHidden/>
          </w:rPr>
          <w:tab/>
        </w:r>
        <w:r>
          <w:rPr>
            <w:noProof/>
            <w:webHidden/>
          </w:rPr>
          <w:fldChar w:fldCharType="begin"/>
        </w:r>
        <w:r>
          <w:rPr>
            <w:noProof/>
            <w:webHidden/>
          </w:rPr>
          <w:instrText xml:space="preserve"> PAGEREF _Toc209523261 \h </w:instrText>
        </w:r>
        <w:r>
          <w:rPr>
            <w:noProof/>
            <w:webHidden/>
          </w:rPr>
        </w:r>
        <w:r>
          <w:rPr>
            <w:noProof/>
            <w:webHidden/>
          </w:rPr>
          <w:fldChar w:fldCharType="separate"/>
        </w:r>
        <w:r>
          <w:rPr>
            <w:noProof/>
            <w:webHidden/>
          </w:rPr>
          <w:t>42</w:t>
        </w:r>
        <w:r>
          <w:rPr>
            <w:noProof/>
            <w:webHidden/>
          </w:rPr>
          <w:fldChar w:fldCharType="end"/>
        </w:r>
      </w:hyperlink>
    </w:p>
    <w:p w14:paraId="4EB2CAA8" w14:textId="3C6466CA" w:rsidR="009A0033" w:rsidRDefault="009A0033">
      <w:pPr>
        <w:pStyle w:val="TOC1"/>
        <w:tabs>
          <w:tab w:val="left" w:pos="400"/>
          <w:tab w:val="right" w:leader="dot" w:pos="9350"/>
        </w:tabs>
        <w:rPr>
          <w:rFonts w:ascii="Aptos" w:eastAsia="Yu Mincho" w:hAnsi="Aptos" w:cs="Arial"/>
          <w:b w:val="0"/>
          <w:caps w:val="0"/>
          <w:spacing w:val="0"/>
          <w:kern w:val="2"/>
          <w:sz w:val="24"/>
        </w:rPr>
      </w:pPr>
      <w:hyperlink w:anchor="_Toc209523262" w:history="1">
        <w:r w:rsidRPr="00917C1E">
          <w:rPr>
            <w:rStyle w:val="Hyperlink"/>
            <w:rFonts w:ascii="Arial" w:eastAsia="MS Mincho" w:hAnsi="Arial" w:cs="Arial"/>
            <w:noProof/>
          </w:rPr>
          <w:t>9</w:t>
        </w:r>
        <w:r>
          <w:rPr>
            <w:rFonts w:ascii="Aptos" w:eastAsia="Yu Mincho" w:hAnsi="Aptos" w:cs="Arial"/>
            <w:b w:val="0"/>
            <w:caps w:val="0"/>
            <w:spacing w:val="0"/>
            <w:kern w:val="2"/>
            <w:sz w:val="24"/>
          </w:rPr>
          <w:tab/>
        </w:r>
        <w:r w:rsidRPr="00917C1E">
          <w:rPr>
            <w:rStyle w:val="Hyperlink"/>
            <w:rFonts w:ascii="Arial" w:eastAsia="MS Mincho" w:hAnsi="Arial" w:cs="Arial"/>
            <w:noProof/>
          </w:rPr>
          <w:t>Supporting Data</w:t>
        </w:r>
        <w:r>
          <w:rPr>
            <w:noProof/>
            <w:webHidden/>
          </w:rPr>
          <w:tab/>
        </w:r>
        <w:r>
          <w:rPr>
            <w:noProof/>
            <w:webHidden/>
          </w:rPr>
          <w:fldChar w:fldCharType="begin"/>
        </w:r>
        <w:r>
          <w:rPr>
            <w:noProof/>
            <w:webHidden/>
          </w:rPr>
          <w:instrText xml:space="preserve"> PAGEREF _Toc209523262 \h </w:instrText>
        </w:r>
        <w:r>
          <w:rPr>
            <w:noProof/>
            <w:webHidden/>
          </w:rPr>
        </w:r>
        <w:r>
          <w:rPr>
            <w:noProof/>
            <w:webHidden/>
          </w:rPr>
          <w:fldChar w:fldCharType="separate"/>
        </w:r>
        <w:r>
          <w:rPr>
            <w:noProof/>
            <w:webHidden/>
          </w:rPr>
          <w:t>42</w:t>
        </w:r>
        <w:r>
          <w:rPr>
            <w:noProof/>
            <w:webHidden/>
          </w:rPr>
          <w:fldChar w:fldCharType="end"/>
        </w:r>
      </w:hyperlink>
    </w:p>
    <w:p w14:paraId="3C155E88" w14:textId="02FD6695"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263" w:history="1">
        <w:r w:rsidRPr="00917C1E">
          <w:rPr>
            <w:rStyle w:val="Hyperlink"/>
            <w:rFonts w:ascii="Arial" w:hAnsi="Arial" w:cs="Arial"/>
            <w:b/>
            <w:noProof/>
          </w:rPr>
          <w:t>9.1</w:t>
        </w:r>
        <w:r>
          <w:rPr>
            <w:rFonts w:ascii="Aptos" w:eastAsia="Yu Mincho" w:hAnsi="Aptos" w:cs="Arial"/>
            <w:smallCaps w:val="0"/>
            <w:spacing w:val="0"/>
            <w:kern w:val="2"/>
            <w:sz w:val="24"/>
          </w:rPr>
          <w:tab/>
        </w:r>
        <w:r w:rsidRPr="00917C1E">
          <w:rPr>
            <w:rStyle w:val="Hyperlink"/>
            <w:rFonts w:ascii="Arial" w:hAnsi="Arial" w:cs="Arial"/>
            <w:b/>
            <w:noProof/>
          </w:rPr>
          <w:t>PRD Assumptions</w:t>
        </w:r>
        <w:r>
          <w:rPr>
            <w:noProof/>
            <w:webHidden/>
          </w:rPr>
          <w:tab/>
        </w:r>
        <w:r>
          <w:rPr>
            <w:noProof/>
            <w:webHidden/>
          </w:rPr>
          <w:fldChar w:fldCharType="begin"/>
        </w:r>
        <w:r>
          <w:rPr>
            <w:noProof/>
            <w:webHidden/>
          </w:rPr>
          <w:instrText xml:space="preserve"> PAGEREF _Toc209523263 \h </w:instrText>
        </w:r>
        <w:r>
          <w:rPr>
            <w:noProof/>
            <w:webHidden/>
          </w:rPr>
        </w:r>
        <w:r>
          <w:rPr>
            <w:noProof/>
            <w:webHidden/>
          </w:rPr>
          <w:fldChar w:fldCharType="separate"/>
        </w:r>
        <w:r>
          <w:rPr>
            <w:noProof/>
            <w:webHidden/>
          </w:rPr>
          <w:t>42</w:t>
        </w:r>
        <w:r>
          <w:rPr>
            <w:noProof/>
            <w:webHidden/>
          </w:rPr>
          <w:fldChar w:fldCharType="end"/>
        </w:r>
      </w:hyperlink>
    </w:p>
    <w:p w14:paraId="1AD85688" w14:textId="32C2DA9F"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264" w:history="1">
        <w:r w:rsidRPr="00917C1E">
          <w:rPr>
            <w:rStyle w:val="Hyperlink"/>
            <w:rFonts w:ascii="Arial" w:hAnsi="Arial" w:cs="Arial"/>
            <w:b/>
            <w:noProof/>
          </w:rPr>
          <w:t>9.2</w:t>
        </w:r>
        <w:r>
          <w:rPr>
            <w:rFonts w:ascii="Aptos" w:eastAsia="Yu Mincho" w:hAnsi="Aptos" w:cs="Arial"/>
            <w:smallCaps w:val="0"/>
            <w:spacing w:val="0"/>
            <w:kern w:val="2"/>
            <w:sz w:val="24"/>
          </w:rPr>
          <w:tab/>
        </w:r>
        <w:r w:rsidRPr="00917C1E">
          <w:rPr>
            <w:rStyle w:val="Hyperlink"/>
            <w:rFonts w:ascii="Arial" w:hAnsi="Arial" w:cs="Arial"/>
            <w:b/>
            <w:noProof/>
          </w:rPr>
          <w:t>Research Information</w:t>
        </w:r>
        <w:r>
          <w:rPr>
            <w:noProof/>
            <w:webHidden/>
          </w:rPr>
          <w:tab/>
        </w:r>
        <w:r>
          <w:rPr>
            <w:noProof/>
            <w:webHidden/>
          </w:rPr>
          <w:fldChar w:fldCharType="begin"/>
        </w:r>
        <w:r>
          <w:rPr>
            <w:noProof/>
            <w:webHidden/>
          </w:rPr>
          <w:instrText xml:space="preserve"> PAGEREF _Toc209523264 \h </w:instrText>
        </w:r>
        <w:r>
          <w:rPr>
            <w:noProof/>
            <w:webHidden/>
          </w:rPr>
        </w:r>
        <w:r>
          <w:rPr>
            <w:noProof/>
            <w:webHidden/>
          </w:rPr>
          <w:fldChar w:fldCharType="separate"/>
        </w:r>
        <w:r>
          <w:rPr>
            <w:noProof/>
            <w:webHidden/>
          </w:rPr>
          <w:t>42</w:t>
        </w:r>
        <w:r>
          <w:rPr>
            <w:noProof/>
            <w:webHidden/>
          </w:rPr>
          <w:fldChar w:fldCharType="end"/>
        </w:r>
      </w:hyperlink>
    </w:p>
    <w:p w14:paraId="787C720D" w14:textId="413FB4B8" w:rsidR="009A0033" w:rsidRDefault="009A0033">
      <w:pPr>
        <w:pStyle w:val="TOC2"/>
        <w:tabs>
          <w:tab w:val="left" w:pos="800"/>
          <w:tab w:val="right" w:leader="dot" w:pos="9350"/>
        </w:tabs>
        <w:rPr>
          <w:rFonts w:ascii="Aptos" w:eastAsia="Yu Mincho" w:hAnsi="Aptos" w:cs="Arial"/>
          <w:smallCaps w:val="0"/>
          <w:spacing w:val="0"/>
          <w:kern w:val="2"/>
          <w:sz w:val="24"/>
        </w:rPr>
      </w:pPr>
      <w:hyperlink w:anchor="_Toc209523265" w:history="1">
        <w:r w:rsidRPr="00917C1E">
          <w:rPr>
            <w:rStyle w:val="Hyperlink"/>
            <w:rFonts w:ascii="Arial" w:hAnsi="Arial" w:cs="Arial"/>
            <w:b/>
            <w:noProof/>
          </w:rPr>
          <w:t>9.3</w:t>
        </w:r>
        <w:r>
          <w:rPr>
            <w:rFonts w:ascii="Aptos" w:eastAsia="Yu Mincho" w:hAnsi="Aptos" w:cs="Arial"/>
            <w:smallCaps w:val="0"/>
            <w:spacing w:val="0"/>
            <w:kern w:val="2"/>
            <w:sz w:val="24"/>
          </w:rPr>
          <w:tab/>
        </w:r>
        <w:r w:rsidRPr="00917C1E">
          <w:rPr>
            <w:rStyle w:val="Hyperlink"/>
            <w:rFonts w:ascii="Arial" w:hAnsi="Arial" w:cs="Arial"/>
            <w:b/>
            <w:noProof/>
          </w:rPr>
          <w:t>Product Diagram / Architecture</w:t>
        </w:r>
        <w:r>
          <w:rPr>
            <w:noProof/>
            <w:webHidden/>
          </w:rPr>
          <w:tab/>
        </w:r>
        <w:r>
          <w:rPr>
            <w:noProof/>
            <w:webHidden/>
          </w:rPr>
          <w:fldChar w:fldCharType="begin"/>
        </w:r>
        <w:r>
          <w:rPr>
            <w:noProof/>
            <w:webHidden/>
          </w:rPr>
          <w:instrText xml:space="preserve"> PAGEREF _Toc209523265 \h </w:instrText>
        </w:r>
        <w:r>
          <w:rPr>
            <w:noProof/>
            <w:webHidden/>
          </w:rPr>
        </w:r>
        <w:r>
          <w:rPr>
            <w:noProof/>
            <w:webHidden/>
          </w:rPr>
          <w:fldChar w:fldCharType="separate"/>
        </w:r>
        <w:r>
          <w:rPr>
            <w:noProof/>
            <w:webHidden/>
          </w:rPr>
          <w:t>43</w:t>
        </w:r>
        <w:r>
          <w:rPr>
            <w:noProof/>
            <w:webHidden/>
          </w:rPr>
          <w:fldChar w:fldCharType="end"/>
        </w:r>
      </w:hyperlink>
    </w:p>
    <w:p w14:paraId="593043F9" w14:textId="0598F457" w:rsidR="009A0033" w:rsidRDefault="009A0033">
      <w:pPr>
        <w:pStyle w:val="TOC1"/>
        <w:tabs>
          <w:tab w:val="left" w:pos="600"/>
          <w:tab w:val="right" w:leader="dot" w:pos="9350"/>
        </w:tabs>
        <w:rPr>
          <w:rFonts w:ascii="Aptos" w:eastAsia="Yu Mincho" w:hAnsi="Aptos" w:cs="Arial"/>
          <w:b w:val="0"/>
          <w:caps w:val="0"/>
          <w:spacing w:val="0"/>
          <w:kern w:val="2"/>
          <w:sz w:val="24"/>
        </w:rPr>
      </w:pPr>
      <w:hyperlink w:anchor="_Toc209523266" w:history="1">
        <w:r w:rsidRPr="00917C1E">
          <w:rPr>
            <w:rStyle w:val="Hyperlink"/>
            <w:rFonts w:ascii="Arial" w:eastAsia="MS Mincho" w:hAnsi="Arial" w:cs="Arial"/>
            <w:noProof/>
          </w:rPr>
          <w:t>10</w:t>
        </w:r>
        <w:r>
          <w:rPr>
            <w:rFonts w:ascii="Aptos" w:eastAsia="Yu Mincho" w:hAnsi="Aptos" w:cs="Arial"/>
            <w:b w:val="0"/>
            <w:caps w:val="0"/>
            <w:spacing w:val="0"/>
            <w:kern w:val="2"/>
            <w:sz w:val="24"/>
          </w:rPr>
          <w:tab/>
        </w:r>
        <w:r w:rsidRPr="00917C1E">
          <w:rPr>
            <w:rStyle w:val="Hyperlink"/>
            <w:rFonts w:ascii="Arial" w:eastAsia="MS Mincho" w:hAnsi="Arial" w:cs="Arial"/>
            <w:noProof/>
          </w:rPr>
          <w:t>User Needs Validation</w:t>
        </w:r>
        <w:r>
          <w:rPr>
            <w:noProof/>
            <w:webHidden/>
          </w:rPr>
          <w:tab/>
        </w:r>
        <w:r>
          <w:rPr>
            <w:noProof/>
            <w:webHidden/>
          </w:rPr>
          <w:fldChar w:fldCharType="begin"/>
        </w:r>
        <w:r>
          <w:rPr>
            <w:noProof/>
            <w:webHidden/>
          </w:rPr>
          <w:instrText xml:space="preserve"> PAGEREF _Toc209523266 \h </w:instrText>
        </w:r>
        <w:r>
          <w:rPr>
            <w:noProof/>
            <w:webHidden/>
          </w:rPr>
        </w:r>
        <w:r>
          <w:rPr>
            <w:noProof/>
            <w:webHidden/>
          </w:rPr>
          <w:fldChar w:fldCharType="separate"/>
        </w:r>
        <w:r>
          <w:rPr>
            <w:noProof/>
            <w:webHidden/>
          </w:rPr>
          <w:t>43</w:t>
        </w:r>
        <w:r>
          <w:rPr>
            <w:noProof/>
            <w:webHidden/>
          </w:rPr>
          <w:fldChar w:fldCharType="end"/>
        </w:r>
      </w:hyperlink>
    </w:p>
    <w:p w14:paraId="2BAC8CFD" w14:textId="21B63FAF" w:rsidR="009A0033" w:rsidRDefault="009A0033">
      <w:pPr>
        <w:pStyle w:val="TOC1"/>
        <w:tabs>
          <w:tab w:val="left" w:pos="600"/>
          <w:tab w:val="right" w:leader="dot" w:pos="9350"/>
        </w:tabs>
        <w:rPr>
          <w:rFonts w:ascii="Aptos" w:eastAsia="Yu Mincho" w:hAnsi="Aptos" w:cs="Arial"/>
          <w:b w:val="0"/>
          <w:caps w:val="0"/>
          <w:spacing w:val="0"/>
          <w:kern w:val="2"/>
          <w:sz w:val="24"/>
        </w:rPr>
      </w:pPr>
      <w:hyperlink w:anchor="_Toc209523267" w:history="1">
        <w:r w:rsidRPr="00917C1E">
          <w:rPr>
            <w:rStyle w:val="Hyperlink"/>
            <w:rFonts w:ascii="Arial" w:eastAsia="MS Mincho" w:hAnsi="Arial" w:cs="Arial"/>
            <w:noProof/>
          </w:rPr>
          <w:t>11</w:t>
        </w:r>
        <w:r>
          <w:rPr>
            <w:rFonts w:ascii="Aptos" w:eastAsia="Yu Mincho" w:hAnsi="Aptos" w:cs="Arial"/>
            <w:b w:val="0"/>
            <w:caps w:val="0"/>
            <w:spacing w:val="0"/>
            <w:kern w:val="2"/>
            <w:sz w:val="24"/>
          </w:rPr>
          <w:tab/>
        </w:r>
        <w:r w:rsidRPr="00917C1E">
          <w:rPr>
            <w:rStyle w:val="Hyperlink"/>
            <w:rFonts w:ascii="Arial" w:eastAsia="MS Mincho" w:hAnsi="Arial" w:cs="Arial"/>
            <w:noProof/>
          </w:rPr>
          <w:t>Conclusion &amp; Recommendations</w:t>
        </w:r>
        <w:r>
          <w:rPr>
            <w:noProof/>
            <w:webHidden/>
          </w:rPr>
          <w:tab/>
        </w:r>
        <w:r>
          <w:rPr>
            <w:noProof/>
            <w:webHidden/>
          </w:rPr>
          <w:fldChar w:fldCharType="begin"/>
        </w:r>
        <w:r>
          <w:rPr>
            <w:noProof/>
            <w:webHidden/>
          </w:rPr>
          <w:instrText xml:space="preserve"> PAGEREF _Toc209523267 \h </w:instrText>
        </w:r>
        <w:r>
          <w:rPr>
            <w:noProof/>
            <w:webHidden/>
          </w:rPr>
        </w:r>
        <w:r>
          <w:rPr>
            <w:noProof/>
            <w:webHidden/>
          </w:rPr>
          <w:fldChar w:fldCharType="separate"/>
        </w:r>
        <w:r>
          <w:rPr>
            <w:noProof/>
            <w:webHidden/>
          </w:rPr>
          <w:t>43</w:t>
        </w:r>
        <w:r>
          <w:rPr>
            <w:noProof/>
            <w:webHidden/>
          </w:rPr>
          <w:fldChar w:fldCharType="end"/>
        </w:r>
      </w:hyperlink>
    </w:p>
    <w:p w14:paraId="15A97E1C" w14:textId="4784F72B" w:rsidR="009A0033" w:rsidRDefault="009A0033">
      <w:pPr>
        <w:pStyle w:val="TOC1"/>
        <w:tabs>
          <w:tab w:val="left" w:pos="600"/>
          <w:tab w:val="right" w:leader="dot" w:pos="9350"/>
        </w:tabs>
        <w:rPr>
          <w:rFonts w:ascii="Aptos" w:eastAsia="Yu Mincho" w:hAnsi="Aptos" w:cs="Arial"/>
          <w:b w:val="0"/>
          <w:caps w:val="0"/>
          <w:spacing w:val="0"/>
          <w:kern w:val="2"/>
          <w:sz w:val="24"/>
        </w:rPr>
      </w:pPr>
      <w:hyperlink w:anchor="_Toc209523268" w:history="1">
        <w:r w:rsidRPr="00917C1E">
          <w:rPr>
            <w:rStyle w:val="Hyperlink"/>
            <w:rFonts w:ascii="Arial" w:eastAsia="MS Mincho" w:hAnsi="Arial" w:cs="Arial"/>
            <w:noProof/>
          </w:rPr>
          <w:t>12</w:t>
        </w:r>
        <w:r>
          <w:rPr>
            <w:rFonts w:ascii="Aptos" w:eastAsia="Yu Mincho" w:hAnsi="Aptos" w:cs="Arial"/>
            <w:b w:val="0"/>
            <w:caps w:val="0"/>
            <w:spacing w:val="0"/>
            <w:kern w:val="2"/>
            <w:sz w:val="24"/>
          </w:rPr>
          <w:tab/>
        </w:r>
        <w:r w:rsidRPr="00917C1E">
          <w:rPr>
            <w:rStyle w:val="Hyperlink"/>
            <w:rFonts w:ascii="Arial" w:eastAsia="MS Mincho" w:hAnsi="Arial" w:cs="Arial"/>
            <w:noProof/>
          </w:rPr>
          <w:t>Review &amp; Approval</w:t>
        </w:r>
        <w:r>
          <w:rPr>
            <w:noProof/>
            <w:webHidden/>
          </w:rPr>
          <w:tab/>
        </w:r>
        <w:r>
          <w:rPr>
            <w:noProof/>
            <w:webHidden/>
          </w:rPr>
          <w:fldChar w:fldCharType="begin"/>
        </w:r>
        <w:r>
          <w:rPr>
            <w:noProof/>
            <w:webHidden/>
          </w:rPr>
          <w:instrText xml:space="preserve"> PAGEREF _Toc209523268 \h </w:instrText>
        </w:r>
        <w:r>
          <w:rPr>
            <w:noProof/>
            <w:webHidden/>
          </w:rPr>
        </w:r>
        <w:r>
          <w:rPr>
            <w:noProof/>
            <w:webHidden/>
          </w:rPr>
          <w:fldChar w:fldCharType="separate"/>
        </w:r>
        <w:r>
          <w:rPr>
            <w:noProof/>
            <w:webHidden/>
          </w:rPr>
          <w:t>43</w:t>
        </w:r>
        <w:r>
          <w:rPr>
            <w:noProof/>
            <w:webHidden/>
          </w:rPr>
          <w:fldChar w:fldCharType="end"/>
        </w:r>
      </w:hyperlink>
    </w:p>
    <w:p w14:paraId="2257B47E" w14:textId="675A41AD" w:rsidR="009A0033" w:rsidRDefault="009A0033">
      <w:pPr>
        <w:pStyle w:val="TOC1"/>
        <w:tabs>
          <w:tab w:val="left" w:pos="600"/>
          <w:tab w:val="right" w:leader="dot" w:pos="9350"/>
        </w:tabs>
        <w:rPr>
          <w:rFonts w:ascii="Aptos" w:eastAsia="Yu Mincho" w:hAnsi="Aptos" w:cs="Arial"/>
          <w:b w:val="0"/>
          <w:caps w:val="0"/>
          <w:spacing w:val="0"/>
          <w:kern w:val="2"/>
          <w:sz w:val="24"/>
        </w:rPr>
      </w:pPr>
      <w:hyperlink w:anchor="_Toc209523269" w:history="1">
        <w:r w:rsidRPr="00917C1E">
          <w:rPr>
            <w:rStyle w:val="Hyperlink"/>
            <w:rFonts w:ascii="Arial" w:hAnsi="Arial" w:cs="Arial"/>
            <w:noProof/>
          </w:rPr>
          <w:t>13</w:t>
        </w:r>
        <w:r>
          <w:rPr>
            <w:rFonts w:ascii="Aptos" w:eastAsia="Yu Mincho" w:hAnsi="Aptos" w:cs="Arial"/>
            <w:b w:val="0"/>
            <w:caps w:val="0"/>
            <w:spacing w:val="0"/>
            <w:kern w:val="2"/>
            <w:sz w:val="24"/>
          </w:rPr>
          <w:tab/>
        </w:r>
        <w:r w:rsidRPr="00917C1E">
          <w:rPr>
            <w:rStyle w:val="Hyperlink"/>
            <w:rFonts w:ascii="Arial" w:hAnsi="Arial" w:cs="Arial"/>
            <w:noProof/>
          </w:rPr>
          <w:t>Change Log</w:t>
        </w:r>
        <w:r>
          <w:rPr>
            <w:noProof/>
            <w:webHidden/>
          </w:rPr>
          <w:tab/>
        </w:r>
        <w:r>
          <w:rPr>
            <w:noProof/>
            <w:webHidden/>
          </w:rPr>
          <w:fldChar w:fldCharType="begin"/>
        </w:r>
        <w:r>
          <w:rPr>
            <w:noProof/>
            <w:webHidden/>
          </w:rPr>
          <w:instrText xml:space="preserve"> PAGEREF _Toc209523269 \h </w:instrText>
        </w:r>
        <w:r>
          <w:rPr>
            <w:noProof/>
            <w:webHidden/>
          </w:rPr>
        </w:r>
        <w:r>
          <w:rPr>
            <w:noProof/>
            <w:webHidden/>
          </w:rPr>
          <w:fldChar w:fldCharType="separate"/>
        </w:r>
        <w:r>
          <w:rPr>
            <w:noProof/>
            <w:webHidden/>
          </w:rPr>
          <w:t>43</w:t>
        </w:r>
        <w:r>
          <w:rPr>
            <w:noProof/>
            <w:webHidden/>
          </w:rPr>
          <w:fldChar w:fldCharType="end"/>
        </w:r>
      </w:hyperlink>
    </w:p>
    <w:p w14:paraId="37CFC966" w14:textId="19B401B8" w:rsidR="003B619B" w:rsidRPr="00ED6081" w:rsidRDefault="003B619B" w:rsidP="003B619B">
      <w:pPr>
        <w:rPr>
          <w:caps/>
        </w:rPr>
      </w:pPr>
      <w:r w:rsidRPr="00ED6081">
        <w:rPr>
          <w:caps/>
        </w:rPr>
        <w:fldChar w:fldCharType="end"/>
      </w:r>
    </w:p>
    <w:p w14:paraId="13555C76" w14:textId="77777777" w:rsidR="00E84039" w:rsidRDefault="00E84039" w:rsidP="003B619B">
      <w:pPr>
        <w:rPr>
          <w:caps/>
        </w:rPr>
      </w:pPr>
    </w:p>
    <w:p w14:paraId="4F55EF7E" w14:textId="77777777" w:rsidR="00E84039" w:rsidRDefault="00E84039" w:rsidP="003B619B">
      <w:pPr>
        <w:rPr>
          <w:caps/>
        </w:rPr>
      </w:pPr>
    </w:p>
    <w:p w14:paraId="399DC018" w14:textId="77777777" w:rsidR="00E84039" w:rsidRDefault="00E84039" w:rsidP="003B619B">
      <w:pPr>
        <w:rPr>
          <w:caps/>
        </w:rPr>
      </w:pPr>
    </w:p>
    <w:p w14:paraId="53C61394" w14:textId="77777777" w:rsidR="00E84039" w:rsidRDefault="00E84039" w:rsidP="003B619B">
      <w:pPr>
        <w:rPr>
          <w:caps/>
        </w:rPr>
      </w:pPr>
    </w:p>
    <w:p w14:paraId="5AF4B0A6" w14:textId="77777777" w:rsidR="00E84039" w:rsidRDefault="00E84039" w:rsidP="003B619B">
      <w:pPr>
        <w:rPr>
          <w:caps/>
        </w:rPr>
      </w:pPr>
    </w:p>
    <w:p w14:paraId="74DAF7CC" w14:textId="77777777" w:rsidR="00E84039" w:rsidRDefault="00E84039" w:rsidP="003B619B">
      <w:pPr>
        <w:rPr>
          <w:caps/>
        </w:rPr>
      </w:pPr>
    </w:p>
    <w:p w14:paraId="1F0E73C8" w14:textId="77777777" w:rsidR="00E84039" w:rsidRDefault="00E84039" w:rsidP="003B619B">
      <w:pPr>
        <w:rPr>
          <w:caps/>
        </w:rPr>
      </w:pPr>
    </w:p>
    <w:p w14:paraId="2D56231D" w14:textId="77777777" w:rsidR="00E84039" w:rsidRDefault="00E84039" w:rsidP="003B619B">
      <w:pPr>
        <w:rPr>
          <w:caps/>
        </w:rPr>
      </w:pPr>
    </w:p>
    <w:p w14:paraId="4A67433F" w14:textId="77777777" w:rsidR="00E84039" w:rsidRDefault="00E84039" w:rsidP="003B619B">
      <w:pPr>
        <w:rPr>
          <w:caps/>
        </w:rPr>
      </w:pPr>
    </w:p>
    <w:p w14:paraId="660A4B44" w14:textId="77777777" w:rsidR="00E84039" w:rsidRDefault="00E84039" w:rsidP="003B619B">
      <w:pPr>
        <w:rPr>
          <w:caps/>
        </w:rPr>
      </w:pPr>
    </w:p>
    <w:p w14:paraId="0D6CC8C5" w14:textId="77777777" w:rsidR="00E84039" w:rsidRDefault="00E84039" w:rsidP="003B619B">
      <w:pPr>
        <w:rPr>
          <w:caps/>
        </w:rPr>
      </w:pPr>
    </w:p>
    <w:p w14:paraId="524D9940" w14:textId="77777777" w:rsidR="00E84039" w:rsidRDefault="00E84039" w:rsidP="003B619B">
      <w:pPr>
        <w:rPr>
          <w:caps/>
        </w:rPr>
      </w:pPr>
    </w:p>
    <w:p w14:paraId="581BA3CD" w14:textId="77777777" w:rsidR="00E84039" w:rsidRDefault="00E84039" w:rsidP="003B619B">
      <w:pPr>
        <w:rPr>
          <w:caps/>
        </w:rPr>
      </w:pPr>
    </w:p>
    <w:p w14:paraId="249FC85B" w14:textId="77777777" w:rsidR="00E84039" w:rsidRDefault="00E84039" w:rsidP="003B619B">
      <w:pPr>
        <w:rPr>
          <w:caps/>
        </w:rPr>
      </w:pPr>
    </w:p>
    <w:p w14:paraId="4FA63C01" w14:textId="77777777" w:rsidR="00E84039" w:rsidRDefault="00E84039" w:rsidP="003B619B">
      <w:pPr>
        <w:rPr>
          <w:caps/>
        </w:rPr>
      </w:pPr>
    </w:p>
    <w:p w14:paraId="67CF13D5" w14:textId="77777777" w:rsidR="00E84039" w:rsidRDefault="00E84039" w:rsidP="003B619B">
      <w:pPr>
        <w:rPr>
          <w:caps/>
        </w:rPr>
      </w:pPr>
    </w:p>
    <w:p w14:paraId="31F6D234" w14:textId="77777777" w:rsidR="00E84039" w:rsidRDefault="00E84039" w:rsidP="003B619B">
      <w:pPr>
        <w:rPr>
          <w:caps/>
        </w:rPr>
      </w:pPr>
    </w:p>
    <w:p w14:paraId="21516A94" w14:textId="77777777" w:rsidR="00E84039" w:rsidRDefault="00E84039" w:rsidP="003B619B">
      <w:pPr>
        <w:rPr>
          <w:caps/>
        </w:rPr>
      </w:pPr>
    </w:p>
    <w:p w14:paraId="7EA0CFD4" w14:textId="77777777" w:rsidR="00E84039" w:rsidRDefault="00E84039" w:rsidP="003B619B">
      <w:pPr>
        <w:rPr>
          <w:caps/>
        </w:rPr>
      </w:pPr>
    </w:p>
    <w:p w14:paraId="36CBC129" w14:textId="77777777" w:rsidR="00E84039" w:rsidRDefault="00E84039" w:rsidP="003B619B">
      <w:pPr>
        <w:rPr>
          <w:caps/>
        </w:rPr>
      </w:pPr>
    </w:p>
    <w:p w14:paraId="31F372BC" w14:textId="77777777" w:rsidR="00E84039" w:rsidRDefault="00E84039" w:rsidP="003B619B">
      <w:pPr>
        <w:rPr>
          <w:caps/>
        </w:rPr>
      </w:pPr>
    </w:p>
    <w:p w14:paraId="0D772B11" w14:textId="77777777" w:rsidR="00E84039" w:rsidRDefault="00E84039" w:rsidP="003B619B">
      <w:pPr>
        <w:rPr>
          <w:caps/>
        </w:rPr>
      </w:pPr>
    </w:p>
    <w:p w14:paraId="57DD615F" w14:textId="77777777" w:rsidR="00E84039" w:rsidRDefault="00E84039" w:rsidP="003B619B">
      <w:pPr>
        <w:rPr>
          <w:caps/>
        </w:rPr>
      </w:pPr>
    </w:p>
    <w:p w14:paraId="45363A48" w14:textId="77777777" w:rsidR="00E84039" w:rsidRDefault="00E84039" w:rsidP="003B619B">
      <w:pPr>
        <w:rPr>
          <w:caps/>
        </w:rPr>
      </w:pPr>
    </w:p>
    <w:p w14:paraId="1BC844A8" w14:textId="77777777" w:rsidR="00E84039" w:rsidRDefault="00E84039" w:rsidP="003B619B">
      <w:pPr>
        <w:rPr>
          <w:caps/>
        </w:rPr>
      </w:pPr>
    </w:p>
    <w:p w14:paraId="7E4648E0" w14:textId="77777777" w:rsidR="00E84039" w:rsidRDefault="00E84039" w:rsidP="003B619B">
      <w:pPr>
        <w:rPr>
          <w:caps/>
        </w:rPr>
      </w:pPr>
    </w:p>
    <w:p w14:paraId="26CD1ECA" w14:textId="77777777" w:rsidR="00E84039" w:rsidRDefault="00E84039" w:rsidP="003B619B">
      <w:pPr>
        <w:rPr>
          <w:caps/>
        </w:rPr>
      </w:pPr>
    </w:p>
    <w:p w14:paraId="23818773" w14:textId="77777777" w:rsidR="00E84039" w:rsidRDefault="00E84039" w:rsidP="003B619B">
      <w:pPr>
        <w:rPr>
          <w:caps/>
        </w:rPr>
      </w:pPr>
    </w:p>
    <w:p w14:paraId="221332AC" w14:textId="77777777" w:rsidR="00E84039" w:rsidRDefault="00E84039" w:rsidP="003B619B">
      <w:pPr>
        <w:rPr>
          <w:caps/>
        </w:rPr>
      </w:pPr>
    </w:p>
    <w:p w14:paraId="6E004DC8" w14:textId="77777777" w:rsidR="00E84039" w:rsidRPr="00ED6081" w:rsidRDefault="00E84039" w:rsidP="003B619B">
      <w:pPr>
        <w:rPr>
          <w:caps/>
        </w:rPr>
      </w:pPr>
    </w:p>
    <w:p w14:paraId="396E0D38" w14:textId="77777777" w:rsidR="003B619B" w:rsidRPr="002B63C1" w:rsidRDefault="003B619B" w:rsidP="003B619B"/>
    <w:p w14:paraId="4DFDFBE7" w14:textId="77777777" w:rsidR="003B619B" w:rsidRPr="002B63C1" w:rsidRDefault="003B619B" w:rsidP="003B619B"/>
    <w:p w14:paraId="23B5AF9A" w14:textId="77777777" w:rsidR="003B619B" w:rsidRPr="002B63C1" w:rsidRDefault="003B619B" w:rsidP="003B619B"/>
    <w:p w14:paraId="0C1E62E4" w14:textId="77777777" w:rsidR="003B619B" w:rsidRPr="002B63C1" w:rsidRDefault="003B619B" w:rsidP="003B619B"/>
    <w:p w14:paraId="74E30B07" w14:textId="77777777" w:rsidR="00D131BE" w:rsidRDefault="00D131BE" w:rsidP="003B619B"/>
    <w:p w14:paraId="188236CD" w14:textId="77777777" w:rsidR="003B619B" w:rsidRPr="002B63C1" w:rsidRDefault="003B619B" w:rsidP="003B619B"/>
    <w:p w14:paraId="4BFCA591" w14:textId="77777777" w:rsidR="003B619B" w:rsidRPr="008A15FE" w:rsidRDefault="003B619B" w:rsidP="00855B04">
      <w:pPr>
        <w:pStyle w:val="Heading1"/>
        <w:numPr>
          <w:ilvl w:val="0"/>
          <w:numId w:val="20"/>
        </w:numPr>
        <w:rPr>
          <w:rFonts w:ascii="Arial" w:eastAsia="MS Mincho" w:hAnsi="Arial" w:cs="Arial"/>
          <w:b/>
          <w:sz w:val="24"/>
          <w:szCs w:val="24"/>
        </w:rPr>
      </w:pPr>
      <w:bookmarkStart w:id="5" w:name="_Toc265244880"/>
      <w:bookmarkStart w:id="6" w:name="_Toc267402513"/>
      <w:bookmarkStart w:id="7" w:name="_Toc209523166"/>
      <w:bookmarkStart w:id="8" w:name="_Toc436203377"/>
      <w:bookmarkStart w:id="9" w:name="_Toc452813577"/>
      <w:r w:rsidRPr="008A15FE">
        <w:rPr>
          <w:rFonts w:ascii="Arial" w:eastAsia="MS Mincho" w:hAnsi="Arial" w:cs="Arial"/>
          <w:b/>
          <w:sz w:val="24"/>
          <w:szCs w:val="24"/>
        </w:rPr>
        <w:t>Introduction</w:t>
      </w:r>
      <w:bookmarkEnd w:id="5"/>
      <w:bookmarkEnd w:id="6"/>
      <w:bookmarkEnd w:id="7"/>
    </w:p>
    <w:p w14:paraId="36689A6C" w14:textId="77777777" w:rsidR="00E6716A" w:rsidRPr="00E6716A" w:rsidRDefault="00E6716A" w:rsidP="006B6AE1">
      <w:pPr>
        <w:spacing w:before="120"/>
        <w:ind w:left="540" w:firstLine="180"/>
        <w:rPr>
          <w:color w:val="000000"/>
        </w:rPr>
      </w:pPr>
      <w:r w:rsidRPr="00E6716A">
        <w:rPr>
          <w:color w:val="000000"/>
        </w:rPr>
        <w:t xml:space="preserve">Godrej &amp; Boyce (G&amp;B) aims to enhance its sales operations by developing a GSS Design Configurator, a web-based platform that simplifies and accelerates the quoting process for warehouse racking solutions. </w:t>
      </w:r>
    </w:p>
    <w:p w14:paraId="5D760E66" w14:textId="77777777" w:rsidR="006B6AE1" w:rsidRDefault="00E6716A" w:rsidP="006B6AE1">
      <w:pPr>
        <w:spacing w:before="120"/>
        <w:ind w:left="540" w:firstLine="180"/>
        <w:rPr>
          <w:color w:val="000000"/>
        </w:rPr>
      </w:pPr>
      <w:r>
        <w:rPr>
          <w:color w:val="000000"/>
        </w:rPr>
        <w:t xml:space="preserve">To align with G&amp;B’s strategic vision of owning and scaling a robust solution, the proposed platform will empower dealers and internal teams to configure products without requiring specialized CAD expertise. </w:t>
      </w:r>
    </w:p>
    <w:p w14:paraId="65F8E68B" w14:textId="6726FAF2" w:rsidR="00E6716A" w:rsidRPr="00E6716A" w:rsidRDefault="00E6716A" w:rsidP="002229D6">
      <w:pPr>
        <w:spacing w:before="120"/>
        <w:ind w:left="540" w:firstLine="180"/>
        <w:rPr>
          <w:color w:val="000000"/>
        </w:rPr>
      </w:pPr>
      <w:r>
        <w:rPr>
          <w:color w:val="000000"/>
        </w:rPr>
        <w:t>Key outputs of the system will include:</w:t>
      </w:r>
    </w:p>
    <w:p w14:paraId="18B13D03" w14:textId="77777777" w:rsidR="00E6716A" w:rsidRPr="00E6716A" w:rsidRDefault="00E6716A" w:rsidP="006E2AA5">
      <w:pPr>
        <w:numPr>
          <w:ilvl w:val="0"/>
          <w:numId w:val="23"/>
        </w:numPr>
        <w:spacing w:before="120"/>
        <w:rPr>
          <w:color w:val="000000"/>
        </w:rPr>
      </w:pPr>
      <w:r>
        <w:rPr>
          <w:color w:val="000000"/>
        </w:rPr>
        <w:t xml:space="preserve">2D </w:t>
      </w:r>
      <w:r w:rsidRPr="00E6716A">
        <w:rPr>
          <w:color w:val="000000"/>
        </w:rPr>
        <w:t>General A</w:t>
      </w:r>
      <w:r>
        <w:rPr>
          <w:color w:val="000000"/>
        </w:rPr>
        <w:t>rrangement</w:t>
      </w:r>
      <w:r w:rsidRPr="00E6716A">
        <w:rPr>
          <w:color w:val="000000"/>
        </w:rPr>
        <w:t xml:space="preserve"> Drawings</w:t>
      </w:r>
    </w:p>
    <w:p w14:paraId="627E5FC0" w14:textId="77777777" w:rsidR="00E6716A" w:rsidRPr="00E6716A" w:rsidRDefault="00E6716A" w:rsidP="006E2AA5">
      <w:pPr>
        <w:numPr>
          <w:ilvl w:val="0"/>
          <w:numId w:val="23"/>
        </w:numPr>
        <w:spacing w:before="120"/>
        <w:rPr>
          <w:color w:val="000000"/>
        </w:rPr>
      </w:pPr>
      <w:r w:rsidRPr="00E6716A">
        <w:rPr>
          <w:color w:val="000000"/>
        </w:rPr>
        <w:t>Bill of Materials (BoM)</w:t>
      </w:r>
    </w:p>
    <w:p w14:paraId="252C236A" w14:textId="77777777" w:rsidR="00E6716A" w:rsidRPr="00E6716A" w:rsidRDefault="00E6716A" w:rsidP="006E2AA5">
      <w:pPr>
        <w:numPr>
          <w:ilvl w:val="0"/>
          <w:numId w:val="23"/>
        </w:numPr>
        <w:spacing w:before="120"/>
        <w:rPr>
          <w:color w:val="000000"/>
        </w:rPr>
      </w:pPr>
      <w:r w:rsidRPr="00E6716A">
        <w:rPr>
          <w:color w:val="000000"/>
        </w:rPr>
        <w:t>3D Visualization of Configurations</w:t>
      </w:r>
    </w:p>
    <w:p w14:paraId="567A8232" w14:textId="666BACC3" w:rsidR="006B6AE1" w:rsidRDefault="00E6716A" w:rsidP="00E71B74">
      <w:pPr>
        <w:spacing w:before="120"/>
        <w:ind w:left="900"/>
        <w:rPr>
          <w:color w:val="000000"/>
        </w:rPr>
      </w:pPr>
      <w:r w:rsidRPr="00E6716A">
        <w:rPr>
          <w:color w:val="000000"/>
        </w:rPr>
        <w:t>This initiative will enable faster turnaround times, improved accuracy in quotations, and more</w:t>
      </w:r>
    </w:p>
    <w:p w14:paraId="29576B1B" w14:textId="19972531" w:rsidR="00E6716A" w:rsidRDefault="00E6716A" w:rsidP="006B6AE1">
      <w:pPr>
        <w:spacing w:before="120"/>
        <w:ind w:left="540" w:firstLine="180"/>
        <w:rPr>
          <w:color w:val="000000"/>
        </w:rPr>
      </w:pPr>
      <w:r w:rsidRPr="00E6716A">
        <w:rPr>
          <w:color w:val="000000"/>
        </w:rPr>
        <w:t xml:space="preserve">seamless integration with G&amp;B’s digital ecosystem. </w:t>
      </w:r>
      <w:bookmarkStart w:id="10" w:name="_Toc265244881"/>
      <w:bookmarkStart w:id="11" w:name="_Toc267402514"/>
      <w:bookmarkStart w:id="12" w:name="_Toc456598587"/>
      <w:bookmarkStart w:id="13" w:name="_Toc456600918"/>
      <w:bookmarkStart w:id="14" w:name="_Toc186022144"/>
    </w:p>
    <w:p w14:paraId="19B4BD3B" w14:textId="77777777" w:rsidR="00E6716A" w:rsidRDefault="00E6716A" w:rsidP="00E6716A">
      <w:pPr>
        <w:spacing w:before="120"/>
        <w:rPr>
          <w:color w:val="000000"/>
        </w:rPr>
      </w:pPr>
    </w:p>
    <w:p w14:paraId="45CC52C8" w14:textId="79F6AF8D" w:rsidR="003B619B" w:rsidRPr="005D5060" w:rsidRDefault="003B619B" w:rsidP="00855B04">
      <w:pPr>
        <w:pStyle w:val="Heading2"/>
        <w:keepLines w:val="0"/>
        <w:widowControl w:val="0"/>
        <w:numPr>
          <w:ilvl w:val="1"/>
          <w:numId w:val="7"/>
        </w:numPr>
        <w:spacing w:before="120" w:after="60" w:afterAutospacing="0" w:line="240" w:lineRule="atLeast"/>
        <w:rPr>
          <w:rFonts w:ascii="Arial" w:hAnsi="Arial" w:cs="Arial"/>
          <w:b/>
        </w:rPr>
      </w:pPr>
      <w:bookmarkStart w:id="15" w:name="_Toc209523167"/>
      <w:r w:rsidRPr="005D5060">
        <w:rPr>
          <w:rFonts w:ascii="Arial" w:hAnsi="Arial" w:cs="Arial"/>
          <w:b/>
        </w:rPr>
        <w:t>Market Problem</w:t>
      </w:r>
      <w:bookmarkEnd w:id="10"/>
      <w:bookmarkEnd w:id="11"/>
      <w:bookmarkEnd w:id="15"/>
    </w:p>
    <w:p w14:paraId="61337BC7" w14:textId="77777777" w:rsidR="000D121D" w:rsidRDefault="000D121D" w:rsidP="000D121D">
      <w:pPr>
        <w:ind w:firstLine="360"/>
      </w:pPr>
    </w:p>
    <w:p w14:paraId="4A908E09" w14:textId="77777777" w:rsidR="00BE24EB" w:rsidRDefault="00F60B5E" w:rsidP="000D121D">
      <w:pPr>
        <w:ind w:left="360" w:firstLine="360"/>
      </w:pPr>
      <w:r w:rsidRPr="606280F7">
        <w:t>In large-scale enterprise environments, warehouse design demands are becoming increasingly complex, and existing tools are failing to meet the agility, precision, and collaboration needs of internal teams and external stakeholders.</w:t>
      </w:r>
    </w:p>
    <w:p w14:paraId="41614150" w14:textId="77777777" w:rsidR="0010328D" w:rsidRDefault="0010328D" w:rsidP="000D121D">
      <w:pPr>
        <w:ind w:left="360" w:firstLine="360"/>
      </w:pPr>
    </w:p>
    <w:p w14:paraId="26A5BEC5" w14:textId="77777777" w:rsidR="00BE24EB" w:rsidRPr="007A201C" w:rsidRDefault="00BE24EB" w:rsidP="006E2AA5">
      <w:pPr>
        <w:numPr>
          <w:ilvl w:val="0"/>
          <w:numId w:val="83"/>
        </w:numPr>
        <w:rPr>
          <w:b/>
        </w:rPr>
      </w:pPr>
      <w:r w:rsidRPr="00C97197">
        <w:rPr>
          <w:b/>
        </w:rPr>
        <w:t>De</w:t>
      </w:r>
      <w:r w:rsidRPr="007A201C">
        <w:rPr>
          <w:b/>
        </w:rPr>
        <w:t>sign Complexity &amp; Limitations</w:t>
      </w:r>
    </w:p>
    <w:p w14:paraId="0FEAEB8E" w14:textId="77777777" w:rsidR="0010328D" w:rsidRPr="000D121D" w:rsidRDefault="0010328D" w:rsidP="0010328D">
      <w:pPr>
        <w:ind w:left="1440"/>
        <w:rPr>
          <w:b/>
          <w:bCs/>
        </w:rPr>
      </w:pPr>
    </w:p>
    <w:p w14:paraId="3F945AB1" w14:textId="77777777" w:rsidR="00BE24EB" w:rsidRPr="009151E7" w:rsidRDefault="00BE24EB" w:rsidP="006E2AA5">
      <w:pPr>
        <w:numPr>
          <w:ilvl w:val="1"/>
          <w:numId w:val="24"/>
        </w:numPr>
      </w:pPr>
      <w:r w:rsidRPr="00BE24EB">
        <w:t>Existing tools lack the capability to support sophisticated warehouse layouts, such as:</w:t>
      </w:r>
    </w:p>
    <w:p w14:paraId="7BDF4A12" w14:textId="77777777" w:rsidR="00F44110" w:rsidRPr="009151E7" w:rsidRDefault="00F44110" w:rsidP="00F44110">
      <w:pPr>
        <w:ind w:left="1440"/>
      </w:pPr>
    </w:p>
    <w:p w14:paraId="39680AF3" w14:textId="06BD3DB6" w:rsidR="00BE24EB" w:rsidRPr="00BE24EB" w:rsidRDefault="00BE24EB" w:rsidP="006E2AA5">
      <w:pPr>
        <w:numPr>
          <w:ilvl w:val="2"/>
          <w:numId w:val="24"/>
        </w:numPr>
      </w:pPr>
      <w:r w:rsidRPr="00BE24EB">
        <w:t>Multiple product groups with distinct storage and handling requirements in a single layout</w:t>
      </w:r>
      <w:r w:rsidR="002263CA">
        <w:t>.</w:t>
      </w:r>
    </w:p>
    <w:p w14:paraId="6778CD2A" w14:textId="77777777" w:rsidR="00BE24EB" w:rsidRPr="00BE24EB" w:rsidRDefault="009C538F" w:rsidP="006E2AA5">
      <w:pPr>
        <w:numPr>
          <w:ilvl w:val="2"/>
          <w:numId w:val="24"/>
        </w:numPr>
      </w:pPr>
      <w:r w:rsidRPr="00BE24EB">
        <w:t>Multi-tier racking systems</w:t>
      </w:r>
      <w:r>
        <w:t xml:space="preserve">, </w:t>
      </w:r>
      <w:r w:rsidR="00BE24EB" w:rsidRPr="00BE24EB">
        <w:t>Automation zones, mezzanines, and dynamic flow paths</w:t>
      </w:r>
    </w:p>
    <w:p w14:paraId="7CA06DA0" w14:textId="77777777" w:rsidR="00F44110" w:rsidRDefault="00F44110" w:rsidP="00F44110">
      <w:pPr>
        <w:ind w:left="2160"/>
      </w:pPr>
    </w:p>
    <w:p w14:paraId="2063A9A3" w14:textId="77777777" w:rsidR="00BE24EB" w:rsidRPr="009151E7" w:rsidRDefault="00BE24EB" w:rsidP="006E2AA5">
      <w:pPr>
        <w:numPr>
          <w:ilvl w:val="1"/>
          <w:numId w:val="24"/>
        </w:numPr>
      </w:pPr>
      <w:r w:rsidRPr="00BE24EB">
        <w:t>These limitations restrict the ability to deliver tailored solutions for diverse client needs.</w:t>
      </w:r>
    </w:p>
    <w:p w14:paraId="3D86D2FB" w14:textId="77777777" w:rsidR="00BF6590" w:rsidRPr="009151E7" w:rsidRDefault="00BF6590" w:rsidP="00BF6590">
      <w:pPr>
        <w:ind w:left="2160"/>
      </w:pPr>
    </w:p>
    <w:p w14:paraId="2A6FA2D7" w14:textId="77777777" w:rsidR="00BE24EB" w:rsidRPr="001A705A" w:rsidRDefault="00BE24EB" w:rsidP="006E2AA5">
      <w:pPr>
        <w:numPr>
          <w:ilvl w:val="0"/>
          <w:numId w:val="84"/>
        </w:numPr>
        <w:rPr>
          <w:b/>
        </w:rPr>
      </w:pPr>
      <w:r w:rsidRPr="001A705A">
        <w:rPr>
          <w:b/>
        </w:rPr>
        <w:t>CAD Dependency</w:t>
      </w:r>
    </w:p>
    <w:p w14:paraId="58A40ABC" w14:textId="77777777" w:rsidR="0010328D" w:rsidRPr="000D121D" w:rsidRDefault="0010328D" w:rsidP="0010328D">
      <w:pPr>
        <w:ind w:left="1440"/>
        <w:rPr>
          <w:b/>
          <w:bCs/>
        </w:rPr>
      </w:pPr>
    </w:p>
    <w:p w14:paraId="17C6D6AB" w14:textId="77777777" w:rsidR="00BE24EB" w:rsidRPr="009151E7" w:rsidRDefault="00BE24EB" w:rsidP="006E2AA5">
      <w:pPr>
        <w:numPr>
          <w:ilvl w:val="0"/>
          <w:numId w:val="25"/>
        </w:numPr>
      </w:pPr>
      <w:r w:rsidRPr="00BE24EB">
        <w:t>The design process is heavily dependent on CAD engineers</w:t>
      </w:r>
      <w:r w:rsidRPr="009151E7">
        <w:t xml:space="preserve"> for complex layouts</w:t>
      </w:r>
      <w:r w:rsidRPr="00BE24EB">
        <w:t>, even for minor layout changes.</w:t>
      </w:r>
    </w:p>
    <w:p w14:paraId="0FEAE819" w14:textId="77777777" w:rsidR="00F44110" w:rsidRPr="009151E7" w:rsidRDefault="00F44110" w:rsidP="00F44110">
      <w:pPr>
        <w:ind w:left="1440"/>
      </w:pPr>
    </w:p>
    <w:p w14:paraId="42261951" w14:textId="77777777" w:rsidR="00BE24EB" w:rsidRPr="009151E7" w:rsidRDefault="00BE24EB" w:rsidP="006E2AA5">
      <w:pPr>
        <w:numPr>
          <w:ilvl w:val="0"/>
          <w:numId w:val="25"/>
        </w:numPr>
      </w:pPr>
      <w:r w:rsidRPr="00BE24EB">
        <w:t>This creates bottlenecks, slows down iteration cycles, and increases operational costs.</w:t>
      </w:r>
    </w:p>
    <w:p w14:paraId="70F027D4" w14:textId="77777777" w:rsidR="00BF6590" w:rsidRPr="00BF6590" w:rsidRDefault="00BF6590" w:rsidP="00BF6590">
      <w:pPr>
        <w:ind w:left="1080"/>
        <w:rPr>
          <w:b/>
          <w:bCs/>
        </w:rPr>
      </w:pPr>
    </w:p>
    <w:p w14:paraId="4AA5FEEF" w14:textId="6ABE1A34" w:rsidR="00BE24EB" w:rsidRPr="001A705A" w:rsidRDefault="00BE24EB" w:rsidP="006E2AA5">
      <w:pPr>
        <w:numPr>
          <w:ilvl w:val="0"/>
          <w:numId w:val="84"/>
        </w:numPr>
        <w:rPr>
          <w:b/>
        </w:rPr>
      </w:pPr>
      <w:r w:rsidRPr="001A705A">
        <w:rPr>
          <w:b/>
        </w:rPr>
        <w:t>Accessibility &amp; Collaboration Gaps</w:t>
      </w:r>
    </w:p>
    <w:p w14:paraId="4E7F3D15" w14:textId="77777777" w:rsidR="00BF6590" w:rsidRPr="00BF6590" w:rsidRDefault="00BF6590" w:rsidP="00BF6590">
      <w:pPr>
        <w:ind w:left="1080"/>
        <w:rPr>
          <w:b/>
          <w:bCs/>
        </w:rPr>
      </w:pPr>
    </w:p>
    <w:p w14:paraId="5D31EDBD" w14:textId="77777777" w:rsidR="00BE24EB" w:rsidRPr="00BE24EB" w:rsidRDefault="00BE24EB" w:rsidP="006E2AA5">
      <w:pPr>
        <w:numPr>
          <w:ilvl w:val="0"/>
          <w:numId w:val="25"/>
        </w:numPr>
      </w:pPr>
      <w:r w:rsidRPr="4FD3F960">
        <w:t>Non-technical stakeholders — including product clients, and dealers — cannot easily participate in the design process.</w:t>
      </w:r>
    </w:p>
    <w:p w14:paraId="6491FF33" w14:textId="77777777" w:rsidR="00F44110" w:rsidRPr="00BE24EB" w:rsidRDefault="00F44110" w:rsidP="00F44110">
      <w:pPr>
        <w:ind w:left="1440"/>
      </w:pPr>
    </w:p>
    <w:p w14:paraId="5F7A6079" w14:textId="77777777" w:rsidR="007F350D" w:rsidRPr="009151E7" w:rsidRDefault="00BE24EB" w:rsidP="006E2AA5">
      <w:pPr>
        <w:numPr>
          <w:ilvl w:val="0"/>
          <w:numId w:val="25"/>
        </w:numPr>
      </w:pPr>
      <w:r w:rsidRPr="00BE24EB">
        <w:t>Lack of real-time collaboration leads to misalignment, rework, and delays.</w:t>
      </w:r>
    </w:p>
    <w:p w14:paraId="674A97A6" w14:textId="77777777" w:rsidR="00BF6590" w:rsidRDefault="00BF6590" w:rsidP="00BF6590">
      <w:pPr>
        <w:ind w:left="1440"/>
      </w:pPr>
    </w:p>
    <w:p w14:paraId="389063B2" w14:textId="77777777" w:rsidR="000B172A" w:rsidRDefault="000B172A" w:rsidP="00BF6590">
      <w:pPr>
        <w:ind w:left="1440"/>
      </w:pPr>
    </w:p>
    <w:p w14:paraId="3589D2E6" w14:textId="77777777" w:rsidR="000B172A" w:rsidRDefault="000B172A" w:rsidP="00BF6590">
      <w:pPr>
        <w:ind w:left="1440"/>
      </w:pPr>
    </w:p>
    <w:p w14:paraId="775051D8" w14:textId="77777777" w:rsidR="000B172A" w:rsidRDefault="000B172A" w:rsidP="00BF6590">
      <w:pPr>
        <w:ind w:left="1440"/>
      </w:pPr>
    </w:p>
    <w:p w14:paraId="1F8F15F1" w14:textId="77777777" w:rsidR="000B172A" w:rsidRPr="009151E7" w:rsidRDefault="000B172A" w:rsidP="00BF6590">
      <w:pPr>
        <w:ind w:left="1440"/>
      </w:pPr>
    </w:p>
    <w:p w14:paraId="74D3E29D" w14:textId="6DAA6578" w:rsidR="00BE24EB" w:rsidRPr="001A705A" w:rsidRDefault="00BE24EB" w:rsidP="006E2AA5">
      <w:pPr>
        <w:numPr>
          <w:ilvl w:val="0"/>
          <w:numId w:val="84"/>
        </w:numPr>
        <w:rPr>
          <w:b/>
        </w:rPr>
      </w:pPr>
      <w:r w:rsidRPr="001A705A">
        <w:rPr>
          <w:b/>
        </w:rPr>
        <w:t>Integration Challenges</w:t>
      </w:r>
    </w:p>
    <w:p w14:paraId="5427A7CC" w14:textId="77777777" w:rsidR="000C4134" w:rsidRPr="00BF6590" w:rsidRDefault="000C4134" w:rsidP="000C4134">
      <w:pPr>
        <w:ind w:left="1080"/>
        <w:rPr>
          <w:b/>
          <w:bCs/>
        </w:rPr>
      </w:pPr>
    </w:p>
    <w:p w14:paraId="7FA98702" w14:textId="77777777" w:rsidR="00BE24EB" w:rsidRPr="00BE24EB" w:rsidRDefault="00BE24EB" w:rsidP="006E2AA5">
      <w:pPr>
        <w:numPr>
          <w:ilvl w:val="0"/>
          <w:numId w:val="25"/>
        </w:numPr>
      </w:pPr>
      <w:r w:rsidRPr="00BE24EB">
        <w:t>CAD outputs are not seamlessly integrated with:</w:t>
      </w:r>
    </w:p>
    <w:p w14:paraId="7EAEB319" w14:textId="77777777" w:rsidR="00F44110" w:rsidRPr="00BE24EB" w:rsidRDefault="00F44110" w:rsidP="00F44110">
      <w:pPr>
        <w:ind w:left="1440"/>
      </w:pPr>
    </w:p>
    <w:p w14:paraId="25AD602C" w14:textId="77777777" w:rsidR="00BE24EB" w:rsidRPr="00BE24EB" w:rsidRDefault="00BE24EB" w:rsidP="006E2AA5">
      <w:pPr>
        <w:numPr>
          <w:ilvl w:val="2"/>
          <w:numId w:val="24"/>
        </w:numPr>
      </w:pPr>
      <w:r w:rsidRPr="00BE24EB">
        <w:t>BOM generation</w:t>
      </w:r>
    </w:p>
    <w:p w14:paraId="074F48FC" w14:textId="77777777" w:rsidR="00BE24EB" w:rsidRPr="00BE24EB" w:rsidRDefault="00BE24EB" w:rsidP="006E2AA5">
      <w:pPr>
        <w:numPr>
          <w:ilvl w:val="2"/>
          <w:numId w:val="24"/>
        </w:numPr>
      </w:pPr>
      <w:r w:rsidRPr="00BE24EB">
        <w:t>Costing tools</w:t>
      </w:r>
    </w:p>
    <w:p w14:paraId="07AFAC97" w14:textId="77777777" w:rsidR="00BE24EB" w:rsidRPr="00BE24EB" w:rsidRDefault="00BE24EB" w:rsidP="006E2AA5">
      <w:pPr>
        <w:numPr>
          <w:ilvl w:val="2"/>
          <w:numId w:val="24"/>
        </w:numPr>
      </w:pPr>
      <w:r w:rsidRPr="00BE24EB">
        <w:t>ERP/PLM systems</w:t>
      </w:r>
    </w:p>
    <w:p w14:paraId="457999E2" w14:textId="77777777" w:rsidR="00A610FA" w:rsidRPr="00BE24EB" w:rsidRDefault="00A610FA" w:rsidP="00A610FA">
      <w:pPr>
        <w:ind w:left="1800"/>
      </w:pPr>
    </w:p>
    <w:p w14:paraId="20B2AAD4" w14:textId="6CAE57C6" w:rsidR="00BE24EB" w:rsidRPr="00BE24EB" w:rsidRDefault="00BE24EB" w:rsidP="006E2AA5">
      <w:pPr>
        <w:numPr>
          <w:ilvl w:val="0"/>
          <w:numId w:val="26"/>
        </w:numPr>
        <w:tabs>
          <w:tab w:val="num" w:pos="720"/>
        </w:tabs>
      </w:pPr>
      <w:r w:rsidRPr="00BE24EB">
        <w:t>This results in manual effort, data inconsistencies, and slower downstream processes.</w:t>
      </w:r>
    </w:p>
    <w:p w14:paraId="6C683E5D" w14:textId="77777777" w:rsidR="00F44110" w:rsidRPr="00BE24EB" w:rsidRDefault="00F44110" w:rsidP="00F44110">
      <w:pPr>
        <w:ind w:left="1440"/>
      </w:pPr>
    </w:p>
    <w:p w14:paraId="4262B4CC" w14:textId="62C76827" w:rsidR="00BE24EB" w:rsidRPr="001A705A" w:rsidRDefault="00BE24EB" w:rsidP="006E2AA5">
      <w:pPr>
        <w:numPr>
          <w:ilvl w:val="0"/>
          <w:numId w:val="84"/>
        </w:numPr>
        <w:rPr>
          <w:b/>
        </w:rPr>
      </w:pPr>
      <w:r w:rsidRPr="001A705A">
        <w:rPr>
          <w:b/>
        </w:rPr>
        <w:t>Sales Enablement Limitations</w:t>
      </w:r>
    </w:p>
    <w:p w14:paraId="1160258F" w14:textId="77777777" w:rsidR="00A610FA" w:rsidRPr="000C4134" w:rsidRDefault="00A610FA" w:rsidP="00A610FA">
      <w:pPr>
        <w:ind w:left="1080"/>
        <w:rPr>
          <w:b/>
          <w:bCs/>
        </w:rPr>
      </w:pPr>
    </w:p>
    <w:p w14:paraId="5FBEBB91" w14:textId="77777777" w:rsidR="00BE24EB" w:rsidRPr="00BE24EB" w:rsidRDefault="00BE24EB" w:rsidP="006E2AA5">
      <w:pPr>
        <w:numPr>
          <w:ilvl w:val="0"/>
          <w:numId w:val="26"/>
        </w:numPr>
        <w:tabs>
          <w:tab w:val="num" w:pos="720"/>
        </w:tabs>
      </w:pPr>
      <w:r w:rsidRPr="00BE24EB">
        <w:t>Current tools are not browser-accessible, limiting their use by:</w:t>
      </w:r>
    </w:p>
    <w:p w14:paraId="45BE8324" w14:textId="77777777" w:rsidR="00F44110" w:rsidRPr="00BE24EB" w:rsidRDefault="00F44110" w:rsidP="00F44110">
      <w:pPr>
        <w:ind w:left="1440"/>
      </w:pPr>
    </w:p>
    <w:p w14:paraId="332E9220" w14:textId="77777777" w:rsidR="00BE24EB" w:rsidRPr="00BE24EB" w:rsidRDefault="00BE24EB" w:rsidP="006E2AA5">
      <w:pPr>
        <w:numPr>
          <w:ilvl w:val="2"/>
          <w:numId w:val="24"/>
        </w:numPr>
      </w:pPr>
      <w:r w:rsidRPr="00BE24EB">
        <w:t>Dealers</w:t>
      </w:r>
    </w:p>
    <w:p w14:paraId="1CA8B769" w14:textId="77777777" w:rsidR="00BE24EB" w:rsidRPr="00BE24EB" w:rsidRDefault="00BE24EB" w:rsidP="006E2AA5">
      <w:pPr>
        <w:numPr>
          <w:ilvl w:val="2"/>
          <w:numId w:val="24"/>
        </w:numPr>
      </w:pPr>
      <w:r w:rsidRPr="00BE24EB">
        <w:t>Godrej sales teams</w:t>
      </w:r>
    </w:p>
    <w:p w14:paraId="0F90EC32" w14:textId="77777777" w:rsidR="00A24E16" w:rsidRDefault="00A24E16" w:rsidP="00A24E16"/>
    <w:p w14:paraId="45C204B8" w14:textId="1AC4F42D" w:rsidR="00A24E16" w:rsidRDefault="00BE24EB" w:rsidP="000C4134">
      <w:pPr>
        <w:ind w:left="360" w:firstLine="360"/>
      </w:pPr>
      <w:r w:rsidRPr="606280F7">
        <w:t xml:space="preserve">This slows down the proposal process and affects responsiveness to client needs, ultimately impacting sales </w:t>
      </w:r>
      <w:r w:rsidR="002263CA" w:rsidRPr="606280F7">
        <w:t>speed</w:t>
      </w:r>
      <w:r w:rsidRPr="606280F7">
        <w:t>.</w:t>
      </w:r>
    </w:p>
    <w:p w14:paraId="3F3BD66B" w14:textId="77777777" w:rsidR="00A24E16" w:rsidRDefault="00A24E16" w:rsidP="00A24E16"/>
    <w:p w14:paraId="759D9CF6" w14:textId="77777777" w:rsidR="003B619B" w:rsidRPr="00BE24EB" w:rsidRDefault="00A24E16" w:rsidP="000C4134">
      <w:pPr>
        <w:ind w:left="360" w:firstLine="360"/>
      </w:pPr>
      <w:r>
        <w:t>In Summary, t</w:t>
      </w:r>
      <w:r w:rsidR="00E6716A" w:rsidRPr="00BE24EB">
        <w:t>he current desktop-based application, while functional for select product groups, suffers from several limitations including lack of source code access, vendor dependency, lack of integration with enterprise systems, and limited scalability across product lines.</w:t>
      </w:r>
    </w:p>
    <w:p w14:paraId="3A9B7E42" w14:textId="77777777" w:rsidR="003B619B" w:rsidRPr="003B619B" w:rsidRDefault="003B619B" w:rsidP="003B619B">
      <w:pPr>
        <w:spacing w:before="120"/>
        <w:rPr>
          <w:color w:val="000000"/>
        </w:rPr>
      </w:pPr>
    </w:p>
    <w:p w14:paraId="184DB812" w14:textId="5B70AD24" w:rsidR="003B619B" w:rsidRPr="005D5060" w:rsidRDefault="003B619B" w:rsidP="00B55C3F">
      <w:pPr>
        <w:pStyle w:val="Heading2"/>
        <w:keepLines w:val="0"/>
        <w:widowControl w:val="0"/>
        <w:numPr>
          <w:ilvl w:val="1"/>
          <w:numId w:val="7"/>
        </w:numPr>
        <w:spacing w:before="120" w:after="60" w:afterAutospacing="0" w:line="240" w:lineRule="atLeast"/>
        <w:rPr>
          <w:rFonts w:ascii="Arial" w:hAnsi="Arial" w:cs="Arial"/>
          <w:b/>
        </w:rPr>
      </w:pPr>
      <w:bookmarkStart w:id="16" w:name="_Toc265244882"/>
      <w:bookmarkStart w:id="17" w:name="_Toc267402515"/>
      <w:bookmarkStart w:id="18" w:name="_Toc209523168"/>
      <w:bookmarkEnd w:id="12"/>
      <w:bookmarkEnd w:id="13"/>
      <w:bookmarkEnd w:id="14"/>
      <w:r w:rsidRPr="005D5060">
        <w:rPr>
          <w:rFonts w:ascii="Arial" w:hAnsi="Arial" w:cs="Arial"/>
          <w:b/>
        </w:rPr>
        <w:t>Market Opportunity</w:t>
      </w:r>
      <w:bookmarkEnd w:id="16"/>
      <w:bookmarkEnd w:id="17"/>
      <w:bookmarkEnd w:id="18"/>
    </w:p>
    <w:p w14:paraId="35BF3254" w14:textId="77777777" w:rsidR="00B122A9" w:rsidRPr="00B122A9" w:rsidRDefault="00B122A9" w:rsidP="00B122A9">
      <w:pPr>
        <w:pStyle w:val="BodyText"/>
      </w:pPr>
    </w:p>
    <w:p w14:paraId="20E9E505" w14:textId="77777777" w:rsidR="00355179" w:rsidRDefault="00355179" w:rsidP="003413DF">
      <w:pPr>
        <w:ind w:left="360" w:firstLine="360"/>
      </w:pPr>
      <w:r w:rsidRPr="00355179">
        <w:t>The enterprise has a strategic opportunity to transform its warehouse design process by deploying a browser-based, CAD-integrated configurator that empowers both technical and non-technical stakeholders.</w:t>
      </w:r>
    </w:p>
    <w:p w14:paraId="4803ACFC" w14:textId="77777777" w:rsidR="00355179" w:rsidRPr="00355179" w:rsidRDefault="00355179" w:rsidP="00355179"/>
    <w:p w14:paraId="501013EA" w14:textId="56AE626B" w:rsidR="00355179" w:rsidRPr="00355179" w:rsidRDefault="00355179" w:rsidP="006E2AA5">
      <w:pPr>
        <w:numPr>
          <w:ilvl w:val="0"/>
          <w:numId w:val="27"/>
        </w:numPr>
        <w:rPr>
          <w:b/>
          <w:bCs/>
        </w:rPr>
      </w:pPr>
      <w:r w:rsidRPr="00355179">
        <w:rPr>
          <w:b/>
          <w:bCs/>
        </w:rPr>
        <w:t>Accelerated Sales Enablement</w:t>
      </w:r>
    </w:p>
    <w:p w14:paraId="43C99F2A" w14:textId="77777777" w:rsidR="00A610FA" w:rsidRPr="00355179" w:rsidRDefault="00A610FA" w:rsidP="00A610FA">
      <w:pPr>
        <w:ind w:left="1080"/>
        <w:rPr>
          <w:b/>
          <w:bCs/>
        </w:rPr>
      </w:pPr>
    </w:p>
    <w:p w14:paraId="13D8E615" w14:textId="6440AE33" w:rsidR="00355179" w:rsidRPr="00355179" w:rsidRDefault="00355179" w:rsidP="006E2AA5">
      <w:pPr>
        <w:numPr>
          <w:ilvl w:val="0"/>
          <w:numId w:val="25"/>
        </w:numPr>
      </w:pPr>
      <w:r w:rsidRPr="606280F7">
        <w:t xml:space="preserve">By making the tool accessible via web browsers, dealers and the Godrej sales team can quickly generate layout proposals, </w:t>
      </w:r>
      <w:r w:rsidR="000408F9" w:rsidRPr="606280F7">
        <w:t>reduce</w:t>
      </w:r>
      <w:r w:rsidRPr="606280F7">
        <w:t xml:space="preserve"> turnaround time and </w:t>
      </w:r>
      <w:del w:id="19" w:author="VANAJA, ARAVETI" w:date="2025-09-22T10:07:00Z">
        <w:r w:rsidRPr="606280F7">
          <w:delText>improving</w:delText>
        </w:r>
      </w:del>
      <w:ins w:id="20" w:author="VANAJA, ARAVETI" w:date="2025-09-22T10:07:00Z">
        <w:r w:rsidR="00910D54" w:rsidRPr="606280F7">
          <w:t>improve</w:t>
        </w:r>
      </w:ins>
      <w:r w:rsidRPr="606280F7">
        <w:t xml:space="preserve"> responsiveness.</w:t>
      </w:r>
    </w:p>
    <w:p w14:paraId="666D90E6" w14:textId="77777777" w:rsidR="00A610FA" w:rsidRPr="00355179" w:rsidRDefault="00A610FA" w:rsidP="00A610FA">
      <w:pPr>
        <w:ind w:left="1440"/>
      </w:pPr>
    </w:p>
    <w:p w14:paraId="02FF6097" w14:textId="77777777" w:rsidR="00463398" w:rsidRPr="00355179" w:rsidRDefault="00463398" w:rsidP="006E2AA5">
      <w:pPr>
        <w:numPr>
          <w:ilvl w:val="0"/>
          <w:numId w:val="25"/>
        </w:numPr>
      </w:pPr>
      <w:r w:rsidRPr="00463398">
        <w:t>This streamlines decision-making, reduces dependency on the design team, and accelerates client engagement.</w:t>
      </w:r>
    </w:p>
    <w:p w14:paraId="7CE91C1D" w14:textId="77777777" w:rsidR="00A610FA" w:rsidRPr="00355179" w:rsidRDefault="00A610FA" w:rsidP="00A610FA">
      <w:pPr>
        <w:ind w:left="1440"/>
      </w:pPr>
    </w:p>
    <w:p w14:paraId="1A2933BC" w14:textId="7A9533A0" w:rsidR="00355179" w:rsidRPr="00355179" w:rsidRDefault="00355179" w:rsidP="006E2AA5">
      <w:pPr>
        <w:numPr>
          <w:ilvl w:val="0"/>
          <w:numId w:val="27"/>
        </w:numPr>
        <w:rPr>
          <w:b/>
          <w:bCs/>
        </w:rPr>
      </w:pPr>
      <w:r w:rsidRPr="00355179">
        <w:rPr>
          <w:b/>
          <w:bCs/>
        </w:rPr>
        <w:t>Democratization of Design</w:t>
      </w:r>
    </w:p>
    <w:p w14:paraId="386B6BA8" w14:textId="77777777" w:rsidR="00466178" w:rsidRPr="00355179" w:rsidRDefault="00466178" w:rsidP="00466178">
      <w:pPr>
        <w:ind w:left="1080"/>
        <w:rPr>
          <w:b/>
          <w:bCs/>
        </w:rPr>
      </w:pPr>
    </w:p>
    <w:p w14:paraId="39B27397" w14:textId="77777777" w:rsidR="00355179" w:rsidRPr="00355179" w:rsidRDefault="00355179" w:rsidP="006E2AA5">
      <w:pPr>
        <w:numPr>
          <w:ilvl w:val="0"/>
          <w:numId w:val="25"/>
        </w:numPr>
      </w:pPr>
      <w:r w:rsidRPr="606280F7">
        <w:t>The configurator allows </w:t>
      </w:r>
      <w:r w:rsidRPr="606280F7">
        <w:rPr>
          <w:b/>
        </w:rPr>
        <w:t>non-CAD</w:t>
      </w:r>
      <w:r w:rsidRPr="606280F7">
        <w:t xml:space="preserve"> users — such as product owners, solution architects, and clients — to participate in layout creation and validation.</w:t>
      </w:r>
    </w:p>
    <w:p w14:paraId="0B1BDA7E" w14:textId="77777777" w:rsidR="00466178" w:rsidRPr="00355179" w:rsidRDefault="00466178" w:rsidP="00466178">
      <w:pPr>
        <w:ind w:left="1440"/>
      </w:pPr>
    </w:p>
    <w:p w14:paraId="0E092C7E" w14:textId="77777777" w:rsidR="00355179" w:rsidRPr="00355179" w:rsidRDefault="00355179" w:rsidP="006E2AA5">
      <w:pPr>
        <w:numPr>
          <w:ilvl w:val="0"/>
          <w:numId w:val="28"/>
        </w:numPr>
      </w:pPr>
      <w:r w:rsidRPr="00355179">
        <w:t>This reduces dependency on CAD engineers for early-stage design iterations and fosters cross-functional collaboration.</w:t>
      </w:r>
    </w:p>
    <w:p w14:paraId="0C5AB55C" w14:textId="77777777" w:rsidR="005F09BF" w:rsidRPr="00355179" w:rsidRDefault="005F09BF" w:rsidP="005F09BF">
      <w:pPr>
        <w:ind w:left="1440"/>
      </w:pPr>
    </w:p>
    <w:p w14:paraId="10FC9FF0" w14:textId="6965B02C" w:rsidR="00355179" w:rsidRPr="00355179" w:rsidRDefault="00355179" w:rsidP="006E2AA5">
      <w:pPr>
        <w:numPr>
          <w:ilvl w:val="0"/>
          <w:numId w:val="27"/>
        </w:numPr>
        <w:rPr>
          <w:b/>
          <w:bCs/>
        </w:rPr>
      </w:pPr>
      <w:r w:rsidRPr="00355179">
        <w:rPr>
          <w:b/>
          <w:bCs/>
        </w:rPr>
        <w:t>Scalable Enterprise Deployment</w:t>
      </w:r>
    </w:p>
    <w:p w14:paraId="030DC743" w14:textId="77777777" w:rsidR="005F09BF" w:rsidRPr="00355179" w:rsidRDefault="005F09BF" w:rsidP="005F09BF">
      <w:pPr>
        <w:ind w:left="1080"/>
        <w:rPr>
          <w:b/>
          <w:bCs/>
        </w:rPr>
      </w:pPr>
    </w:p>
    <w:p w14:paraId="46907C93" w14:textId="77777777" w:rsidR="00355179" w:rsidRPr="00355179" w:rsidRDefault="00355179" w:rsidP="006E2AA5">
      <w:pPr>
        <w:numPr>
          <w:ilvl w:val="0"/>
          <w:numId w:val="28"/>
        </w:numPr>
      </w:pPr>
      <w:r w:rsidRPr="00355179">
        <w:lastRenderedPageBreak/>
        <w:t>A cloud-native architecture (e.g., AWS) ensures scalability, security, and availability across multiple regions and teams.</w:t>
      </w:r>
    </w:p>
    <w:p w14:paraId="5C9532F8" w14:textId="77777777" w:rsidR="005F09BF" w:rsidRPr="00355179" w:rsidRDefault="005F09BF" w:rsidP="005F09BF">
      <w:pPr>
        <w:ind w:left="1440"/>
      </w:pPr>
    </w:p>
    <w:p w14:paraId="3007EAB2" w14:textId="09972677" w:rsidR="00355179" w:rsidRPr="00355179" w:rsidRDefault="00355179" w:rsidP="006E2AA5">
      <w:pPr>
        <w:numPr>
          <w:ilvl w:val="0"/>
          <w:numId w:val="28"/>
        </w:numPr>
      </w:pPr>
      <w:r w:rsidRPr="00355179">
        <w:t>The tool can be integrated with existing enterprise systems (</w:t>
      </w:r>
      <w:r w:rsidR="008208FF">
        <w:t>Enquiry App</w:t>
      </w:r>
      <w:r w:rsidRPr="00355179">
        <w:t>), streamlining the end-to-end workflow from design to delivery.</w:t>
      </w:r>
    </w:p>
    <w:p w14:paraId="11F24C6D" w14:textId="77777777" w:rsidR="005F09BF" w:rsidRDefault="005F09BF" w:rsidP="005F09BF"/>
    <w:p w14:paraId="3FF41337" w14:textId="77777777" w:rsidR="00F44110" w:rsidRPr="00355179" w:rsidRDefault="00F44110" w:rsidP="005F09BF"/>
    <w:p w14:paraId="3AC37998" w14:textId="11FC22A9" w:rsidR="00355179" w:rsidRPr="00355179" w:rsidRDefault="00463398" w:rsidP="006E2AA5">
      <w:pPr>
        <w:numPr>
          <w:ilvl w:val="0"/>
          <w:numId w:val="27"/>
        </w:numPr>
        <w:rPr>
          <w:b/>
          <w:bCs/>
        </w:rPr>
      </w:pPr>
      <w:r>
        <w:rPr>
          <w:b/>
          <w:bCs/>
        </w:rPr>
        <w:t xml:space="preserve">Innovation and Market Positioning - </w:t>
      </w:r>
      <w:r w:rsidR="00355179" w:rsidRPr="00355179">
        <w:rPr>
          <w:b/>
          <w:bCs/>
        </w:rPr>
        <w:t>Competitive Differentiation</w:t>
      </w:r>
    </w:p>
    <w:p w14:paraId="49E2FA93" w14:textId="77777777" w:rsidR="005F09BF" w:rsidRPr="00355179" w:rsidRDefault="005F09BF" w:rsidP="005F09BF">
      <w:pPr>
        <w:ind w:left="1080"/>
        <w:rPr>
          <w:b/>
          <w:bCs/>
        </w:rPr>
      </w:pPr>
    </w:p>
    <w:p w14:paraId="781C8845" w14:textId="77777777" w:rsidR="00355179" w:rsidRPr="00355179" w:rsidRDefault="00355179" w:rsidP="006E2AA5">
      <w:pPr>
        <w:numPr>
          <w:ilvl w:val="0"/>
          <w:numId w:val="28"/>
        </w:numPr>
      </w:pPr>
      <w:r w:rsidRPr="00355179">
        <w:t>Offering a sophisticated, real-time design experience sets the enterprise apart from competitors still relying on traditional CAD workflows.</w:t>
      </w:r>
    </w:p>
    <w:p w14:paraId="26C76889" w14:textId="77777777" w:rsidR="00F44110" w:rsidRPr="00355179" w:rsidRDefault="00F44110" w:rsidP="00F44110">
      <w:pPr>
        <w:ind w:left="1440"/>
      </w:pPr>
    </w:p>
    <w:p w14:paraId="79A4A6EA" w14:textId="77777777" w:rsidR="00355179" w:rsidRDefault="00355179" w:rsidP="006E2AA5">
      <w:pPr>
        <w:numPr>
          <w:ilvl w:val="0"/>
          <w:numId w:val="28"/>
        </w:numPr>
      </w:pPr>
      <w:r w:rsidRPr="00355179">
        <w:t>It positions the organization as a </w:t>
      </w:r>
      <w:r w:rsidRPr="00355179">
        <w:rPr>
          <w:b/>
          <w:bCs/>
        </w:rPr>
        <w:t>technology-driven solution provider</w:t>
      </w:r>
      <w:r w:rsidRPr="00355179">
        <w:t>, enhancing brand value and client trust.</w:t>
      </w:r>
    </w:p>
    <w:p w14:paraId="298DBF2E" w14:textId="77777777" w:rsidR="00F44110" w:rsidRDefault="00F44110" w:rsidP="00F44110"/>
    <w:p w14:paraId="3CA455EB" w14:textId="77777777" w:rsidR="00463398" w:rsidRPr="00463398" w:rsidRDefault="00463398" w:rsidP="006E2AA5">
      <w:pPr>
        <w:numPr>
          <w:ilvl w:val="0"/>
          <w:numId w:val="28"/>
        </w:numPr>
      </w:pPr>
      <w:r w:rsidRPr="00463398">
        <w:t>Advanced digital capabilities and intuitive user experience position </w:t>
      </w:r>
      <w:r w:rsidRPr="00463398">
        <w:rPr>
          <w:b/>
          <w:bCs/>
        </w:rPr>
        <w:t>Godrej</w:t>
      </w:r>
      <w:r w:rsidRPr="00463398">
        <w:t> as a leader in warehouse innovation and customer service.</w:t>
      </w:r>
    </w:p>
    <w:p w14:paraId="19ECA8E9" w14:textId="77777777" w:rsidR="00F44110" w:rsidRPr="00463398" w:rsidRDefault="00F44110" w:rsidP="00F44110"/>
    <w:p w14:paraId="0780FC67" w14:textId="45D777B0" w:rsidR="00463398" w:rsidRPr="00355179" w:rsidRDefault="00463398" w:rsidP="006E2AA5">
      <w:pPr>
        <w:numPr>
          <w:ilvl w:val="0"/>
          <w:numId w:val="28"/>
        </w:numPr>
      </w:pPr>
      <w:r w:rsidRPr="00D82804">
        <w:t>Differentiates</w:t>
      </w:r>
      <w:r w:rsidRPr="00463398">
        <w:t xml:space="preserve"> the enterprise from competitors </w:t>
      </w:r>
      <w:r w:rsidR="00DA30A9">
        <w:t xml:space="preserve">which </w:t>
      </w:r>
      <w:r w:rsidR="00617452" w:rsidRPr="00463398">
        <w:t xml:space="preserve">is </w:t>
      </w:r>
      <w:r w:rsidRPr="00463398">
        <w:t>still reliant on traditional CAD workflows.</w:t>
      </w:r>
    </w:p>
    <w:p w14:paraId="429C446A" w14:textId="77777777" w:rsidR="005F09BF" w:rsidRDefault="005F09BF" w:rsidP="005F09BF">
      <w:pPr>
        <w:ind w:left="1440"/>
      </w:pPr>
    </w:p>
    <w:p w14:paraId="21C4BC12" w14:textId="77777777" w:rsidR="005F09BF" w:rsidRPr="00355179" w:rsidRDefault="005F09BF" w:rsidP="005F09BF">
      <w:pPr>
        <w:ind w:left="1440"/>
      </w:pPr>
    </w:p>
    <w:p w14:paraId="7A5FC1B3" w14:textId="00B27782" w:rsidR="00355179" w:rsidRPr="00355179" w:rsidRDefault="00355179" w:rsidP="006E2AA5">
      <w:pPr>
        <w:numPr>
          <w:ilvl w:val="0"/>
          <w:numId w:val="27"/>
        </w:numPr>
        <w:rPr>
          <w:b/>
          <w:bCs/>
        </w:rPr>
      </w:pPr>
      <w:r w:rsidRPr="00355179">
        <w:rPr>
          <w:b/>
          <w:bCs/>
        </w:rPr>
        <w:t>Data-Driven Decision Making</w:t>
      </w:r>
    </w:p>
    <w:p w14:paraId="1BEA8789" w14:textId="77777777" w:rsidR="00F44110" w:rsidRPr="00355179" w:rsidRDefault="00F44110" w:rsidP="00F44110">
      <w:pPr>
        <w:ind w:left="1080"/>
        <w:rPr>
          <w:b/>
          <w:bCs/>
        </w:rPr>
      </w:pPr>
    </w:p>
    <w:p w14:paraId="4696D867" w14:textId="5650DA13" w:rsidR="00153EC9" w:rsidRPr="00355179" w:rsidRDefault="00355179" w:rsidP="006E2AA5">
      <w:pPr>
        <w:numPr>
          <w:ilvl w:val="0"/>
          <w:numId w:val="28"/>
        </w:numPr>
      </w:pPr>
      <w:r w:rsidRPr="00355179">
        <w:t xml:space="preserve">The configurator can capture design analytics, user </w:t>
      </w:r>
      <w:r w:rsidR="009D1E51" w:rsidRPr="00355179">
        <w:t>behavior</w:t>
      </w:r>
      <w:r w:rsidRPr="00355179">
        <w:t>, and layout preferences, enabling continuous improvement and strategic planning.</w:t>
      </w:r>
    </w:p>
    <w:p w14:paraId="23F8C24F" w14:textId="77777777" w:rsidR="003B619B" w:rsidRPr="002B63C1" w:rsidRDefault="003B619B" w:rsidP="00355179"/>
    <w:p w14:paraId="194310D7" w14:textId="77777777" w:rsidR="003B619B" w:rsidRPr="00F1421E" w:rsidRDefault="003B619B" w:rsidP="00B55C3F">
      <w:pPr>
        <w:pStyle w:val="Heading2"/>
        <w:keepLines w:val="0"/>
        <w:widowControl w:val="0"/>
        <w:numPr>
          <w:ilvl w:val="1"/>
          <w:numId w:val="7"/>
        </w:numPr>
        <w:spacing w:before="120" w:after="60" w:afterAutospacing="0" w:line="240" w:lineRule="atLeast"/>
        <w:rPr>
          <w:rFonts w:ascii="Arial" w:hAnsi="Arial" w:cs="Arial"/>
          <w:b/>
        </w:rPr>
      </w:pPr>
      <w:bookmarkStart w:id="21" w:name="_Toc265244883"/>
      <w:bookmarkStart w:id="22" w:name="_Toc267402516"/>
      <w:bookmarkStart w:id="23" w:name="_Toc209523169"/>
      <w:r w:rsidRPr="00F1421E">
        <w:rPr>
          <w:rFonts w:ascii="Arial" w:hAnsi="Arial" w:cs="Arial"/>
          <w:b/>
        </w:rPr>
        <w:t>Product Concept</w:t>
      </w:r>
      <w:bookmarkEnd w:id="21"/>
      <w:bookmarkEnd w:id="22"/>
      <w:bookmarkEnd w:id="23"/>
    </w:p>
    <w:p w14:paraId="3CE9CE2A" w14:textId="77777777" w:rsidR="003B619B" w:rsidRPr="002B63C1" w:rsidRDefault="003B619B" w:rsidP="003B619B"/>
    <w:p w14:paraId="7096F4BA" w14:textId="77777777" w:rsidR="000C0FDD" w:rsidRPr="000C0FDD" w:rsidRDefault="000C0FDD" w:rsidP="006218AD">
      <w:pPr>
        <w:ind w:left="360" w:firstLine="360"/>
      </w:pPr>
      <w:r w:rsidRPr="000C0FDD">
        <w:t>The Warehouse</w:t>
      </w:r>
      <w:r>
        <w:t xml:space="preserve"> </w:t>
      </w:r>
      <w:r w:rsidRPr="000C0FDD">
        <w:t xml:space="preserve">Design Configurator is an enterprise-grade, browser-accessible application designed to streamline the creation, visualization, and validation of warehouse layouts. It </w:t>
      </w:r>
      <w:r>
        <w:t xml:space="preserve">is user friendly </w:t>
      </w:r>
      <w:r w:rsidRPr="000C0FDD">
        <w:t xml:space="preserve">design tool </w:t>
      </w:r>
      <w:r>
        <w:t>which</w:t>
      </w:r>
      <w:r w:rsidRPr="000C0FDD">
        <w:t xml:space="preserve"> supports both 2D and 3D </w:t>
      </w:r>
      <w:r>
        <w:t>generation</w:t>
      </w:r>
      <w:r w:rsidRPr="000C0FDD">
        <w:t>, enabling technical and non-technical users to collaborate effectively.</w:t>
      </w:r>
    </w:p>
    <w:p w14:paraId="53BD0305" w14:textId="77777777" w:rsidR="00AF3A52" w:rsidRPr="000C0FDD" w:rsidRDefault="00AF3A52" w:rsidP="000C0FDD"/>
    <w:p w14:paraId="6A376ABF" w14:textId="77777777" w:rsidR="000C0FDD" w:rsidRPr="000C0FDD" w:rsidRDefault="000C0FDD" w:rsidP="006E2AA5">
      <w:pPr>
        <w:numPr>
          <w:ilvl w:val="0"/>
          <w:numId w:val="27"/>
        </w:numPr>
        <w:rPr>
          <w:b/>
          <w:bCs/>
        </w:rPr>
      </w:pPr>
      <w:r w:rsidRPr="000C0FDD">
        <w:rPr>
          <w:b/>
          <w:bCs/>
        </w:rPr>
        <w:t>Key Capabilities:</w:t>
      </w:r>
    </w:p>
    <w:p w14:paraId="13ADDCBE" w14:textId="77777777" w:rsidR="009B47D3" w:rsidRPr="000C0FDD" w:rsidRDefault="009B47D3" w:rsidP="009B47D3">
      <w:pPr>
        <w:ind w:left="1080"/>
        <w:rPr>
          <w:b/>
          <w:bCs/>
        </w:rPr>
      </w:pPr>
    </w:p>
    <w:p w14:paraId="6B06FFDE" w14:textId="05A66302" w:rsidR="000C0FDD" w:rsidRDefault="000C0FDD" w:rsidP="006E2AA5">
      <w:pPr>
        <w:numPr>
          <w:ilvl w:val="0"/>
          <w:numId w:val="29"/>
        </w:numPr>
      </w:pPr>
      <w:r w:rsidRPr="4FD3F960">
        <w:rPr>
          <w:b/>
        </w:rPr>
        <w:t>Design</w:t>
      </w:r>
      <w:r w:rsidR="00F9172F" w:rsidRPr="4FD3F960">
        <w:rPr>
          <w:b/>
        </w:rPr>
        <w:t>/Rule</w:t>
      </w:r>
      <w:r w:rsidRPr="4FD3F960">
        <w:rPr>
          <w:b/>
        </w:rPr>
        <w:t xml:space="preserve"> Engine:</w:t>
      </w:r>
      <w:r w:rsidRPr="4FD3F960">
        <w:t xml:space="preserve"> Allows for layout creation in simple way for the dealers</w:t>
      </w:r>
      <w:r w:rsidR="00D81A0F" w:rsidRPr="4FD3F960">
        <w:t>.</w:t>
      </w:r>
    </w:p>
    <w:p w14:paraId="0692E9BA" w14:textId="1EA4B13E" w:rsidR="000C0FDD" w:rsidRPr="000C0FDD" w:rsidRDefault="000C0FDD" w:rsidP="006E2AA5">
      <w:pPr>
        <w:numPr>
          <w:ilvl w:val="0"/>
          <w:numId w:val="29"/>
        </w:numPr>
      </w:pPr>
      <w:r w:rsidRPr="00C04F79">
        <w:rPr>
          <w:b/>
        </w:rPr>
        <w:t>Drag</w:t>
      </w:r>
      <w:r w:rsidR="00C04F79">
        <w:rPr>
          <w:b/>
          <w:bCs/>
        </w:rPr>
        <w:t xml:space="preserve"> </w:t>
      </w:r>
      <w:r w:rsidRPr="00C04F79">
        <w:rPr>
          <w:b/>
        </w:rPr>
        <w:t>and</w:t>
      </w:r>
      <w:r w:rsidR="00C04F79">
        <w:rPr>
          <w:b/>
          <w:bCs/>
        </w:rPr>
        <w:t xml:space="preserve"> </w:t>
      </w:r>
      <w:r w:rsidRPr="000C0FDD">
        <w:t>Drop</w:t>
      </w:r>
      <w:r w:rsidRPr="00C04F79">
        <w:rPr>
          <w:b/>
        </w:rPr>
        <w:t xml:space="preserve"> Components:</w:t>
      </w:r>
      <w:r w:rsidRPr="000C0FDD">
        <w:t xml:space="preserve"> Simplifies layout creation with reusable, rule-based design elements (e.g., racks, conveyors, zones).</w:t>
      </w:r>
    </w:p>
    <w:p w14:paraId="4D1D44A2" w14:textId="77777777" w:rsidR="000C0FDD" w:rsidRPr="000C0FDD" w:rsidRDefault="000C0FDD" w:rsidP="006E2AA5">
      <w:pPr>
        <w:numPr>
          <w:ilvl w:val="0"/>
          <w:numId w:val="29"/>
        </w:numPr>
      </w:pPr>
      <w:r w:rsidRPr="00A23FC5">
        <w:rPr>
          <w:b/>
        </w:rPr>
        <w:t>Web-Based Interface:</w:t>
      </w:r>
      <w:r w:rsidRPr="000C0FDD">
        <w:t xml:space="preserve"> Accessible via browser, enabling dealers, sales teams, and product owners to configure layouts without installing heavy desktop software.</w:t>
      </w:r>
    </w:p>
    <w:p w14:paraId="76DEE04D" w14:textId="77777777" w:rsidR="000C0FDD" w:rsidRPr="000C0FDD" w:rsidRDefault="000C0FDD" w:rsidP="006E2AA5">
      <w:pPr>
        <w:numPr>
          <w:ilvl w:val="0"/>
          <w:numId w:val="29"/>
        </w:numPr>
      </w:pPr>
      <w:r w:rsidRPr="00A23FC5">
        <w:rPr>
          <w:b/>
        </w:rPr>
        <w:t>Real-Time 3D Visualization:</w:t>
      </w:r>
      <w:r w:rsidRPr="000C0FDD">
        <w:t xml:space="preserve"> Users can view and interact with warehouse layouts in 3D, improving clarity and decision-making.</w:t>
      </w:r>
    </w:p>
    <w:p w14:paraId="5F4FE7ED" w14:textId="77777777" w:rsidR="000C0FDD" w:rsidRPr="000C0FDD" w:rsidRDefault="000C0FDD" w:rsidP="006E2AA5">
      <w:pPr>
        <w:numPr>
          <w:ilvl w:val="0"/>
          <w:numId w:val="29"/>
        </w:numPr>
      </w:pPr>
      <w:r w:rsidRPr="00A23FC5">
        <w:rPr>
          <w:b/>
        </w:rPr>
        <w:t>Automated BOM Generation:</w:t>
      </w:r>
      <w:r w:rsidRPr="000C0FDD">
        <w:t xml:space="preserve"> Instantly generates Bills of Materials based on the configured layout, integrated with costing and ERP systems.</w:t>
      </w:r>
    </w:p>
    <w:p w14:paraId="178155FA" w14:textId="77777777" w:rsidR="000C0FDD" w:rsidRPr="000C0FDD" w:rsidRDefault="000C0FDD" w:rsidP="006E2AA5">
      <w:pPr>
        <w:numPr>
          <w:ilvl w:val="0"/>
          <w:numId w:val="29"/>
        </w:numPr>
      </w:pPr>
      <w:r w:rsidRPr="00A23FC5">
        <w:rPr>
          <w:b/>
        </w:rPr>
        <w:t>Multi-Scenario Support:</w:t>
      </w:r>
      <w:r w:rsidRPr="000C0FDD">
        <w:t xml:space="preserve"> Handles complex configurations including:</w:t>
      </w:r>
    </w:p>
    <w:p w14:paraId="57CC1A5B" w14:textId="77777777" w:rsidR="000C0FDD" w:rsidRPr="000C0FDD" w:rsidRDefault="000C0FDD" w:rsidP="006E2AA5">
      <w:pPr>
        <w:numPr>
          <w:ilvl w:val="1"/>
          <w:numId w:val="29"/>
        </w:numPr>
      </w:pPr>
      <w:r w:rsidRPr="000C0FDD">
        <w:t>Multi-tier racking systems</w:t>
      </w:r>
    </w:p>
    <w:p w14:paraId="4C1BFA49" w14:textId="77777777" w:rsidR="000C0FDD" w:rsidRPr="000C0FDD" w:rsidRDefault="000C0FDD" w:rsidP="006E2AA5">
      <w:pPr>
        <w:numPr>
          <w:ilvl w:val="1"/>
          <w:numId w:val="29"/>
        </w:numPr>
      </w:pPr>
      <w:r w:rsidRPr="000C0FDD">
        <w:t>Multiple product groups in a single layout</w:t>
      </w:r>
    </w:p>
    <w:p w14:paraId="685DAB91" w14:textId="77777777" w:rsidR="000C0FDD" w:rsidRPr="000C0FDD" w:rsidRDefault="000C0FDD" w:rsidP="006E2AA5">
      <w:pPr>
        <w:numPr>
          <w:ilvl w:val="1"/>
          <w:numId w:val="29"/>
        </w:numPr>
      </w:pPr>
      <w:r w:rsidRPr="000C0FDD">
        <w:t>Automation zones and mezzanines</w:t>
      </w:r>
    </w:p>
    <w:p w14:paraId="330D813D" w14:textId="77777777" w:rsidR="009B47D3" w:rsidRPr="000C0FDD" w:rsidRDefault="009B47D3" w:rsidP="009B47D3">
      <w:pPr>
        <w:spacing w:before="120"/>
        <w:ind w:left="2160"/>
      </w:pPr>
    </w:p>
    <w:p w14:paraId="4A3E34EA" w14:textId="5FB07084" w:rsidR="000C0FDD" w:rsidRPr="002C15A7" w:rsidRDefault="000C0FDD" w:rsidP="006E2AA5">
      <w:pPr>
        <w:numPr>
          <w:ilvl w:val="0"/>
          <w:numId w:val="27"/>
        </w:numPr>
        <w:rPr>
          <w:b/>
        </w:rPr>
      </w:pPr>
      <w:r w:rsidRPr="000C0FDD">
        <w:rPr>
          <w:b/>
          <w:bCs/>
        </w:rPr>
        <w:t>Enterprise Integration:</w:t>
      </w:r>
      <w:r w:rsidR="002C15A7">
        <w:rPr>
          <w:b/>
          <w:bCs/>
        </w:rPr>
        <w:t xml:space="preserve"> </w:t>
      </w:r>
      <w:r w:rsidR="00280062">
        <w:t>Provide s</w:t>
      </w:r>
      <w:r w:rsidRPr="000C0FDD">
        <w:t xml:space="preserve">eamless </w:t>
      </w:r>
      <w:r w:rsidR="00280062">
        <w:t xml:space="preserve">interfaces for </w:t>
      </w:r>
      <w:r w:rsidRPr="000C0FDD">
        <w:t xml:space="preserve">internal systems </w:t>
      </w:r>
      <w:r w:rsidR="00280062">
        <w:t xml:space="preserve">to consume data from </w:t>
      </w:r>
      <w:r w:rsidR="00617452">
        <w:t>configurators</w:t>
      </w:r>
      <w:r w:rsidR="00280062">
        <w:t xml:space="preserve"> such</w:t>
      </w:r>
      <w:r w:rsidRPr="000C0FDD">
        <w:t xml:space="preserve"> as:</w:t>
      </w:r>
    </w:p>
    <w:p w14:paraId="4F80C28F" w14:textId="77777777" w:rsidR="000C0FDD" w:rsidRPr="000C0FDD" w:rsidRDefault="000C0FDD" w:rsidP="006E2AA5">
      <w:pPr>
        <w:numPr>
          <w:ilvl w:val="2"/>
          <w:numId w:val="79"/>
        </w:numPr>
        <w:spacing w:before="120"/>
      </w:pPr>
      <w:r w:rsidRPr="000C0FDD">
        <w:t>ERP (e.g., SAP)</w:t>
      </w:r>
    </w:p>
    <w:p w14:paraId="4678542F" w14:textId="1D0685A1" w:rsidR="000C0FDD" w:rsidRPr="000C0FDD" w:rsidRDefault="000C0FDD" w:rsidP="00F03BC3">
      <w:pPr>
        <w:numPr>
          <w:ilvl w:val="2"/>
          <w:numId w:val="79"/>
        </w:numPr>
        <w:spacing w:before="120"/>
      </w:pPr>
      <w:r w:rsidRPr="000C0FDD">
        <w:lastRenderedPageBreak/>
        <w:t>PLM platforms</w:t>
      </w:r>
    </w:p>
    <w:p w14:paraId="11364987" w14:textId="77777777" w:rsidR="00171BA1" w:rsidRPr="000C0FDD" w:rsidRDefault="00171BA1" w:rsidP="00171BA1">
      <w:pPr>
        <w:spacing w:before="120"/>
        <w:ind w:left="2340"/>
      </w:pPr>
    </w:p>
    <w:p w14:paraId="11426C97" w14:textId="77777777" w:rsidR="005A4DB5" w:rsidRPr="002C69F5" w:rsidRDefault="005A4DB5" w:rsidP="006E2AA5">
      <w:pPr>
        <w:numPr>
          <w:ilvl w:val="0"/>
          <w:numId w:val="27"/>
        </w:numPr>
        <w:rPr>
          <w:b/>
          <w:bCs/>
        </w:rPr>
      </w:pPr>
      <w:r w:rsidRPr="002C69F5">
        <w:rPr>
          <w:b/>
          <w:bCs/>
        </w:rPr>
        <w:t>Cloud/</w:t>
      </w:r>
      <w:r w:rsidR="00BE52E8" w:rsidRPr="002C69F5">
        <w:rPr>
          <w:b/>
          <w:bCs/>
        </w:rPr>
        <w:t>Hyper scalar</w:t>
      </w:r>
      <w:r w:rsidRPr="002C69F5">
        <w:rPr>
          <w:b/>
          <w:bCs/>
        </w:rPr>
        <w:t xml:space="preserve"> Infrastructure</w:t>
      </w:r>
    </w:p>
    <w:p w14:paraId="275231B7" w14:textId="77777777" w:rsidR="00171BA1" w:rsidRPr="002C69F5" w:rsidRDefault="00171BA1" w:rsidP="00171BA1">
      <w:pPr>
        <w:ind w:left="1080"/>
        <w:rPr>
          <w:b/>
          <w:bCs/>
        </w:rPr>
      </w:pPr>
    </w:p>
    <w:p w14:paraId="3C4C8458" w14:textId="77777777" w:rsidR="000C0FDD" w:rsidRPr="000C0FDD" w:rsidRDefault="000C0FDD" w:rsidP="006E2AA5">
      <w:pPr>
        <w:numPr>
          <w:ilvl w:val="0"/>
          <w:numId w:val="28"/>
        </w:numPr>
      </w:pPr>
      <w:r w:rsidRPr="000C0FDD">
        <w:t>Hosted on AWS, ensuring scalability, security, and high availability.</w:t>
      </w:r>
    </w:p>
    <w:p w14:paraId="0ADD7BA0" w14:textId="77777777" w:rsidR="00171BA1" w:rsidRPr="000C0FDD" w:rsidRDefault="00171BA1" w:rsidP="00171BA1">
      <w:pPr>
        <w:spacing w:before="120"/>
        <w:ind w:left="1440"/>
      </w:pPr>
    </w:p>
    <w:p w14:paraId="5E7DF33E" w14:textId="1256E0EF" w:rsidR="000C0FDD" w:rsidRPr="000C0FDD" w:rsidRDefault="000C0FDD" w:rsidP="006E2AA5">
      <w:pPr>
        <w:numPr>
          <w:ilvl w:val="0"/>
          <w:numId w:val="27"/>
        </w:numPr>
        <w:rPr>
          <w:b/>
          <w:bCs/>
        </w:rPr>
      </w:pPr>
      <w:r w:rsidRPr="000C0FDD">
        <w:rPr>
          <w:b/>
          <w:bCs/>
        </w:rPr>
        <w:t>User Roles</w:t>
      </w:r>
      <w:r w:rsidR="00317FA0">
        <w:rPr>
          <w:b/>
          <w:bCs/>
        </w:rPr>
        <w:t>/</w:t>
      </w:r>
      <w:r w:rsidR="00317FA0" w:rsidRPr="00C04F79">
        <w:rPr>
          <w:b/>
          <w:bCs/>
        </w:rPr>
        <w:t>Person</w:t>
      </w:r>
      <w:r w:rsidR="002D3627">
        <w:rPr>
          <w:b/>
          <w:bCs/>
        </w:rPr>
        <w:t xml:space="preserve"> </w:t>
      </w:r>
      <w:r w:rsidRPr="000C0FDD">
        <w:rPr>
          <w:b/>
          <w:bCs/>
        </w:rPr>
        <w:t>Supported:</w:t>
      </w:r>
    </w:p>
    <w:p w14:paraId="20E9721C" w14:textId="503C26ED" w:rsidR="000C0FDD" w:rsidRPr="000C0FDD" w:rsidRDefault="000C0FDD" w:rsidP="006E2AA5">
      <w:pPr>
        <w:numPr>
          <w:ilvl w:val="0"/>
          <w:numId w:val="29"/>
        </w:numPr>
      </w:pPr>
      <w:r w:rsidRPr="606280F7">
        <w:rPr>
          <w:b/>
        </w:rPr>
        <w:t>CAD Engineers:</w:t>
      </w:r>
      <w:r w:rsidRPr="606280F7">
        <w:t xml:space="preserve"> Create and validate technical layouts</w:t>
      </w:r>
      <w:r w:rsidR="00D81A0F" w:rsidRPr="606280F7">
        <w:t>.</w:t>
      </w:r>
    </w:p>
    <w:p w14:paraId="36CB54D2" w14:textId="2EAE292B" w:rsidR="000C0FDD" w:rsidRPr="000C0FDD" w:rsidRDefault="000C0FDD" w:rsidP="006E2AA5">
      <w:pPr>
        <w:numPr>
          <w:ilvl w:val="0"/>
          <w:numId w:val="29"/>
        </w:numPr>
      </w:pPr>
      <w:r w:rsidRPr="00F557AA">
        <w:rPr>
          <w:b/>
        </w:rPr>
        <w:t>Sales Teams &amp; Dealers:</w:t>
      </w:r>
      <w:r w:rsidRPr="000C0FDD">
        <w:t xml:space="preserve"> Configure and present solutions to clients</w:t>
      </w:r>
      <w:r w:rsidR="00D81A0F">
        <w:t>.</w:t>
      </w:r>
    </w:p>
    <w:p w14:paraId="3181BC0E" w14:textId="6A6E23A5" w:rsidR="000C0FDD" w:rsidRPr="000C0FDD" w:rsidRDefault="005A4DB5" w:rsidP="006E2AA5">
      <w:pPr>
        <w:numPr>
          <w:ilvl w:val="0"/>
          <w:numId w:val="29"/>
        </w:numPr>
      </w:pPr>
      <w:r w:rsidRPr="00F557AA">
        <w:rPr>
          <w:b/>
        </w:rPr>
        <w:t>Solution</w:t>
      </w:r>
      <w:r w:rsidR="000C0FDD" w:rsidRPr="00F557AA">
        <w:rPr>
          <w:b/>
        </w:rPr>
        <w:t xml:space="preserve"> Owners:</w:t>
      </w:r>
      <w:r w:rsidR="000C0FDD" w:rsidRPr="000C0FDD">
        <w:t xml:space="preserve"> Review and approve designs</w:t>
      </w:r>
      <w:r w:rsidR="00D81A0F">
        <w:t>.</w:t>
      </w:r>
    </w:p>
    <w:p w14:paraId="59182EAA" w14:textId="77777777" w:rsidR="000C0FDD" w:rsidRPr="000C0FDD" w:rsidRDefault="000C0FDD" w:rsidP="006E2AA5">
      <w:pPr>
        <w:numPr>
          <w:ilvl w:val="0"/>
          <w:numId w:val="29"/>
        </w:numPr>
      </w:pPr>
      <w:r w:rsidRPr="00F557AA">
        <w:rPr>
          <w:b/>
        </w:rPr>
        <w:t>Clients:</w:t>
      </w:r>
      <w:r w:rsidRPr="000C0FDD">
        <w:t xml:space="preserve"> Visualize and provide feedback on proposed layouts</w:t>
      </w:r>
    </w:p>
    <w:p w14:paraId="0FC317D6" w14:textId="77777777" w:rsidR="003B619B" w:rsidRPr="003B619B" w:rsidRDefault="003B619B" w:rsidP="003B619B">
      <w:pPr>
        <w:spacing w:before="120"/>
        <w:rPr>
          <w:color w:val="000000"/>
        </w:rPr>
      </w:pPr>
    </w:p>
    <w:p w14:paraId="4A762BAF" w14:textId="77777777" w:rsidR="003B619B" w:rsidRPr="006C1B6B" w:rsidRDefault="003B619B" w:rsidP="00B55C3F">
      <w:pPr>
        <w:pStyle w:val="Heading2"/>
        <w:keepLines w:val="0"/>
        <w:widowControl w:val="0"/>
        <w:numPr>
          <w:ilvl w:val="1"/>
          <w:numId w:val="7"/>
        </w:numPr>
        <w:spacing w:before="120" w:after="60" w:afterAutospacing="0" w:line="240" w:lineRule="atLeast"/>
        <w:rPr>
          <w:rFonts w:ascii="Arial" w:hAnsi="Arial" w:cs="Arial"/>
          <w:b/>
        </w:rPr>
      </w:pPr>
      <w:bookmarkStart w:id="24" w:name="_Toc265244884"/>
      <w:bookmarkStart w:id="25" w:name="_Toc267402517"/>
      <w:bookmarkStart w:id="26" w:name="_Toc209523170"/>
      <w:r w:rsidRPr="006C1B6B">
        <w:rPr>
          <w:rFonts w:ascii="Arial" w:hAnsi="Arial" w:cs="Arial"/>
          <w:b/>
        </w:rPr>
        <w:t>Unique Selling Proposition</w:t>
      </w:r>
      <w:bookmarkEnd w:id="24"/>
      <w:bookmarkEnd w:id="25"/>
      <w:bookmarkEnd w:id="26"/>
    </w:p>
    <w:p w14:paraId="3276A23B" w14:textId="77777777" w:rsidR="003B619B" w:rsidRPr="002B63C1" w:rsidRDefault="003B619B" w:rsidP="00906F1F">
      <w:pPr>
        <w:pStyle w:val="BodyText"/>
      </w:pPr>
    </w:p>
    <w:tbl>
      <w:tblPr>
        <w:tblW w:w="9702" w:type="dxa"/>
        <w:tblCellSpacing w:w="15" w:type="dxa"/>
        <w:shd w:val="clear" w:color="auto" w:fill="FAFAFA"/>
        <w:tblCellMar>
          <w:top w:w="15" w:type="dxa"/>
          <w:left w:w="15" w:type="dxa"/>
          <w:bottom w:w="15" w:type="dxa"/>
          <w:right w:w="15" w:type="dxa"/>
        </w:tblCellMar>
        <w:tblLook w:val="04A0" w:firstRow="1" w:lastRow="0" w:firstColumn="1" w:lastColumn="0" w:noHBand="0" w:noVBand="1"/>
      </w:tblPr>
      <w:tblGrid>
        <w:gridCol w:w="2488"/>
        <w:gridCol w:w="3319"/>
        <w:gridCol w:w="3895"/>
      </w:tblGrid>
      <w:tr w:rsidR="00E30AFA" w:rsidRPr="006E2362" w14:paraId="6F8EE588" w14:textId="77777777" w:rsidTr="606280F7">
        <w:trPr>
          <w:trHeight w:val="6"/>
          <w:tblHeader/>
          <w:tblCellSpacing w:w="15" w:type="dxa"/>
        </w:trPr>
        <w:tc>
          <w:tcPr>
            <w:tcW w:w="2443" w:type="dxa"/>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0C3A7A1E" w14:textId="77777777" w:rsidR="006E2362" w:rsidRPr="006E2362" w:rsidRDefault="006E2362" w:rsidP="006E2362">
            <w:pPr>
              <w:pStyle w:val="BodyText"/>
              <w:rPr>
                <w:b/>
                <w:bCs/>
                <w:color w:val="000000"/>
              </w:rPr>
            </w:pPr>
            <w:r w:rsidRPr="006E2362">
              <w:rPr>
                <w:b/>
                <w:bCs/>
                <w:color w:val="000000"/>
              </w:rPr>
              <w:t>Aspect</w:t>
            </w:r>
          </w:p>
        </w:tc>
        <w:tc>
          <w:tcPr>
            <w:tcW w:w="3289" w:type="dxa"/>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3A6B8BB8" w14:textId="77777777" w:rsidR="006E2362" w:rsidRPr="006E2362" w:rsidRDefault="006E2362" w:rsidP="006E2362">
            <w:pPr>
              <w:pStyle w:val="BodyText"/>
              <w:rPr>
                <w:b/>
                <w:bCs/>
                <w:color w:val="000000"/>
              </w:rPr>
            </w:pPr>
            <w:r w:rsidRPr="006E2362">
              <w:rPr>
                <w:b/>
                <w:bCs/>
                <w:color w:val="000000"/>
              </w:rPr>
              <w:t>Earlier Version (Desktop-Based)</w:t>
            </w:r>
            <w:r w:rsidR="00027EA6">
              <w:rPr>
                <w:b/>
                <w:bCs/>
                <w:color w:val="000000"/>
              </w:rPr>
              <w:t xml:space="preserve"> and CAD Design Approach</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ADBDBDF" w14:textId="77777777" w:rsidR="006E2362" w:rsidRPr="006E2362" w:rsidRDefault="006E2362" w:rsidP="006E2362">
            <w:pPr>
              <w:pStyle w:val="BodyText"/>
              <w:rPr>
                <w:b/>
                <w:bCs/>
                <w:color w:val="000000"/>
              </w:rPr>
            </w:pPr>
            <w:r w:rsidRPr="006E2362">
              <w:rPr>
                <w:b/>
                <w:bCs/>
                <w:color w:val="000000"/>
              </w:rPr>
              <w:t>New Configurator (Browser-Based)</w:t>
            </w:r>
          </w:p>
        </w:tc>
      </w:tr>
      <w:tr w:rsidR="00E30AFA" w:rsidRPr="006E2362" w14:paraId="7C3F5889" w14:textId="77777777" w:rsidTr="606280F7">
        <w:trPr>
          <w:trHeight w:val="257"/>
          <w:tblCellSpacing w:w="15" w:type="dxa"/>
        </w:trPr>
        <w:tc>
          <w:tcPr>
            <w:tcW w:w="2443"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58088558" w14:textId="77777777" w:rsidR="006E2362" w:rsidRPr="006E2362" w:rsidRDefault="006E2362" w:rsidP="004C155A">
            <w:pPr>
              <w:pStyle w:val="BodyText"/>
              <w:jc w:val="left"/>
              <w:rPr>
                <w:color w:val="000000"/>
              </w:rPr>
            </w:pPr>
            <w:r w:rsidRPr="006E2362">
              <w:rPr>
                <w:b/>
                <w:bCs/>
                <w:color w:val="000000"/>
              </w:rPr>
              <w:t>Platform</w:t>
            </w:r>
          </w:p>
        </w:tc>
        <w:tc>
          <w:tcPr>
            <w:tcW w:w="32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59F07362" w14:textId="77777777" w:rsidR="006E2362" w:rsidRPr="006E2362" w:rsidRDefault="006E2362" w:rsidP="006E2362">
            <w:pPr>
              <w:pStyle w:val="BodyText"/>
              <w:rPr>
                <w:color w:val="000000"/>
              </w:rPr>
            </w:pPr>
            <w:r w:rsidRPr="006E2362">
              <w:rPr>
                <w:color w:val="000000"/>
              </w:rPr>
              <w:t>Desktop application requiring installation</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78875E73" w14:textId="77777777" w:rsidR="006E2362" w:rsidRPr="006E2362" w:rsidRDefault="006E2362" w:rsidP="006E2362">
            <w:pPr>
              <w:pStyle w:val="BodyText"/>
              <w:rPr>
                <w:color w:val="000000"/>
              </w:rPr>
            </w:pPr>
            <w:r w:rsidRPr="006E2362">
              <w:rPr>
                <w:color w:val="000000"/>
              </w:rPr>
              <w:t>Web-based, accessible via browser</w:t>
            </w:r>
          </w:p>
        </w:tc>
      </w:tr>
      <w:tr w:rsidR="00E30AFA" w:rsidRPr="006E2362" w14:paraId="03C80338" w14:textId="77777777" w:rsidTr="606280F7">
        <w:trPr>
          <w:trHeight w:val="16"/>
          <w:tblCellSpacing w:w="15" w:type="dxa"/>
        </w:trPr>
        <w:tc>
          <w:tcPr>
            <w:tcW w:w="2443"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25347C3A" w14:textId="77777777" w:rsidR="006E2362" w:rsidRPr="006E2362" w:rsidRDefault="006E2362" w:rsidP="004C155A">
            <w:pPr>
              <w:pStyle w:val="BodyText"/>
              <w:jc w:val="left"/>
              <w:rPr>
                <w:color w:val="000000"/>
              </w:rPr>
            </w:pPr>
            <w:r w:rsidRPr="006E2362">
              <w:rPr>
                <w:b/>
                <w:bCs/>
                <w:color w:val="000000"/>
              </w:rPr>
              <w:t>Installation &amp; Maintenance</w:t>
            </w:r>
          </w:p>
        </w:tc>
        <w:tc>
          <w:tcPr>
            <w:tcW w:w="32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698E8BAB" w14:textId="77777777" w:rsidR="006E2362" w:rsidRPr="006E2362" w:rsidRDefault="006E2362" w:rsidP="006E2362">
            <w:pPr>
              <w:pStyle w:val="BodyText"/>
              <w:rPr>
                <w:color w:val="000000"/>
              </w:rPr>
            </w:pPr>
            <w:r w:rsidRPr="006E2362">
              <w:rPr>
                <w:color w:val="000000"/>
              </w:rPr>
              <w:t>Complex installation, versioning issues</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1C910DB8" w14:textId="77777777" w:rsidR="006E2362" w:rsidRPr="006E2362" w:rsidRDefault="006E2362" w:rsidP="006E2362">
            <w:pPr>
              <w:pStyle w:val="BodyText"/>
              <w:rPr>
                <w:color w:val="000000"/>
              </w:rPr>
            </w:pPr>
            <w:r w:rsidRPr="006E2362">
              <w:rPr>
                <w:color w:val="000000"/>
              </w:rPr>
              <w:t>Zero-install, auto-updates via cloud</w:t>
            </w:r>
          </w:p>
        </w:tc>
      </w:tr>
      <w:tr w:rsidR="00E30AFA" w:rsidRPr="006E2362" w14:paraId="4A417DD5" w14:textId="77777777" w:rsidTr="606280F7">
        <w:trPr>
          <w:tblCellSpacing w:w="15" w:type="dxa"/>
        </w:trPr>
        <w:tc>
          <w:tcPr>
            <w:tcW w:w="2443"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2B3037BD" w14:textId="77777777" w:rsidR="006E2362" w:rsidRPr="006E2362" w:rsidRDefault="006E2362" w:rsidP="004C155A">
            <w:pPr>
              <w:pStyle w:val="BodyText"/>
              <w:jc w:val="left"/>
              <w:rPr>
                <w:color w:val="000000"/>
              </w:rPr>
            </w:pPr>
            <w:r w:rsidRPr="006E2362">
              <w:rPr>
                <w:b/>
                <w:bCs/>
                <w:color w:val="000000"/>
              </w:rPr>
              <w:t>Output Quality</w:t>
            </w:r>
          </w:p>
        </w:tc>
        <w:tc>
          <w:tcPr>
            <w:tcW w:w="32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73D71091" w14:textId="77777777" w:rsidR="006E2362" w:rsidRPr="006E2362" w:rsidRDefault="006E2362" w:rsidP="006E2362">
            <w:pPr>
              <w:pStyle w:val="BodyText"/>
              <w:rPr>
                <w:color w:val="000000"/>
              </w:rPr>
            </w:pPr>
            <w:r w:rsidRPr="006E2362">
              <w:rPr>
                <w:color w:val="000000"/>
              </w:rPr>
              <w:t>Poor rendering and pixelation during zoom</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1CA392BF" w14:textId="77777777" w:rsidR="006E2362" w:rsidRPr="006E2362" w:rsidRDefault="006E2362" w:rsidP="006E2362">
            <w:pPr>
              <w:pStyle w:val="BodyText"/>
              <w:rPr>
                <w:color w:val="000000"/>
              </w:rPr>
            </w:pPr>
            <w:r w:rsidRPr="006E2362">
              <w:rPr>
                <w:color w:val="000000"/>
              </w:rPr>
              <w:t>High-quality 2D/3D rendering with smooth zoom and pan</w:t>
            </w:r>
          </w:p>
        </w:tc>
      </w:tr>
      <w:tr w:rsidR="00E30AFA" w:rsidRPr="006E2362" w14:paraId="32A0347C" w14:textId="77777777" w:rsidTr="606280F7">
        <w:trPr>
          <w:trHeight w:val="11"/>
          <w:tblCellSpacing w:w="15" w:type="dxa"/>
        </w:trPr>
        <w:tc>
          <w:tcPr>
            <w:tcW w:w="2443"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4D85230E" w14:textId="77777777" w:rsidR="006E2362" w:rsidRPr="006E2362" w:rsidRDefault="006E2362" w:rsidP="004C155A">
            <w:pPr>
              <w:pStyle w:val="BodyText"/>
              <w:jc w:val="left"/>
              <w:rPr>
                <w:color w:val="000000"/>
              </w:rPr>
            </w:pPr>
            <w:r w:rsidRPr="006E2362">
              <w:rPr>
                <w:b/>
                <w:bCs/>
                <w:color w:val="000000"/>
              </w:rPr>
              <w:t>Product Group Support</w:t>
            </w:r>
          </w:p>
        </w:tc>
        <w:tc>
          <w:tcPr>
            <w:tcW w:w="32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079E9F4A" w14:textId="77777777" w:rsidR="006E2362" w:rsidRPr="006E2362" w:rsidRDefault="006E2362" w:rsidP="006E2362">
            <w:pPr>
              <w:pStyle w:val="BodyText"/>
              <w:rPr>
                <w:color w:val="000000"/>
              </w:rPr>
            </w:pPr>
            <w:r>
              <w:rPr>
                <w:color w:val="000000"/>
              </w:rPr>
              <w:t>Single product group per layout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6B518D22" w14:textId="77777777" w:rsidR="006E2362" w:rsidRPr="006E2362" w:rsidRDefault="006E2362" w:rsidP="006E2362">
            <w:pPr>
              <w:pStyle w:val="BodyText"/>
              <w:rPr>
                <w:color w:val="000000"/>
              </w:rPr>
            </w:pPr>
            <w:r w:rsidRPr="006E2362">
              <w:rPr>
                <w:color w:val="000000"/>
              </w:rPr>
              <w:t>Supports multiple product groups in one layout</w:t>
            </w:r>
          </w:p>
        </w:tc>
      </w:tr>
      <w:tr w:rsidR="00E30AFA" w:rsidRPr="006E2362" w14:paraId="364CEABC" w14:textId="77777777" w:rsidTr="606280F7">
        <w:trPr>
          <w:trHeight w:val="6"/>
          <w:tblCellSpacing w:w="15" w:type="dxa"/>
        </w:trPr>
        <w:tc>
          <w:tcPr>
            <w:tcW w:w="2443"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470A3883" w14:textId="77777777" w:rsidR="006E2362" w:rsidRPr="006E2362" w:rsidRDefault="006E2362" w:rsidP="004C155A">
            <w:pPr>
              <w:pStyle w:val="BodyText"/>
              <w:jc w:val="left"/>
              <w:rPr>
                <w:color w:val="000000"/>
              </w:rPr>
            </w:pPr>
            <w:r w:rsidRPr="006E2362">
              <w:rPr>
                <w:b/>
                <w:bCs/>
                <w:color w:val="000000"/>
              </w:rPr>
              <w:t>Custom Attributes</w:t>
            </w:r>
          </w:p>
        </w:tc>
        <w:tc>
          <w:tcPr>
            <w:tcW w:w="32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6E26CDA8" w14:textId="77777777" w:rsidR="006E2362" w:rsidRPr="006E2362" w:rsidRDefault="006E2362" w:rsidP="006E2362">
            <w:pPr>
              <w:pStyle w:val="BodyText"/>
              <w:rPr>
                <w:color w:val="000000"/>
              </w:rPr>
            </w:pPr>
            <w:r w:rsidRPr="006E2362">
              <w:rPr>
                <w:color w:val="000000"/>
              </w:rPr>
              <w:t>Adding/removing attributes required product updates</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61AC9E97" w14:textId="77777777" w:rsidR="006E2362" w:rsidRPr="006E2362" w:rsidRDefault="006E2362" w:rsidP="006E2362">
            <w:pPr>
              <w:pStyle w:val="BodyText"/>
              <w:rPr>
                <w:color w:val="000000"/>
              </w:rPr>
            </w:pPr>
            <w:r w:rsidRPr="006E2362">
              <w:rPr>
                <w:color w:val="000000"/>
              </w:rPr>
              <w:t>Dynamic attribute management without code changes</w:t>
            </w:r>
          </w:p>
        </w:tc>
      </w:tr>
      <w:tr w:rsidR="00E30AFA" w:rsidRPr="006E2362" w14:paraId="7AF01976" w14:textId="77777777" w:rsidTr="606280F7">
        <w:trPr>
          <w:trHeight w:val="134"/>
          <w:tblCellSpacing w:w="15" w:type="dxa"/>
        </w:trPr>
        <w:tc>
          <w:tcPr>
            <w:tcW w:w="2443"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3FD60D02" w14:textId="77777777" w:rsidR="006E2362" w:rsidRPr="006E2362" w:rsidRDefault="006E2362" w:rsidP="004C155A">
            <w:pPr>
              <w:pStyle w:val="BodyText"/>
              <w:jc w:val="left"/>
              <w:rPr>
                <w:color w:val="000000"/>
              </w:rPr>
            </w:pPr>
            <w:r w:rsidRPr="006E2362">
              <w:rPr>
                <w:b/>
                <w:bCs/>
                <w:color w:val="000000"/>
              </w:rPr>
              <w:t>Layout Complexity Handling</w:t>
            </w:r>
          </w:p>
        </w:tc>
        <w:tc>
          <w:tcPr>
            <w:tcW w:w="32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11BDCFFC" w14:textId="77777777" w:rsidR="006E2362" w:rsidRPr="006E2362" w:rsidRDefault="006E2362" w:rsidP="006E2362">
            <w:pPr>
              <w:pStyle w:val="BodyText"/>
              <w:rPr>
                <w:color w:val="000000"/>
              </w:rPr>
            </w:pPr>
            <w:r w:rsidRPr="006E2362">
              <w:rPr>
                <w:color w:val="000000"/>
              </w:rPr>
              <w:t>Dependent on CAD engineers and tools</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39E0AA40" w14:textId="77777777" w:rsidR="006E2362" w:rsidRPr="006E2362" w:rsidRDefault="006E2362" w:rsidP="006E2362">
            <w:pPr>
              <w:pStyle w:val="BodyText"/>
              <w:rPr>
                <w:color w:val="000000"/>
              </w:rPr>
            </w:pPr>
            <w:r w:rsidRPr="006E2362">
              <w:rPr>
                <w:color w:val="000000"/>
              </w:rPr>
              <w:t>Rule-based layout logic with drag-and-drop components</w:t>
            </w:r>
          </w:p>
        </w:tc>
      </w:tr>
      <w:tr w:rsidR="00E30AFA" w:rsidRPr="006E2362" w14:paraId="5E7C8D6D" w14:textId="77777777" w:rsidTr="606280F7">
        <w:trPr>
          <w:trHeight w:val="38"/>
          <w:tblCellSpacing w:w="15" w:type="dxa"/>
        </w:trPr>
        <w:tc>
          <w:tcPr>
            <w:tcW w:w="2443"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680DB741" w14:textId="77777777" w:rsidR="006E2362" w:rsidRPr="006E2362" w:rsidRDefault="006E2362" w:rsidP="004C155A">
            <w:pPr>
              <w:pStyle w:val="BodyText"/>
              <w:jc w:val="left"/>
              <w:rPr>
                <w:color w:val="000000"/>
              </w:rPr>
            </w:pPr>
            <w:r w:rsidRPr="006E2362">
              <w:rPr>
                <w:b/>
                <w:bCs/>
                <w:color w:val="000000"/>
              </w:rPr>
              <w:t>User Roles</w:t>
            </w:r>
          </w:p>
        </w:tc>
        <w:tc>
          <w:tcPr>
            <w:tcW w:w="32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713C2E53" w14:textId="5EB7D307" w:rsidR="006E2362" w:rsidRPr="006E2362" w:rsidRDefault="00027EA6" w:rsidP="006E2362">
            <w:pPr>
              <w:pStyle w:val="BodyText"/>
              <w:rPr>
                <w:color w:val="000000"/>
              </w:rPr>
            </w:pPr>
            <w:r>
              <w:rPr>
                <w:color w:val="000000"/>
              </w:rPr>
              <w:t xml:space="preserve">Available to dealers who </w:t>
            </w:r>
            <w:r w:rsidR="00617452">
              <w:rPr>
                <w:color w:val="000000"/>
              </w:rPr>
              <w:t>have</w:t>
            </w:r>
            <w:r>
              <w:rPr>
                <w:color w:val="000000"/>
              </w:rPr>
              <w:t xml:space="preserve"> installed </w:t>
            </w:r>
            <w:r w:rsidR="00617452">
              <w:rPr>
                <w:color w:val="000000"/>
              </w:rPr>
              <w:t>products</w:t>
            </w:r>
            <w:r>
              <w:rPr>
                <w:color w:val="000000"/>
              </w:rPr>
              <w:t xml:space="preserve"> in their machine</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2CCA0DB4" w14:textId="77777777" w:rsidR="006E2362" w:rsidRPr="006E2362" w:rsidRDefault="006E2362" w:rsidP="006E2362">
            <w:pPr>
              <w:pStyle w:val="BodyText"/>
              <w:rPr>
                <w:color w:val="000000"/>
              </w:rPr>
            </w:pPr>
            <w:r w:rsidRPr="006E2362">
              <w:rPr>
                <w:color w:val="000000"/>
              </w:rPr>
              <w:t>Supports CAD engineers, dealers, sales teams, product owners, and clients</w:t>
            </w:r>
          </w:p>
        </w:tc>
      </w:tr>
      <w:tr w:rsidR="00E30AFA" w:rsidRPr="006E2362" w14:paraId="775EDDA3" w14:textId="77777777" w:rsidTr="606280F7">
        <w:trPr>
          <w:trHeight w:val="36"/>
          <w:tblCellSpacing w:w="15" w:type="dxa"/>
        </w:trPr>
        <w:tc>
          <w:tcPr>
            <w:tcW w:w="2443"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6B4A8309" w14:textId="77777777" w:rsidR="006E2362" w:rsidRPr="006E2362" w:rsidRDefault="006E2362" w:rsidP="004C155A">
            <w:pPr>
              <w:pStyle w:val="BodyText"/>
              <w:jc w:val="left"/>
              <w:rPr>
                <w:color w:val="000000"/>
              </w:rPr>
            </w:pPr>
            <w:r w:rsidRPr="006E2362">
              <w:rPr>
                <w:b/>
                <w:bCs/>
                <w:color w:val="000000"/>
              </w:rPr>
              <w:lastRenderedPageBreak/>
              <w:t>Collaboration</w:t>
            </w:r>
          </w:p>
        </w:tc>
        <w:tc>
          <w:tcPr>
            <w:tcW w:w="32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2491D473" w14:textId="77777777" w:rsidR="006E2362" w:rsidRPr="006E2362" w:rsidRDefault="006E2362" w:rsidP="006E2362">
            <w:pPr>
              <w:pStyle w:val="BodyText"/>
              <w:rPr>
                <w:color w:val="000000"/>
              </w:rPr>
            </w:pPr>
            <w:r w:rsidRPr="006E2362">
              <w:rPr>
                <w:color w:val="000000"/>
              </w:rPr>
              <w:t>Offline, siloed workflows</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09901413" w14:textId="77777777" w:rsidR="006E2362" w:rsidRPr="006E2362" w:rsidRDefault="006E2362" w:rsidP="006E2362">
            <w:pPr>
              <w:pStyle w:val="BodyText"/>
              <w:rPr>
                <w:color w:val="000000"/>
              </w:rPr>
            </w:pPr>
            <w:r w:rsidRPr="006E2362">
              <w:rPr>
                <w:color w:val="000000"/>
              </w:rPr>
              <w:t>Real-time collaboration across teams and geographies</w:t>
            </w:r>
          </w:p>
        </w:tc>
      </w:tr>
      <w:tr w:rsidR="00E30AFA" w:rsidRPr="006E2362" w14:paraId="12AEC718" w14:textId="77777777" w:rsidTr="606280F7">
        <w:trPr>
          <w:trHeight w:val="4"/>
          <w:tblCellSpacing w:w="15" w:type="dxa"/>
        </w:trPr>
        <w:tc>
          <w:tcPr>
            <w:tcW w:w="2443" w:type="dxa"/>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0D69B406" w14:textId="77777777" w:rsidR="006E2362" w:rsidRPr="006E2362" w:rsidRDefault="006E2362" w:rsidP="004C155A">
            <w:pPr>
              <w:pStyle w:val="BodyText"/>
              <w:jc w:val="left"/>
              <w:rPr>
                <w:color w:val="000000"/>
              </w:rPr>
            </w:pPr>
            <w:r w:rsidRPr="006E2362">
              <w:rPr>
                <w:b/>
                <w:bCs/>
                <w:color w:val="000000"/>
              </w:rPr>
              <w:t>Integration</w:t>
            </w:r>
          </w:p>
        </w:tc>
        <w:tc>
          <w:tcPr>
            <w:tcW w:w="328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2B2BFCC2" w14:textId="77777777" w:rsidR="006E2362" w:rsidRPr="006E2362" w:rsidRDefault="006E2362" w:rsidP="006E2362">
            <w:pPr>
              <w:pStyle w:val="BodyText"/>
              <w:rPr>
                <w:color w:val="000000"/>
              </w:rPr>
            </w:pPr>
            <w:r w:rsidRPr="006E2362">
              <w:rPr>
                <w:color w:val="000000"/>
              </w:rPr>
              <w:t>Minimal or manual ERP/BOM integration</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518C6941" w14:textId="77777777" w:rsidR="006E2362" w:rsidRPr="006E2362" w:rsidRDefault="006E2362" w:rsidP="006E2362">
            <w:pPr>
              <w:pStyle w:val="BodyText"/>
              <w:rPr>
                <w:color w:val="000000"/>
              </w:rPr>
            </w:pPr>
            <w:r w:rsidRPr="006E2362">
              <w:rPr>
                <w:color w:val="000000"/>
              </w:rPr>
              <w:t>Seamless integration with ERP, PLM, costing engines</w:t>
            </w:r>
          </w:p>
        </w:tc>
      </w:tr>
      <w:tr w:rsidR="00E30AFA" w:rsidRPr="006E2362" w14:paraId="04864BCD" w14:textId="77777777" w:rsidTr="606280F7">
        <w:trPr>
          <w:trHeight w:val="27"/>
          <w:tblCellSpacing w:w="15" w:type="dxa"/>
        </w:trPr>
        <w:tc>
          <w:tcPr>
            <w:tcW w:w="2443" w:type="dxa"/>
            <w:tcBorders>
              <w:left w:val="single" w:sz="6" w:space="0" w:color="E6E6E6"/>
              <w:bottom w:val="single" w:sz="6" w:space="0" w:color="E6E6E6"/>
              <w:right w:val="single" w:sz="6" w:space="0" w:color="E6E6E6"/>
            </w:tcBorders>
            <w:shd w:val="clear" w:color="auto" w:fill="FAFAFA"/>
            <w:tcMar>
              <w:top w:w="120" w:type="dxa"/>
              <w:left w:w="180" w:type="dxa"/>
              <w:bottom w:w="90" w:type="dxa"/>
              <w:right w:w="120" w:type="dxa"/>
            </w:tcMar>
            <w:hideMark/>
          </w:tcPr>
          <w:p w14:paraId="5618AD72" w14:textId="77777777" w:rsidR="006E2362" w:rsidRPr="006E2362" w:rsidRDefault="006E2362" w:rsidP="004C155A">
            <w:pPr>
              <w:pStyle w:val="BodyText"/>
              <w:jc w:val="left"/>
              <w:rPr>
                <w:color w:val="000000"/>
              </w:rPr>
            </w:pPr>
            <w:r w:rsidRPr="006E2362">
              <w:rPr>
                <w:b/>
                <w:bCs/>
                <w:color w:val="000000"/>
              </w:rPr>
              <w:t>Scalability</w:t>
            </w:r>
          </w:p>
        </w:tc>
        <w:tc>
          <w:tcPr>
            <w:tcW w:w="3289" w:type="dxa"/>
            <w:tcBorders>
              <w:bottom w:val="single" w:sz="6" w:space="0" w:color="E6E6E6"/>
              <w:right w:val="single" w:sz="6" w:space="0" w:color="E6E6E6"/>
            </w:tcBorders>
            <w:shd w:val="clear" w:color="auto" w:fill="FAFAFA"/>
            <w:tcMar>
              <w:top w:w="120" w:type="dxa"/>
              <w:left w:w="180" w:type="dxa"/>
              <w:bottom w:w="90" w:type="dxa"/>
              <w:right w:w="120" w:type="dxa"/>
            </w:tcMar>
            <w:hideMark/>
          </w:tcPr>
          <w:p w14:paraId="0BC2E46E" w14:textId="77777777" w:rsidR="006E2362" w:rsidRPr="006E2362" w:rsidRDefault="006E2362" w:rsidP="006E2362">
            <w:pPr>
              <w:pStyle w:val="BodyText"/>
              <w:rPr>
                <w:color w:val="000000"/>
              </w:rPr>
            </w:pPr>
            <w:r w:rsidRPr="006E2362">
              <w:rPr>
                <w:color w:val="000000"/>
              </w:rPr>
              <w:t>Limited to local machines</w:t>
            </w:r>
          </w:p>
        </w:tc>
        <w:tc>
          <w:tcPr>
            <w:tcW w:w="0" w:type="auto"/>
            <w:tcBorders>
              <w:bottom w:val="single" w:sz="6" w:space="0" w:color="E6E6E6"/>
              <w:right w:val="single" w:sz="6" w:space="0" w:color="E6E6E6"/>
            </w:tcBorders>
            <w:shd w:val="clear" w:color="auto" w:fill="FAFAFA"/>
            <w:tcMar>
              <w:top w:w="120" w:type="dxa"/>
              <w:left w:w="180" w:type="dxa"/>
              <w:bottom w:w="90" w:type="dxa"/>
              <w:right w:w="120" w:type="dxa"/>
            </w:tcMar>
            <w:hideMark/>
          </w:tcPr>
          <w:p w14:paraId="4EC206A8" w14:textId="77777777" w:rsidR="006E2362" w:rsidRPr="006E2362" w:rsidRDefault="006E2362" w:rsidP="006E2362">
            <w:pPr>
              <w:pStyle w:val="BodyText"/>
              <w:rPr>
                <w:color w:val="000000"/>
              </w:rPr>
            </w:pPr>
            <w:r w:rsidRPr="006E2362">
              <w:rPr>
                <w:color w:val="000000"/>
              </w:rPr>
              <w:t>Scalable cloud-native architecture (AWS)</w:t>
            </w:r>
          </w:p>
        </w:tc>
      </w:tr>
    </w:tbl>
    <w:p w14:paraId="2F16B91C" w14:textId="77777777" w:rsidR="003B619B" w:rsidRDefault="003B619B" w:rsidP="003B619B">
      <w:pPr>
        <w:pStyle w:val="BodyText"/>
        <w:rPr>
          <w:rFonts w:cs="Arial"/>
        </w:rPr>
      </w:pPr>
    </w:p>
    <w:p w14:paraId="15C84582" w14:textId="77777777" w:rsidR="009B1BC3" w:rsidRPr="009B1BC3" w:rsidRDefault="00052022" w:rsidP="009B1BC3">
      <w:pPr>
        <w:pStyle w:val="BodyText"/>
        <w:rPr>
          <w:rFonts w:cs="Arial"/>
          <w:b/>
          <w:bCs/>
        </w:rPr>
      </w:pPr>
      <w:r>
        <w:rPr>
          <w:rFonts w:cs="Arial"/>
          <w:b/>
          <w:bCs/>
        </w:rPr>
        <w:t>Differentiators</w:t>
      </w:r>
      <w:r w:rsidR="009B1BC3">
        <w:rPr>
          <w:rFonts w:cs="Arial"/>
          <w:b/>
          <w:bCs/>
        </w:rPr>
        <w:t>:</w:t>
      </w:r>
    </w:p>
    <w:p w14:paraId="3F1F5A01" w14:textId="7CF2AF50" w:rsidR="009B1BC3" w:rsidRPr="009B1BC3" w:rsidRDefault="009B1BC3" w:rsidP="006E2AA5">
      <w:pPr>
        <w:pStyle w:val="BodyText"/>
        <w:numPr>
          <w:ilvl w:val="0"/>
          <w:numId w:val="30"/>
        </w:numPr>
        <w:rPr>
          <w:rFonts w:cs="Arial"/>
        </w:rPr>
      </w:pPr>
      <w:r w:rsidRPr="009B1BC3">
        <w:rPr>
          <w:rFonts w:cs="Arial"/>
          <w:b/>
          <w:bCs/>
        </w:rPr>
        <w:t>CAD Precision + Web Accessibility</w:t>
      </w:r>
      <w:r w:rsidRPr="009B1BC3">
        <w:rPr>
          <w:rFonts w:cs="Arial"/>
        </w:rPr>
        <w:t>: Unlike basic layout tools, this solution offers browser-based usability.</w:t>
      </w:r>
    </w:p>
    <w:p w14:paraId="30CCA0AC" w14:textId="77777777" w:rsidR="009B1BC3" w:rsidRPr="009B1BC3" w:rsidRDefault="009B1BC3" w:rsidP="006E2AA5">
      <w:pPr>
        <w:pStyle w:val="BodyText"/>
        <w:numPr>
          <w:ilvl w:val="0"/>
          <w:numId w:val="30"/>
        </w:numPr>
        <w:rPr>
          <w:rFonts w:cs="Arial"/>
        </w:rPr>
      </w:pPr>
      <w:r w:rsidRPr="009B1BC3">
        <w:rPr>
          <w:rFonts w:cs="Arial"/>
          <w:b/>
          <w:bCs/>
        </w:rPr>
        <w:t>Complex Scenario Support</w:t>
      </w:r>
      <w:r w:rsidRPr="009B1BC3">
        <w:rPr>
          <w:rFonts w:cs="Arial"/>
        </w:rPr>
        <w:t>: Handles multi-tier racking, multiple product groups, automation zones — features often missing in competitor tools.</w:t>
      </w:r>
    </w:p>
    <w:p w14:paraId="353CA4D3" w14:textId="77777777" w:rsidR="009B1BC3" w:rsidRPr="009B1BC3" w:rsidRDefault="009B1BC3" w:rsidP="006E2AA5">
      <w:pPr>
        <w:pStyle w:val="BodyText"/>
        <w:numPr>
          <w:ilvl w:val="0"/>
          <w:numId w:val="30"/>
        </w:numPr>
        <w:rPr>
          <w:rFonts w:cs="Arial"/>
        </w:rPr>
      </w:pPr>
      <w:r w:rsidRPr="009B1BC3">
        <w:rPr>
          <w:rFonts w:cs="Arial"/>
          <w:b/>
          <w:bCs/>
        </w:rPr>
        <w:t>Enterprise Integration</w:t>
      </w:r>
      <w:r w:rsidRPr="00F25ACF">
        <w:rPr>
          <w:rFonts w:cs="Arial"/>
          <w:b/>
        </w:rPr>
        <w:t>:</w:t>
      </w:r>
      <w:r w:rsidRPr="009B1BC3">
        <w:rPr>
          <w:rFonts w:cs="Arial"/>
        </w:rPr>
        <w:t xml:space="preserve"> Connects with ERP, PLM, and costing systems for end-to-end workflow automation.</w:t>
      </w:r>
    </w:p>
    <w:p w14:paraId="728C1149" w14:textId="77777777" w:rsidR="009B1BC3" w:rsidRPr="009B1BC3" w:rsidRDefault="009B1BC3" w:rsidP="006E2AA5">
      <w:pPr>
        <w:pStyle w:val="BodyText"/>
        <w:numPr>
          <w:ilvl w:val="0"/>
          <w:numId w:val="30"/>
        </w:numPr>
        <w:rPr>
          <w:rFonts w:cs="Arial"/>
        </w:rPr>
      </w:pPr>
      <w:r w:rsidRPr="009B1BC3">
        <w:rPr>
          <w:rFonts w:cs="Arial"/>
          <w:b/>
          <w:bCs/>
        </w:rPr>
        <w:t>Dealer Empowerment</w:t>
      </w:r>
      <w:r w:rsidRPr="009B1BC3">
        <w:rPr>
          <w:rFonts w:cs="Arial"/>
        </w:rPr>
        <w:t>: Enables self-service configuration and 3D visualization, reducing dependency on design teams.</w:t>
      </w:r>
    </w:p>
    <w:p w14:paraId="0280072C" w14:textId="77777777" w:rsidR="00780BAD" w:rsidRDefault="009B1BC3" w:rsidP="00D874A5">
      <w:pPr>
        <w:pStyle w:val="BodyText"/>
        <w:numPr>
          <w:ilvl w:val="0"/>
          <w:numId w:val="30"/>
        </w:numPr>
        <w:rPr>
          <w:rFonts w:cs="Arial"/>
        </w:rPr>
      </w:pPr>
      <w:r w:rsidRPr="009B1BC3">
        <w:rPr>
          <w:rFonts w:cs="Arial"/>
          <w:b/>
          <w:bCs/>
        </w:rPr>
        <w:t>Innovation Leadership</w:t>
      </w:r>
      <w:r w:rsidRPr="009B1BC3">
        <w:rPr>
          <w:rFonts w:cs="Arial"/>
        </w:rPr>
        <w:t>: Positions </w:t>
      </w:r>
      <w:r w:rsidRPr="009B1BC3">
        <w:rPr>
          <w:rFonts w:cs="Arial"/>
          <w:b/>
          <w:bCs/>
        </w:rPr>
        <w:t>Godrej</w:t>
      </w:r>
      <w:r w:rsidRPr="009B1BC3">
        <w:rPr>
          <w:rFonts w:cs="Arial"/>
        </w:rPr>
        <w:t> as a digital-first enterprise, differentiating it from competitors relying on traditional workflows.</w:t>
      </w:r>
    </w:p>
    <w:p w14:paraId="1A3EB3BD" w14:textId="77777777" w:rsidR="001F5B08" w:rsidRPr="00D874A5" w:rsidRDefault="001F5B08" w:rsidP="001F5B08">
      <w:pPr>
        <w:pStyle w:val="BodyText"/>
        <w:ind w:left="720"/>
        <w:rPr>
          <w:rFonts w:cs="Arial"/>
        </w:rPr>
      </w:pPr>
    </w:p>
    <w:p w14:paraId="049FDAF6" w14:textId="77777777" w:rsidR="00A1600E" w:rsidRPr="00CE266F" w:rsidRDefault="003B619B" w:rsidP="00CE266F">
      <w:pPr>
        <w:pStyle w:val="Heading1"/>
        <w:numPr>
          <w:ilvl w:val="0"/>
          <w:numId w:val="20"/>
        </w:numPr>
        <w:rPr>
          <w:rFonts w:ascii="Arial" w:eastAsia="MS Mincho" w:hAnsi="Arial" w:cs="Arial"/>
          <w:b/>
          <w:sz w:val="24"/>
          <w:szCs w:val="24"/>
        </w:rPr>
      </w:pPr>
      <w:bookmarkStart w:id="27" w:name="_Toc265244885"/>
      <w:bookmarkStart w:id="28" w:name="_Toc267402518"/>
      <w:bookmarkStart w:id="29" w:name="_Toc209523171"/>
      <w:bookmarkEnd w:id="8"/>
      <w:bookmarkEnd w:id="9"/>
      <w:r w:rsidRPr="002E45BD">
        <w:rPr>
          <w:rFonts w:ascii="Arial" w:eastAsia="MS Mincho" w:hAnsi="Arial" w:cs="Arial"/>
          <w:b/>
          <w:sz w:val="24"/>
          <w:szCs w:val="24"/>
        </w:rPr>
        <w:t>Product Overview</w:t>
      </w:r>
      <w:bookmarkEnd w:id="27"/>
      <w:bookmarkEnd w:id="28"/>
      <w:bookmarkEnd w:id="29"/>
    </w:p>
    <w:p w14:paraId="03FADE02" w14:textId="77777777" w:rsidR="00D17B0E" w:rsidRPr="00D17B0E" w:rsidRDefault="00D17B0E" w:rsidP="006E2AA5">
      <w:pPr>
        <w:pStyle w:val="ListParagraph"/>
        <w:keepNext/>
        <w:widowControl w:val="0"/>
        <w:numPr>
          <w:ilvl w:val="0"/>
          <w:numId w:val="7"/>
        </w:numPr>
        <w:spacing w:before="120" w:after="60" w:line="240" w:lineRule="atLeast"/>
        <w:contextualSpacing w:val="0"/>
        <w:jc w:val="both"/>
        <w:outlineLvl w:val="1"/>
        <w:rPr>
          <w:rFonts w:ascii="Arial" w:eastAsia="Times New Roman" w:hAnsi="Arial" w:cs="Arial"/>
          <w:b/>
          <w:vanish/>
          <w:spacing w:val="-10"/>
          <w:kern w:val="28"/>
          <w:sz w:val="20"/>
          <w:szCs w:val="20"/>
        </w:rPr>
      </w:pPr>
      <w:bookmarkStart w:id="30" w:name="_Toc265244886"/>
      <w:bookmarkStart w:id="31" w:name="_Toc267402519"/>
    </w:p>
    <w:p w14:paraId="039FB6C9" w14:textId="77777777" w:rsidR="003B619B" w:rsidRPr="00E46C43" w:rsidRDefault="003B619B" w:rsidP="005905C1">
      <w:pPr>
        <w:pStyle w:val="Heading2"/>
        <w:keepLines w:val="0"/>
        <w:widowControl w:val="0"/>
        <w:numPr>
          <w:ilvl w:val="1"/>
          <w:numId w:val="7"/>
        </w:numPr>
        <w:spacing w:before="120" w:after="60" w:afterAutospacing="0" w:line="240" w:lineRule="atLeast"/>
        <w:rPr>
          <w:rFonts w:ascii="Arial" w:hAnsi="Arial" w:cs="Arial"/>
          <w:b/>
        </w:rPr>
      </w:pPr>
      <w:bookmarkStart w:id="32" w:name="_Toc209523172"/>
      <w:r w:rsidRPr="005905C1">
        <w:rPr>
          <w:rFonts w:ascii="Arial" w:hAnsi="Arial" w:cs="Arial"/>
          <w:b/>
        </w:rPr>
        <w:t>T</w:t>
      </w:r>
      <w:r w:rsidRPr="00E46C43">
        <w:rPr>
          <w:rFonts w:ascii="Arial" w:hAnsi="Arial" w:cs="Arial"/>
          <w:b/>
        </w:rPr>
        <w:t>arget Market Description</w:t>
      </w:r>
      <w:bookmarkEnd w:id="30"/>
      <w:bookmarkEnd w:id="31"/>
      <w:bookmarkEnd w:id="32"/>
    </w:p>
    <w:p w14:paraId="2133F5F5" w14:textId="77777777" w:rsidR="003B619B" w:rsidRPr="002B63C1" w:rsidRDefault="003B619B" w:rsidP="003B619B"/>
    <w:p w14:paraId="616F8462" w14:textId="77777777" w:rsidR="002B64A8" w:rsidRPr="002B64A8" w:rsidRDefault="002B64A8" w:rsidP="00D17B0E">
      <w:pPr>
        <w:ind w:left="360" w:firstLine="360"/>
        <w:rPr>
          <w:color w:val="000000"/>
        </w:rPr>
      </w:pPr>
      <w:r w:rsidRPr="002B64A8">
        <w:rPr>
          <w:color w:val="000000"/>
        </w:rPr>
        <w:t>The Warehouse Design Configurator is intended for use within </w:t>
      </w:r>
      <w:r w:rsidRPr="002B64A8">
        <w:rPr>
          <w:b/>
          <w:bCs/>
          <w:color w:val="000000"/>
        </w:rPr>
        <w:t>Godrej’s enterprise ecosystem</w:t>
      </w:r>
      <w:r w:rsidRPr="002B64A8">
        <w:rPr>
          <w:color w:val="000000"/>
        </w:rPr>
        <w:t>, specifically targeting:</w:t>
      </w:r>
    </w:p>
    <w:p w14:paraId="0E368862" w14:textId="1E5A66A8" w:rsidR="002B64A8" w:rsidRPr="002B64A8" w:rsidRDefault="002B64A8" w:rsidP="006E2AA5">
      <w:pPr>
        <w:numPr>
          <w:ilvl w:val="0"/>
          <w:numId w:val="31"/>
        </w:numPr>
        <w:spacing w:before="120"/>
        <w:rPr>
          <w:color w:val="000000"/>
        </w:rPr>
      </w:pPr>
      <w:r w:rsidRPr="002B64A8">
        <w:rPr>
          <w:b/>
          <w:bCs/>
          <w:color w:val="000000"/>
        </w:rPr>
        <w:t>Internal teams</w:t>
      </w:r>
      <w:r w:rsidRPr="002B64A8">
        <w:rPr>
          <w:color w:val="000000"/>
        </w:rPr>
        <w:t> involved in warehouse solutioning, design, and sales</w:t>
      </w:r>
      <w:r w:rsidR="00D81A0F">
        <w:rPr>
          <w:color w:val="000000"/>
        </w:rPr>
        <w:t>.</w:t>
      </w:r>
    </w:p>
    <w:p w14:paraId="5D1AD6D7" w14:textId="77777777" w:rsidR="002B64A8" w:rsidRPr="002B64A8" w:rsidRDefault="002B64A8" w:rsidP="006E2AA5">
      <w:pPr>
        <w:numPr>
          <w:ilvl w:val="0"/>
          <w:numId w:val="31"/>
        </w:numPr>
        <w:spacing w:before="120"/>
        <w:rPr>
          <w:color w:val="000000"/>
        </w:rPr>
      </w:pPr>
      <w:r>
        <w:rPr>
          <w:b/>
          <w:color w:val="000000"/>
        </w:rPr>
        <w:t>Authorized dealers</w:t>
      </w:r>
      <w:r>
        <w:rPr>
          <w:color w:val="000000"/>
        </w:rPr>
        <w:t> who require layout configuration capabilities for client proposals</w:t>
      </w:r>
    </w:p>
    <w:p w14:paraId="69B0DBA2" w14:textId="0D20FC39" w:rsidR="002B64A8" w:rsidRPr="002B64A8" w:rsidRDefault="002B64A8" w:rsidP="006E2AA5">
      <w:pPr>
        <w:numPr>
          <w:ilvl w:val="0"/>
          <w:numId w:val="31"/>
        </w:numPr>
        <w:spacing w:before="120"/>
        <w:rPr>
          <w:color w:val="000000"/>
        </w:rPr>
      </w:pPr>
      <w:r>
        <w:rPr>
          <w:b/>
          <w:color w:val="000000"/>
        </w:rPr>
        <w:t>Enterprise clients</w:t>
      </w:r>
      <w:r>
        <w:rPr>
          <w:color w:val="000000"/>
        </w:rPr>
        <w:t> who need to visualize and validate warehouse layouts before finalization</w:t>
      </w:r>
      <w:r w:rsidR="00D81A0F">
        <w:rPr>
          <w:color w:val="000000"/>
        </w:rPr>
        <w:t>.</w:t>
      </w:r>
    </w:p>
    <w:p w14:paraId="4F97ACE4" w14:textId="77777777" w:rsidR="003C6A67" w:rsidRPr="002B64A8" w:rsidRDefault="003C6A67" w:rsidP="003C6A67">
      <w:pPr>
        <w:spacing w:before="120"/>
        <w:ind w:left="1080"/>
        <w:rPr>
          <w:color w:val="000000"/>
        </w:rPr>
      </w:pPr>
    </w:p>
    <w:p w14:paraId="40E6B469" w14:textId="77777777" w:rsidR="003B619B" w:rsidRPr="002B64A8" w:rsidRDefault="002B64A8" w:rsidP="003C6A67">
      <w:pPr>
        <w:ind w:left="360" w:firstLine="360"/>
        <w:rPr>
          <w:color w:val="000000"/>
        </w:rPr>
      </w:pPr>
      <w:r w:rsidRPr="002B64A8">
        <w:rPr>
          <w:color w:val="000000"/>
        </w:rPr>
        <w:t>This product supports both </w:t>
      </w:r>
      <w:r w:rsidRPr="002B64A8">
        <w:rPr>
          <w:b/>
          <w:bCs/>
          <w:color w:val="000000"/>
        </w:rPr>
        <w:t>B2B engagements</w:t>
      </w:r>
      <w:r w:rsidRPr="002B64A8">
        <w:rPr>
          <w:color w:val="000000"/>
        </w:rPr>
        <w:t> and </w:t>
      </w:r>
      <w:r w:rsidRPr="002B64A8">
        <w:rPr>
          <w:b/>
          <w:bCs/>
          <w:color w:val="000000"/>
        </w:rPr>
        <w:t>internal operational workflows</w:t>
      </w:r>
      <w:r w:rsidRPr="002B64A8">
        <w:rPr>
          <w:color w:val="000000"/>
        </w:rPr>
        <w:t>, making it a strategic tool for scaling warehouse solution offerings across regions and verticals.</w:t>
      </w:r>
    </w:p>
    <w:p w14:paraId="2AE6555B" w14:textId="77777777" w:rsidR="003C6A67" w:rsidRDefault="003C6A67" w:rsidP="002B64A8">
      <w:pPr>
        <w:rPr>
          <w:color w:val="000000"/>
        </w:rPr>
      </w:pPr>
    </w:p>
    <w:p w14:paraId="6DA402D3" w14:textId="77777777" w:rsidR="003B619B" w:rsidRPr="00E46C43" w:rsidRDefault="003B619B" w:rsidP="00847FEA">
      <w:pPr>
        <w:pStyle w:val="Heading2"/>
        <w:keepLines w:val="0"/>
        <w:widowControl w:val="0"/>
        <w:numPr>
          <w:ilvl w:val="1"/>
          <w:numId w:val="7"/>
        </w:numPr>
        <w:spacing w:before="120" w:after="60" w:afterAutospacing="0" w:line="240" w:lineRule="atLeast"/>
        <w:rPr>
          <w:rFonts w:ascii="Arial" w:hAnsi="Arial" w:cs="Arial"/>
          <w:b/>
        </w:rPr>
      </w:pPr>
      <w:bookmarkStart w:id="33" w:name="_Toc209523173"/>
      <w:r w:rsidRPr="00BF2F83">
        <w:rPr>
          <w:rFonts w:ascii="Arial" w:hAnsi="Arial" w:cs="Arial"/>
          <w:b/>
          <w:smallCaps/>
          <w:szCs w:val="28"/>
        </w:rPr>
        <w:lastRenderedPageBreak/>
        <w:t>T</w:t>
      </w:r>
      <w:r w:rsidRPr="00E46C43">
        <w:rPr>
          <w:rFonts w:ascii="Arial" w:hAnsi="Arial" w:cs="Arial"/>
          <w:b/>
        </w:rPr>
        <w:t xml:space="preserve">arget </w:t>
      </w:r>
      <w:r>
        <w:rPr>
          <w:rFonts w:ascii="Arial" w:hAnsi="Arial" w:cs="Arial"/>
          <w:b/>
        </w:rPr>
        <w:t>Customer</w:t>
      </w:r>
      <w:r w:rsidRPr="00E46C43">
        <w:rPr>
          <w:rFonts w:ascii="Arial" w:hAnsi="Arial" w:cs="Arial"/>
          <w:b/>
        </w:rPr>
        <w:t xml:space="preserve"> Description</w:t>
      </w:r>
      <w:bookmarkEnd w:id="33"/>
    </w:p>
    <w:p w14:paraId="480D3AF5" w14:textId="77777777" w:rsidR="003B619B" w:rsidRDefault="003B619B" w:rsidP="003B619B"/>
    <w:p w14:paraId="3E9BAED5" w14:textId="77777777" w:rsidR="008A2A14" w:rsidRPr="00906F1F" w:rsidRDefault="00C84A1A" w:rsidP="00906F1F">
      <w:pPr>
        <w:ind w:left="360" w:firstLine="360"/>
        <w:rPr>
          <w:color w:val="000000"/>
        </w:rPr>
      </w:pPr>
      <w:r w:rsidRPr="00906F1F">
        <w:rPr>
          <w:color w:val="000000"/>
        </w:rPr>
        <w:t>T</w:t>
      </w:r>
      <w:r w:rsidR="008A2A14" w:rsidRPr="00906F1F">
        <w:rPr>
          <w:color w:val="000000"/>
        </w:rPr>
        <w:t>he configurator is designed for multiple user personas</w:t>
      </w:r>
      <w:r w:rsidR="00CD5FA5" w:rsidRPr="00906F1F">
        <w:rPr>
          <w:color w:val="000000"/>
        </w:rPr>
        <w:t>/Roles</w:t>
      </w:r>
      <w:r w:rsidR="008A2A14" w:rsidRPr="00906F1F">
        <w:rPr>
          <w:color w:val="000000"/>
        </w:rPr>
        <w:t xml:space="preserve"> across the enterprise:</w:t>
      </w:r>
    </w:p>
    <w:p w14:paraId="2C04C338" w14:textId="77777777" w:rsidR="00906F1F" w:rsidRDefault="00906F1F" w:rsidP="008A2A14"/>
    <w:p w14:paraId="1D5A825E" w14:textId="77777777" w:rsidR="00906198" w:rsidRPr="008A2A14" w:rsidRDefault="00906198" w:rsidP="008A2A14"/>
    <w:tbl>
      <w:tblPr>
        <w:tblW w:w="9750" w:type="dxa"/>
        <w:tblCellSpacing w:w="15" w:type="dxa"/>
        <w:tblInd w:w="865" w:type="dxa"/>
        <w:tblCellMar>
          <w:top w:w="15" w:type="dxa"/>
          <w:left w:w="15" w:type="dxa"/>
          <w:bottom w:w="15" w:type="dxa"/>
          <w:right w:w="15" w:type="dxa"/>
        </w:tblCellMar>
        <w:tblLook w:val="04A0" w:firstRow="1" w:lastRow="0" w:firstColumn="1" w:lastColumn="0" w:noHBand="0" w:noVBand="1"/>
      </w:tblPr>
      <w:tblGrid>
        <w:gridCol w:w="2253"/>
        <w:gridCol w:w="7497"/>
      </w:tblGrid>
      <w:tr w:rsidR="00CC603C" w:rsidRPr="008A2A14" w14:paraId="0E2A4A57" w14:textId="77777777" w:rsidTr="4FD3F960">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758EF572" w14:textId="77777777" w:rsidR="008A2A14" w:rsidRPr="008A2A14" w:rsidRDefault="008A2A14" w:rsidP="008A2A14">
            <w:pPr>
              <w:rPr>
                <w:b/>
                <w:bCs/>
              </w:rPr>
            </w:pPr>
            <w:r w:rsidRPr="008A2A14">
              <w:rPr>
                <w:b/>
                <w:bCs/>
              </w:rPr>
              <w:t>User Role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086B0EFA" w14:textId="77777777" w:rsidR="008A2A14" w:rsidRPr="008A2A14" w:rsidRDefault="008A2A14" w:rsidP="008A2A14">
            <w:pPr>
              <w:rPr>
                <w:b/>
                <w:bCs/>
              </w:rPr>
            </w:pPr>
            <w:r w:rsidRPr="008A2A14">
              <w:rPr>
                <w:b/>
                <w:bCs/>
              </w:rPr>
              <w:t>Needs &amp; Usage</w:t>
            </w:r>
          </w:p>
        </w:tc>
      </w:tr>
      <w:tr w:rsidR="00A54845" w:rsidRPr="008A2A14" w14:paraId="67D1D841" w14:textId="77777777" w:rsidTr="4FD3F960">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772A3F5" w14:textId="4E875690" w:rsidR="008A2A14" w:rsidRPr="008A2A14" w:rsidRDefault="008A2A14" w:rsidP="00A42928">
            <w:pPr>
              <w:jc w:val="left"/>
            </w:pPr>
            <w:r w:rsidRPr="008A2A14">
              <w:rPr>
                <w:b/>
                <w:bCs/>
              </w:rPr>
              <w:t>CAD</w:t>
            </w:r>
            <w:r w:rsidR="00A9684C">
              <w:rPr>
                <w:b/>
                <w:bCs/>
              </w:rPr>
              <w:t>/Design</w:t>
            </w:r>
            <w:r w:rsidRPr="008A2A14">
              <w:rPr>
                <w:b/>
                <w:bCs/>
              </w:rPr>
              <w:t xml:space="preserve"> Engineers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40891E5" w14:textId="77777777" w:rsidR="008A2A14" w:rsidRPr="008A2A14" w:rsidRDefault="008A2A14" w:rsidP="008A2A14">
            <w:r w:rsidRPr="4FD3F960">
              <w:t>Create, validate, and refine technical layouts using CAD-integrated tools</w:t>
            </w:r>
            <w:r w:rsidR="008F25E0" w:rsidRPr="4FD3F960">
              <w:t xml:space="preserve"> and provide the design rules for the sales teams and dealers to use</w:t>
            </w:r>
          </w:p>
        </w:tc>
      </w:tr>
      <w:tr w:rsidR="00A54845" w:rsidRPr="008A2A14" w14:paraId="4689A45D" w14:textId="77777777" w:rsidTr="4FD3F960">
        <w:trPr>
          <w:trHeight w:val="546"/>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8621C30" w14:textId="77777777" w:rsidR="008A2A14" w:rsidRPr="008A2A14" w:rsidRDefault="008A2A14" w:rsidP="00A42928">
            <w:pPr>
              <w:jc w:val="left"/>
            </w:pPr>
            <w:r w:rsidRPr="008A2A14">
              <w:rPr>
                <w:b/>
                <w:bCs/>
              </w:rPr>
              <w:t>Sales Teams &amp; Dealers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6E050D3" w14:textId="77777777" w:rsidR="008A2A14" w:rsidRPr="008A2A14" w:rsidRDefault="008A2A14" w:rsidP="008A2A14">
            <w:r w:rsidRPr="008A2A14">
              <w:t>Configure layouts, generate BOMs, and present solutions to clients via browser</w:t>
            </w:r>
          </w:p>
        </w:tc>
      </w:tr>
      <w:tr w:rsidR="00A54845" w:rsidRPr="008A2A14" w14:paraId="5C3DE17D" w14:textId="77777777" w:rsidTr="4FD3F960">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9736B56" w14:textId="77777777" w:rsidR="008A2A14" w:rsidRPr="008A2A14" w:rsidRDefault="003F3817" w:rsidP="00A42928">
            <w:pPr>
              <w:jc w:val="left"/>
            </w:pPr>
            <w:r>
              <w:rPr>
                <w:b/>
                <w:bCs/>
              </w:rPr>
              <w:t>Solution</w:t>
            </w:r>
            <w:r w:rsidR="008A2A14" w:rsidRPr="008A2A14">
              <w:rPr>
                <w:b/>
                <w:bCs/>
              </w:rPr>
              <w:t xml:space="preserve"> Owners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BE99D21" w14:textId="77777777" w:rsidR="008A2A14" w:rsidRPr="008A2A14" w:rsidRDefault="008A2A14" w:rsidP="008A2A14">
            <w:r w:rsidRPr="008A2A14">
              <w:t>Review, approve, and manage layout configurations and attribute rules</w:t>
            </w:r>
          </w:p>
        </w:tc>
      </w:tr>
      <w:tr w:rsidR="00A54845" w:rsidRPr="008A2A14" w14:paraId="79C4F601" w14:textId="77777777" w:rsidTr="4FD3F960">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4D0064D5" w14:textId="77777777" w:rsidR="008A2A14" w:rsidRPr="008A2A14" w:rsidRDefault="008A2A14" w:rsidP="00A42928">
            <w:pPr>
              <w:jc w:val="left"/>
            </w:pPr>
            <w:r w:rsidRPr="008A2A14">
              <w:rPr>
                <w:b/>
                <w:bCs/>
              </w:rPr>
              <w:t>Clients</w:t>
            </w:r>
            <w:r w:rsidR="0090779A">
              <w:rPr>
                <w:b/>
                <w:bCs/>
              </w:rPr>
              <w:t>/Prospects</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232912DA" w14:textId="77777777" w:rsidR="008A2A14" w:rsidRPr="008A2A14" w:rsidRDefault="008A2A14" w:rsidP="008A2A14">
            <w:r w:rsidRPr="008A2A14">
              <w:t>Visualize proposed layouts in 3D, provide feedback, and request changes</w:t>
            </w:r>
          </w:p>
        </w:tc>
      </w:tr>
    </w:tbl>
    <w:p w14:paraId="60126D08" w14:textId="77777777" w:rsidR="0042556E" w:rsidRDefault="0042556E" w:rsidP="008A2A14"/>
    <w:p w14:paraId="141E8924" w14:textId="77777777" w:rsidR="008A2A14" w:rsidRPr="0042556E" w:rsidRDefault="008A2A14" w:rsidP="0042556E">
      <w:pPr>
        <w:ind w:left="360" w:firstLine="360"/>
        <w:rPr>
          <w:color w:val="000000"/>
        </w:rPr>
      </w:pPr>
      <w:r w:rsidRPr="0042556E">
        <w:rPr>
          <w:color w:val="000000"/>
        </w:rPr>
        <w:t>Each user group interacts with the tool based on their functional needs, with role-based access and permissions ensuring secure and relevant experiences.</w:t>
      </w:r>
    </w:p>
    <w:p w14:paraId="727FD875" w14:textId="77777777" w:rsidR="008A2A14" w:rsidRPr="002B63C1" w:rsidRDefault="008A2A14" w:rsidP="003B619B"/>
    <w:p w14:paraId="2D9FEB0E" w14:textId="77777777" w:rsidR="008A2A14" w:rsidRPr="008A2A14" w:rsidRDefault="008A2A14" w:rsidP="006E2AA5">
      <w:pPr>
        <w:numPr>
          <w:ilvl w:val="0"/>
          <w:numId w:val="27"/>
        </w:numPr>
        <w:rPr>
          <w:b/>
          <w:bCs/>
        </w:rPr>
      </w:pPr>
      <w:r w:rsidRPr="008A2A14">
        <w:rPr>
          <w:b/>
          <w:bCs/>
        </w:rPr>
        <w:t>Customer Segments</w:t>
      </w:r>
    </w:p>
    <w:p w14:paraId="5208B7E1" w14:textId="77777777" w:rsidR="00B85D1D" w:rsidRPr="0077093A" w:rsidRDefault="00B85D1D" w:rsidP="008A42D4">
      <w:pPr>
        <w:rPr>
          <w:rFonts w:cs="Arial"/>
          <w:b/>
          <w:bCs/>
        </w:rPr>
      </w:pPr>
    </w:p>
    <w:p w14:paraId="6B0936F3" w14:textId="77777777" w:rsidR="008A2A14" w:rsidRPr="008A2A14" w:rsidRDefault="008A2A14" w:rsidP="00936798">
      <w:pPr>
        <w:ind w:left="720" w:firstLine="360"/>
      </w:pPr>
      <w:r w:rsidRPr="008A2A14">
        <w:t>The configurator is built to support customers across </w:t>
      </w:r>
      <w:r w:rsidRPr="008A2A14">
        <w:rPr>
          <w:b/>
          <w:bCs/>
        </w:rPr>
        <w:t>multiple industries</w:t>
      </w:r>
      <w:r w:rsidRPr="008A2A14">
        <w:t>, each with distinct warehouse usage scenarios:</w:t>
      </w:r>
    </w:p>
    <w:p w14:paraId="5B8DF153" w14:textId="50F1EB0E" w:rsidR="008A2A14" w:rsidRPr="006C2B53" w:rsidRDefault="008A2A14" w:rsidP="006E2AA5">
      <w:pPr>
        <w:pStyle w:val="BodyText"/>
        <w:numPr>
          <w:ilvl w:val="1"/>
          <w:numId w:val="30"/>
        </w:numPr>
        <w:rPr>
          <w:rFonts w:cs="Arial"/>
          <w:b/>
        </w:rPr>
      </w:pPr>
      <w:r w:rsidRPr="008A2A14">
        <w:rPr>
          <w:b/>
          <w:bCs/>
        </w:rPr>
        <w:t>Retail</w:t>
      </w:r>
      <w:r w:rsidRPr="006C2B53">
        <w:rPr>
          <w:rFonts w:cs="Arial"/>
          <w:b/>
        </w:rPr>
        <w:t xml:space="preserve">: </w:t>
      </w:r>
      <w:r w:rsidRPr="008A2A14">
        <w:t xml:space="preserve">High-volume distribution </w:t>
      </w:r>
      <w:r w:rsidR="00057D33" w:rsidRPr="008A2A14">
        <w:t>centres</w:t>
      </w:r>
      <w:r w:rsidRPr="008A2A14">
        <w:t>, SKU-intensive layouts</w:t>
      </w:r>
    </w:p>
    <w:p w14:paraId="6F6FF077" w14:textId="77777777" w:rsidR="008A2A14" w:rsidRPr="006C2B53" w:rsidRDefault="008A2A14" w:rsidP="006E2AA5">
      <w:pPr>
        <w:pStyle w:val="BodyText"/>
        <w:numPr>
          <w:ilvl w:val="1"/>
          <w:numId w:val="30"/>
        </w:numPr>
        <w:rPr>
          <w:rFonts w:cs="Arial"/>
          <w:b/>
        </w:rPr>
      </w:pPr>
      <w:r w:rsidRPr="008A2A14">
        <w:rPr>
          <w:b/>
          <w:bCs/>
        </w:rPr>
        <w:t>Construction</w:t>
      </w:r>
      <w:r w:rsidRPr="008A2A14">
        <w:t>: Storage for raw materials, tools, and prefabricated components</w:t>
      </w:r>
    </w:p>
    <w:p w14:paraId="3468F3FA" w14:textId="77777777" w:rsidR="008A2A14" w:rsidRPr="008A2A14" w:rsidRDefault="008A2A14" w:rsidP="006E2AA5">
      <w:pPr>
        <w:pStyle w:val="BodyText"/>
        <w:numPr>
          <w:ilvl w:val="1"/>
          <w:numId w:val="30"/>
        </w:numPr>
      </w:pPr>
      <w:r w:rsidRPr="008A2A14">
        <w:rPr>
          <w:b/>
          <w:bCs/>
        </w:rPr>
        <w:t>Chemical</w:t>
      </w:r>
      <w:r w:rsidRPr="006C2B53">
        <w:rPr>
          <w:rFonts w:cs="Arial"/>
          <w:b/>
        </w:rPr>
        <w:t xml:space="preserve">: </w:t>
      </w:r>
      <w:r w:rsidRPr="008A2A14">
        <w:t>Specialized zones for hazardous materials, compliance-driven layouts</w:t>
      </w:r>
    </w:p>
    <w:p w14:paraId="39648348" w14:textId="77777777" w:rsidR="008A2A14" w:rsidRPr="006C2B53" w:rsidRDefault="008A2A14" w:rsidP="006E2AA5">
      <w:pPr>
        <w:pStyle w:val="BodyText"/>
        <w:numPr>
          <w:ilvl w:val="1"/>
          <w:numId w:val="30"/>
        </w:numPr>
        <w:rPr>
          <w:rFonts w:cs="Arial"/>
          <w:b/>
        </w:rPr>
      </w:pPr>
      <w:r w:rsidRPr="008A2A14">
        <w:rPr>
          <w:b/>
          <w:bCs/>
        </w:rPr>
        <w:t>Manufacturing</w:t>
      </w:r>
      <w:r w:rsidRPr="006C2B53">
        <w:rPr>
          <w:rFonts w:cs="Arial"/>
          <w:b/>
        </w:rPr>
        <w:t xml:space="preserve">: </w:t>
      </w:r>
      <w:r w:rsidRPr="008A2A14">
        <w:t>Warehouses for raw materials, WIP (Work-In-Progress), and finished goods</w:t>
      </w:r>
    </w:p>
    <w:p w14:paraId="78690D8E" w14:textId="7460C100" w:rsidR="00B85D1D" w:rsidRPr="00A14BA3" w:rsidRDefault="008A2A14" w:rsidP="006E2AA5">
      <w:pPr>
        <w:pStyle w:val="BodyText"/>
        <w:numPr>
          <w:ilvl w:val="1"/>
          <w:numId w:val="30"/>
        </w:numPr>
        <w:rPr>
          <w:rFonts w:cs="Arial"/>
          <w:b/>
          <w:bCs/>
        </w:rPr>
      </w:pPr>
      <w:r w:rsidRPr="008A2A14">
        <w:rPr>
          <w:b/>
        </w:rPr>
        <w:t>R&amp;D</w:t>
      </w:r>
      <w:r w:rsidRPr="006C2B53">
        <w:rPr>
          <w:rFonts w:cs="Arial"/>
          <w:b/>
          <w:bCs/>
        </w:rPr>
        <w:t xml:space="preserve">: </w:t>
      </w:r>
      <w:r w:rsidRPr="008A2A14">
        <w:t>Controlled environments for prototypes, testing equipment, and sensitive inventory</w:t>
      </w:r>
      <w:r w:rsidR="00D81A0F">
        <w:t>.</w:t>
      </w:r>
    </w:p>
    <w:p w14:paraId="730DE34D" w14:textId="77777777" w:rsidR="008A2A14" w:rsidRPr="008A2A14" w:rsidRDefault="008A2A14" w:rsidP="006E2AA5">
      <w:pPr>
        <w:numPr>
          <w:ilvl w:val="0"/>
          <w:numId w:val="27"/>
        </w:numPr>
        <w:rPr>
          <w:b/>
          <w:bCs/>
        </w:rPr>
      </w:pPr>
      <w:r w:rsidRPr="008A2A14">
        <w:rPr>
          <w:b/>
          <w:bCs/>
        </w:rPr>
        <w:t>Warehouse Usage Types Supported</w:t>
      </w:r>
    </w:p>
    <w:p w14:paraId="55D6FB9B" w14:textId="77777777" w:rsidR="00B85D1D" w:rsidRPr="0077093A" w:rsidRDefault="00B85D1D" w:rsidP="00B85D1D">
      <w:pPr>
        <w:ind w:left="1080"/>
        <w:rPr>
          <w:rFonts w:cs="Arial"/>
          <w:b/>
          <w:bCs/>
        </w:rPr>
      </w:pPr>
    </w:p>
    <w:p w14:paraId="76D602BF" w14:textId="77777777" w:rsidR="008A2A14" w:rsidRPr="00E85633" w:rsidRDefault="008A2A14" w:rsidP="006E2AA5">
      <w:pPr>
        <w:pStyle w:val="BodyText"/>
        <w:numPr>
          <w:ilvl w:val="1"/>
          <w:numId w:val="30"/>
        </w:numPr>
      </w:pPr>
      <w:r w:rsidRPr="00E85633">
        <w:t>Raw Material Storage</w:t>
      </w:r>
    </w:p>
    <w:p w14:paraId="0B344A4F" w14:textId="77777777" w:rsidR="008A2A14" w:rsidRPr="00E85633" w:rsidRDefault="008A2A14" w:rsidP="006E2AA5">
      <w:pPr>
        <w:pStyle w:val="BodyText"/>
        <w:numPr>
          <w:ilvl w:val="1"/>
          <w:numId w:val="30"/>
        </w:numPr>
      </w:pPr>
      <w:r w:rsidRPr="00E85633">
        <w:t>Work-In-Progress (WIP) Zones</w:t>
      </w:r>
    </w:p>
    <w:p w14:paraId="701361FB" w14:textId="77777777" w:rsidR="008A2A14" w:rsidRPr="00E85633" w:rsidRDefault="008A2A14" w:rsidP="006E2AA5">
      <w:pPr>
        <w:pStyle w:val="BodyText"/>
        <w:numPr>
          <w:ilvl w:val="1"/>
          <w:numId w:val="30"/>
        </w:numPr>
      </w:pPr>
      <w:r w:rsidRPr="00E85633">
        <w:t>Finished Goods Warehousing</w:t>
      </w:r>
    </w:p>
    <w:p w14:paraId="32A2DD9C" w14:textId="12FB87CD" w:rsidR="008A2A14" w:rsidRPr="00E85633" w:rsidRDefault="008A2A14" w:rsidP="006E2AA5">
      <w:pPr>
        <w:pStyle w:val="BodyText"/>
        <w:numPr>
          <w:ilvl w:val="1"/>
          <w:numId w:val="30"/>
        </w:numPr>
      </w:pPr>
      <w:r w:rsidRPr="00E85633">
        <w:t xml:space="preserve">Distribution &amp; </w:t>
      </w:r>
      <w:r w:rsidR="009E3D6D" w:rsidRPr="00E85633">
        <w:t>Fulfilment</w:t>
      </w:r>
      <w:r w:rsidRPr="00E85633">
        <w:t xml:space="preserve"> </w:t>
      </w:r>
      <w:r w:rsidR="009E3D6D" w:rsidRPr="00E85633">
        <w:t>Centres</w:t>
      </w:r>
    </w:p>
    <w:p w14:paraId="2D1C743A" w14:textId="77777777" w:rsidR="008A2A14" w:rsidRDefault="008A2A14" w:rsidP="008A2A14"/>
    <w:p w14:paraId="37A3A4A5" w14:textId="77777777" w:rsidR="008A2A14" w:rsidRDefault="008A2A14" w:rsidP="00B85D1D">
      <w:pPr>
        <w:ind w:left="360" w:firstLine="360"/>
        <w:rPr>
          <w:rFonts w:cs="Arial"/>
          <w:color w:val="000000"/>
        </w:rPr>
      </w:pPr>
      <w:r w:rsidRPr="0077093A">
        <w:rPr>
          <w:rFonts w:cs="Arial"/>
          <w:color w:val="000000"/>
        </w:rPr>
        <w:t>This diversity demands a highly flexible and configurable platform that can adapt to varying layout logic, product attributes, and operational constraints across industries.</w:t>
      </w:r>
    </w:p>
    <w:p w14:paraId="6190D5BC" w14:textId="77777777" w:rsidR="003F7263" w:rsidRDefault="003F7263" w:rsidP="00B85D1D">
      <w:pPr>
        <w:ind w:left="360" w:firstLine="360"/>
        <w:rPr>
          <w:rFonts w:cs="Arial"/>
          <w:color w:val="000000"/>
        </w:rPr>
      </w:pPr>
    </w:p>
    <w:p w14:paraId="6AEAF0A1" w14:textId="77777777" w:rsidR="000207A1" w:rsidRDefault="000207A1" w:rsidP="00B85D1D">
      <w:pPr>
        <w:ind w:left="360" w:firstLine="360"/>
        <w:rPr>
          <w:rFonts w:cs="Arial"/>
          <w:color w:val="000000"/>
        </w:rPr>
      </w:pPr>
    </w:p>
    <w:p w14:paraId="3DA348EE" w14:textId="283BFF71" w:rsidR="000207A1" w:rsidRPr="00E46C43" w:rsidRDefault="000207A1" w:rsidP="00847FEA">
      <w:pPr>
        <w:pStyle w:val="Heading2"/>
        <w:keepLines w:val="0"/>
        <w:widowControl w:val="0"/>
        <w:numPr>
          <w:ilvl w:val="1"/>
          <w:numId w:val="7"/>
        </w:numPr>
        <w:spacing w:before="120" w:after="60" w:afterAutospacing="0" w:line="240" w:lineRule="atLeast"/>
        <w:rPr>
          <w:rFonts w:ascii="Arial" w:hAnsi="Arial" w:cs="Arial"/>
          <w:b/>
        </w:rPr>
      </w:pPr>
      <w:bookmarkStart w:id="34" w:name="_Toc209523174"/>
      <w:r>
        <w:rPr>
          <w:rFonts w:ascii="Arial" w:hAnsi="Arial" w:cs="Arial"/>
          <w:b/>
        </w:rPr>
        <w:lastRenderedPageBreak/>
        <w:t>User Needs Analysis</w:t>
      </w:r>
      <w:bookmarkEnd w:id="34"/>
    </w:p>
    <w:p w14:paraId="3B7975A7" w14:textId="77777777" w:rsidR="000207A1" w:rsidRPr="0077093A" w:rsidRDefault="000207A1" w:rsidP="00B85D1D">
      <w:pPr>
        <w:ind w:left="360" w:firstLine="360"/>
        <w:rPr>
          <w:rFonts w:cs="Arial"/>
          <w:color w:val="000000"/>
        </w:rPr>
      </w:pPr>
    </w:p>
    <w:p w14:paraId="05E2985F" w14:textId="77777777" w:rsidR="003B619B" w:rsidRPr="003B619B" w:rsidRDefault="003B619B" w:rsidP="002B0306">
      <w:pPr>
        <w:ind w:left="360" w:firstLine="360"/>
        <w:rPr>
          <w:color w:val="000000"/>
        </w:rPr>
      </w:pPr>
      <w:r w:rsidRPr="003B619B">
        <w:rPr>
          <w:color w:val="000000"/>
        </w:rPr>
        <w:t>[Thorough analysis of user needs as captured in the business case document and mapping it to the product]</w:t>
      </w:r>
    </w:p>
    <w:p w14:paraId="564B9DD6" w14:textId="77777777" w:rsidR="000007A7" w:rsidRPr="003B619B" w:rsidRDefault="000007A7" w:rsidP="002B0306">
      <w:pPr>
        <w:ind w:left="360" w:firstLine="360"/>
        <w:rPr>
          <w:color w:val="000000"/>
        </w:rPr>
      </w:pPr>
    </w:p>
    <w:p w14:paraId="3BC55654" w14:textId="77777777" w:rsidR="002B0306" w:rsidRPr="003B619B" w:rsidRDefault="002B0306" w:rsidP="003B619B">
      <w:pPr>
        <w:spacing w:before="120"/>
        <w:rPr>
          <w:color w:val="000000"/>
        </w:rPr>
      </w:pPr>
    </w:p>
    <w:tbl>
      <w:tblPr>
        <w:tblW w:w="102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4"/>
        <w:gridCol w:w="3658"/>
        <w:gridCol w:w="4920"/>
      </w:tblGrid>
      <w:tr w:rsidR="009E5401" w:rsidRPr="009E5401" w14:paraId="03DA62A9" w14:textId="77777777" w:rsidTr="0083738F">
        <w:trPr>
          <w:trHeight w:val="289"/>
        </w:trPr>
        <w:tc>
          <w:tcPr>
            <w:tcW w:w="1690" w:type="dxa"/>
            <w:noWrap/>
            <w:vAlign w:val="bottom"/>
            <w:hideMark/>
          </w:tcPr>
          <w:p w14:paraId="60FC3087" w14:textId="77777777" w:rsidR="009E5401" w:rsidRPr="002B0306" w:rsidRDefault="009E5401" w:rsidP="002B0306">
            <w:pPr>
              <w:rPr>
                <w:b/>
              </w:rPr>
            </w:pPr>
            <w:r w:rsidRPr="002B0306">
              <w:rPr>
                <w:b/>
              </w:rPr>
              <w:t>Category</w:t>
            </w:r>
          </w:p>
        </w:tc>
        <w:tc>
          <w:tcPr>
            <w:tcW w:w="3658" w:type="dxa"/>
            <w:noWrap/>
            <w:vAlign w:val="bottom"/>
            <w:hideMark/>
          </w:tcPr>
          <w:p w14:paraId="45DE97D7" w14:textId="77777777" w:rsidR="009E5401" w:rsidRPr="002B0306" w:rsidRDefault="009E5401" w:rsidP="002B0306">
            <w:pPr>
              <w:rPr>
                <w:b/>
              </w:rPr>
            </w:pPr>
            <w:r w:rsidRPr="002B0306">
              <w:rPr>
                <w:b/>
              </w:rPr>
              <w:t>Need</w:t>
            </w:r>
          </w:p>
        </w:tc>
        <w:tc>
          <w:tcPr>
            <w:tcW w:w="4920" w:type="dxa"/>
            <w:noWrap/>
            <w:vAlign w:val="bottom"/>
            <w:hideMark/>
          </w:tcPr>
          <w:p w14:paraId="0773E30F" w14:textId="77777777" w:rsidR="009E5401" w:rsidRPr="002B0306" w:rsidRDefault="009E5401" w:rsidP="002B0306">
            <w:pPr>
              <w:rPr>
                <w:b/>
              </w:rPr>
            </w:pPr>
            <w:commentRangeStart w:id="35"/>
            <w:commentRangeStart w:id="36"/>
            <w:r w:rsidRPr="002B0306">
              <w:rPr>
                <w:b/>
              </w:rPr>
              <w:t>Description</w:t>
            </w:r>
            <w:commentRangeEnd w:id="35"/>
            <w:r w:rsidR="00FC5C7E">
              <w:rPr>
                <w:rStyle w:val="CommentReference"/>
              </w:rPr>
              <w:commentReference w:id="35"/>
            </w:r>
            <w:commentRangeEnd w:id="36"/>
            <w:r w:rsidR="003B513F">
              <w:rPr>
                <w:rStyle w:val="CommentReference"/>
              </w:rPr>
              <w:commentReference w:id="36"/>
            </w:r>
          </w:p>
        </w:tc>
      </w:tr>
      <w:tr w:rsidR="009E5401" w:rsidRPr="009E5401" w14:paraId="0F718979" w14:textId="77777777" w:rsidTr="0083738F">
        <w:trPr>
          <w:trHeight w:val="289"/>
        </w:trPr>
        <w:tc>
          <w:tcPr>
            <w:tcW w:w="1690" w:type="dxa"/>
            <w:noWrap/>
            <w:vAlign w:val="bottom"/>
            <w:hideMark/>
          </w:tcPr>
          <w:p w14:paraId="6C07A750" w14:textId="77777777" w:rsidR="009E5401" w:rsidRPr="00FE6593" w:rsidRDefault="009E5401" w:rsidP="009E5401">
            <w:pPr>
              <w:jc w:val="left"/>
              <w:rPr>
                <w:b/>
                <w:color w:val="000000"/>
              </w:rPr>
            </w:pPr>
            <w:r w:rsidRPr="00FE6593">
              <w:rPr>
                <w:b/>
                <w:color w:val="000000"/>
              </w:rPr>
              <w:t>Functional</w:t>
            </w:r>
          </w:p>
        </w:tc>
        <w:tc>
          <w:tcPr>
            <w:tcW w:w="3658" w:type="dxa"/>
            <w:noWrap/>
            <w:vAlign w:val="bottom"/>
            <w:hideMark/>
          </w:tcPr>
          <w:p w14:paraId="7CAA918F" w14:textId="77777777" w:rsidR="009E5401" w:rsidRPr="0005562B" w:rsidRDefault="009E5401" w:rsidP="009E5401">
            <w:pPr>
              <w:jc w:val="left"/>
              <w:rPr>
                <w:color w:val="000000"/>
              </w:rPr>
            </w:pPr>
            <w:r w:rsidRPr="0005562B">
              <w:rPr>
                <w:color w:val="000000"/>
              </w:rPr>
              <w:t>Drag-and-Drop Layout Editor</w:t>
            </w:r>
          </w:p>
        </w:tc>
        <w:tc>
          <w:tcPr>
            <w:tcW w:w="4920" w:type="dxa"/>
            <w:noWrap/>
            <w:vAlign w:val="bottom"/>
            <w:hideMark/>
          </w:tcPr>
          <w:p w14:paraId="369F1190" w14:textId="77777777" w:rsidR="009E5401" w:rsidRPr="0005562B" w:rsidRDefault="009E5401" w:rsidP="009E5401">
            <w:pPr>
              <w:jc w:val="left"/>
              <w:rPr>
                <w:color w:val="000000"/>
              </w:rPr>
            </w:pPr>
            <w:r w:rsidRPr="0005562B">
              <w:rPr>
                <w:color w:val="000000"/>
              </w:rPr>
              <w:t>Visual placement of warehouse elements</w:t>
            </w:r>
          </w:p>
        </w:tc>
      </w:tr>
      <w:tr w:rsidR="009E5401" w:rsidRPr="009E5401" w14:paraId="759A1F74" w14:textId="77777777" w:rsidTr="0083738F">
        <w:trPr>
          <w:trHeight w:val="289"/>
        </w:trPr>
        <w:tc>
          <w:tcPr>
            <w:tcW w:w="1690" w:type="dxa"/>
            <w:noWrap/>
            <w:vAlign w:val="bottom"/>
            <w:hideMark/>
          </w:tcPr>
          <w:p w14:paraId="11B3975D" w14:textId="77777777" w:rsidR="009E5401" w:rsidRPr="00FE6593" w:rsidRDefault="009E5401" w:rsidP="009E5401">
            <w:pPr>
              <w:jc w:val="left"/>
              <w:rPr>
                <w:b/>
                <w:color w:val="000000"/>
              </w:rPr>
            </w:pPr>
            <w:r w:rsidRPr="00FE6593">
              <w:rPr>
                <w:b/>
                <w:color w:val="000000"/>
              </w:rPr>
              <w:t>Functional</w:t>
            </w:r>
          </w:p>
        </w:tc>
        <w:tc>
          <w:tcPr>
            <w:tcW w:w="3658" w:type="dxa"/>
            <w:noWrap/>
            <w:vAlign w:val="bottom"/>
            <w:hideMark/>
          </w:tcPr>
          <w:p w14:paraId="31C28B4D" w14:textId="77777777" w:rsidR="009E5401" w:rsidRPr="0005562B" w:rsidRDefault="009E5401" w:rsidP="009E5401">
            <w:pPr>
              <w:jc w:val="left"/>
              <w:rPr>
                <w:color w:val="000000"/>
              </w:rPr>
            </w:pPr>
            <w:r w:rsidRPr="0005562B">
              <w:rPr>
                <w:color w:val="000000"/>
              </w:rPr>
              <w:t>Predefined Layout Templates</w:t>
            </w:r>
          </w:p>
        </w:tc>
        <w:tc>
          <w:tcPr>
            <w:tcW w:w="4920" w:type="dxa"/>
            <w:noWrap/>
            <w:vAlign w:val="bottom"/>
            <w:hideMark/>
          </w:tcPr>
          <w:p w14:paraId="0F66CB83" w14:textId="77777777" w:rsidR="009E5401" w:rsidRPr="0005562B" w:rsidRDefault="009E5401" w:rsidP="009E5401">
            <w:pPr>
              <w:jc w:val="left"/>
              <w:rPr>
                <w:color w:val="000000"/>
              </w:rPr>
            </w:pPr>
            <w:r w:rsidRPr="0005562B">
              <w:rPr>
                <w:color w:val="000000"/>
              </w:rPr>
              <w:t>Start with standard configurations</w:t>
            </w:r>
          </w:p>
        </w:tc>
      </w:tr>
      <w:tr w:rsidR="009E5401" w:rsidRPr="009E5401" w14:paraId="0FDE3B73" w14:textId="77777777" w:rsidTr="0083738F">
        <w:trPr>
          <w:trHeight w:val="289"/>
        </w:trPr>
        <w:tc>
          <w:tcPr>
            <w:tcW w:w="1690" w:type="dxa"/>
            <w:noWrap/>
            <w:vAlign w:val="bottom"/>
            <w:hideMark/>
          </w:tcPr>
          <w:p w14:paraId="34B58E31" w14:textId="77777777" w:rsidR="009E5401" w:rsidRPr="00FE6593" w:rsidRDefault="009E5401" w:rsidP="009E5401">
            <w:pPr>
              <w:jc w:val="left"/>
              <w:rPr>
                <w:b/>
                <w:color w:val="000000"/>
              </w:rPr>
            </w:pPr>
            <w:r w:rsidRPr="00FE6593">
              <w:rPr>
                <w:b/>
                <w:color w:val="000000"/>
              </w:rPr>
              <w:t>Functional</w:t>
            </w:r>
          </w:p>
        </w:tc>
        <w:tc>
          <w:tcPr>
            <w:tcW w:w="3658" w:type="dxa"/>
            <w:noWrap/>
            <w:vAlign w:val="bottom"/>
            <w:hideMark/>
          </w:tcPr>
          <w:p w14:paraId="341CBAC1" w14:textId="5F03A7BD" w:rsidR="009E5401" w:rsidRPr="0005562B" w:rsidRDefault="009E5401" w:rsidP="009E5401">
            <w:pPr>
              <w:jc w:val="left"/>
              <w:rPr>
                <w:color w:val="000000"/>
              </w:rPr>
            </w:pPr>
            <w:r>
              <w:rPr>
                <w:color w:val="000000"/>
              </w:rPr>
              <w:t>Auto-</w:t>
            </w:r>
            <w:r w:rsidR="009E3D6D" w:rsidRPr="0005562B">
              <w:rPr>
                <w:color w:val="000000"/>
              </w:rPr>
              <w:t>Lay outing</w:t>
            </w:r>
            <w:r>
              <w:rPr>
                <w:color w:val="000000"/>
              </w:rPr>
              <w:t xml:space="preserve"> &amp; Smart Placement</w:t>
            </w:r>
          </w:p>
        </w:tc>
        <w:tc>
          <w:tcPr>
            <w:tcW w:w="4920" w:type="dxa"/>
            <w:noWrap/>
            <w:vAlign w:val="bottom"/>
            <w:hideMark/>
          </w:tcPr>
          <w:p w14:paraId="4D35467E" w14:textId="77777777" w:rsidR="009E5401" w:rsidRPr="0005562B" w:rsidRDefault="009E5401" w:rsidP="009E5401">
            <w:pPr>
              <w:jc w:val="left"/>
              <w:rPr>
                <w:color w:val="000000"/>
              </w:rPr>
            </w:pPr>
            <w:r>
              <w:rPr>
                <w:color w:val="000000"/>
              </w:rPr>
              <w:t>Suggest optimal layout based on dimensions and flow</w:t>
            </w:r>
          </w:p>
        </w:tc>
      </w:tr>
      <w:tr w:rsidR="009E5401" w:rsidRPr="009E5401" w14:paraId="5B1AACD8" w14:textId="77777777" w:rsidTr="0083738F">
        <w:trPr>
          <w:trHeight w:val="289"/>
        </w:trPr>
        <w:tc>
          <w:tcPr>
            <w:tcW w:w="1690" w:type="dxa"/>
            <w:noWrap/>
            <w:vAlign w:val="bottom"/>
            <w:hideMark/>
          </w:tcPr>
          <w:p w14:paraId="5B9B5EED" w14:textId="77777777" w:rsidR="009E5401" w:rsidRPr="00FE6593" w:rsidRDefault="009E5401" w:rsidP="009E5401">
            <w:pPr>
              <w:jc w:val="left"/>
              <w:rPr>
                <w:b/>
                <w:color w:val="000000"/>
              </w:rPr>
            </w:pPr>
            <w:r w:rsidRPr="00FE6593">
              <w:rPr>
                <w:b/>
                <w:color w:val="000000"/>
              </w:rPr>
              <w:t>Functional</w:t>
            </w:r>
          </w:p>
        </w:tc>
        <w:tc>
          <w:tcPr>
            <w:tcW w:w="3658" w:type="dxa"/>
            <w:noWrap/>
            <w:vAlign w:val="bottom"/>
            <w:hideMark/>
          </w:tcPr>
          <w:p w14:paraId="7295941E" w14:textId="77777777" w:rsidR="009E5401" w:rsidRPr="0005562B" w:rsidRDefault="009E5401" w:rsidP="009E5401">
            <w:pPr>
              <w:jc w:val="left"/>
              <w:rPr>
                <w:color w:val="000000"/>
              </w:rPr>
            </w:pPr>
            <w:r w:rsidRPr="0005562B">
              <w:rPr>
                <w:color w:val="000000"/>
              </w:rPr>
              <w:t>Layer Management</w:t>
            </w:r>
          </w:p>
        </w:tc>
        <w:tc>
          <w:tcPr>
            <w:tcW w:w="4920" w:type="dxa"/>
            <w:noWrap/>
            <w:vAlign w:val="bottom"/>
            <w:hideMark/>
          </w:tcPr>
          <w:p w14:paraId="6F6043EC" w14:textId="77777777" w:rsidR="009E5401" w:rsidRPr="0005562B" w:rsidRDefault="009E5401" w:rsidP="009E5401">
            <w:pPr>
              <w:jc w:val="left"/>
              <w:rPr>
                <w:color w:val="000000"/>
              </w:rPr>
            </w:pPr>
            <w:r w:rsidRPr="0005562B">
              <w:rPr>
                <w:color w:val="000000"/>
              </w:rPr>
              <w:t>Separate layout aspects (e.g., electrical, safety)</w:t>
            </w:r>
          </w:p>
        </w:tc>
      </w:tr>
      <w:tr w:rsidR="009E5401" w:rsidRPr="009E5401" w14:paraId="0D600AFD" w14:textId="77777777" w:rsidTr="0083738F">
        <w:trPr>
          <w:trHeight w:val="289"/>
        </w:trPr>
        <w:tc>
          <w:tcPr>
            <w:tcW w:w="1690" w:type="dxa"/>
            <w:noWrap/>
            <w:vAlign w:val="bottom"/>
            <w:hideMark/>
          </w:tcPr>
          <w:p w14:paraId="2965BAE7" w14:textId="77777777" w:rsidR="009E5401" w:rsidRPr="00FE6593" w:rsidRDefault="009E5401" w:rsidP="009E5401">
            <w:pPr>
              <w:jc w:val="left"/>
              <w:rPr>
                <w:b/>
                <w:color w:val="000000"/>
              </w:rPr>
            </w:pPr>
            <w:r w:rsidRPr="00FE6593">
              <w:rPr>
                <w:b/>
                <w:color w:val="000000"/>
              </w:rPr>
              <w:t>Functional</w:t>
            </w:r>
          </w:p>
        </w:tc>
        <w:tc>
          <w:tcPr>
            <w:tcW w:w="3658" w:type="dxa"/>
            <w:noWrap/>
            <w:vAlign w:val="bottom"/>
            <w:hideMark/>
          </w:tcPr>
          <w:p w14:paraId="3EC000FE" w14:textId="77777777" w:rsidR="009E5401" w:rsidRPr="0005562B" w:rsidRDefault="009E5401" w:rsidP="009E5401">
            <w:pPr>
              <w:jc w:val="left"/>
              <w:rPr>
                <w:color w:val="000000"/>
              </w:rPr>
            </w:pPr>
            <w:r w:rsidRPr="0005562B">
              <w:rPr>
                <w:color w:val="000000"/>
              </w:rPr>
              <w:t>Zone Selection by Region</w:t>
            </w:r>
          </w:p>
        </w:tc>
        <w:tc>
          <w:tcPr>
            <w:tcW w:w="4920" w:type="dxa"/>
            <w:noWrap/>
            <w:vAlign w:val="bottom"/>
            <w:hideMark/>
          </w:tcPr>
          <w:p w14:paraId="66F2D847" w14:textId="77777777" w:rsidR="009E5401" w:rsidRPr="0005562B" w:rsidRDefault="009E5401" w:rsidP="009E5401">
            <w:pPr>
              <w:jc w:val="left"/>
              <w:rPr>
                <w:color w:val="000000"/>
              </w:rPr>
            </w:pPr>
            <w:r>
              <w:rPr>
                <w:color w:val="000000"/>
              </w:rPr>
              <w:t>Define functional zones via region selection</w:t>
            </w:r>
          </w:p>
        </w:tc>
      </w:tr>
      <w:tr w:rsidR="009E5401" w:rsidRPr="009E5401" w14:paraId="3DCFCA1F" w14:textId="77777777" w:rsidTr="0083738F">
        <w:trPr>
          <w:trHeight w:val="289"/>
        </w:trPr>
        <w:tc>
          <w:tcPr>
            <w:tcW w:w="1690" w:type="dxa"/>
            <w:noWrap/>
            <w:vAlign w:val="bottom"/>
            <w:hideMark/>
          </w:tcPr>
          <w:p w14:paraId="389254AB" w14:textId="77777777" w:rsidR="009E5401" w:rsidRPr="00FE6593" w:rsidRDefault="009E5401" w:rsidP="009E5401">
            <w:pPr>
              <w:jc w:val="left"/>
              <w:rPr>
                <w:b/>
                <w:color w:val="000000"/>
              </w:rPr>
            </w:pPr>
            <w:r w:rsidRPr="00FE6593">
              <w:rPr>
                <w:b/>
                <w:color w:val="000000"/>
              </w:rPr>
              <w:t>Functional</w:t>
            </w:r>
          </w:p>
        </w:tc>
        <w:tc>
          <w:tcPr>
            <w:tcW w:w="3658" w:type="dxa"/>
            <w:noWrap/>
            <w:vAlign w:val="bottom"/>
            <w:hideMark/>
          </w:tcPr>
          <w:p w14:paraId="60C6E5E8" w14:textId="77777777" w:rsidR="009E5401" w:rsidRPr="0005562B" w:rsidRDefault="009E5401" w:rsidP="009E5401">
            <w:pPr>
              <w:jc w:val="left"/>
              <w:rPr>
                <w:color w:val="000000"/>
              </w:rPr>
            </w:pPr>
            <w:r w:rsidRPr="0005562B">
              <w:rPr>
                <w:color w:val="000000"/>
              </w:rPr>
              <w:t>Product Group Selection (Dealer)</w:t>
            </w:r>
          </w:p>
        </w:tc>
        <w:tc>
          <w:tcPr>
            <w:tcW w:w="4920" w:type="dxa"/>
            <w:noWrap/>
            <w:vAlign w:val="bottom"/>
            <w:hideMark/>
          </w:tcPr>
          <w:p w14:paraId="496EE18D" w14:textId="77777777" w:rsidR="009E5401" w:rsidRPr="0005562B" w:rsidRDefault="009E5401" w:rsidP="009E5401">
            <w:pPr>
              <w:jc w:val="left"/>
              <w:rPr>
                <w:color w:val="000000"/>
              </w:rPr>
            </w:pPr>
            <w:r w:rsidRPr="0005562B">
              <w:rPr>
                <w:color w:val="000000"/>
              </w:rPr>
              <w:t>Choose applicable product lines</w:t>
            </w:r>
          </w:p>
        </w:tc>
      </w:tr>
      <w:tr w:rsidR="009E5401" w:rsidRPr="009E5401" w14:paraId="7162C3B0" w14:textId="77777777" w:rsidTr="0083738F">
        <w:trPr>
          <w:trHeight w:val="289"/>
        </w:trPr>
        <w:tc>
          <w:tcPr>
            <w:tcW w:w="1690" w:type="dxa"/>
            <w:noWrap/>
            <w:vAlign w:val="bottom"/>
            <w:hideMark/>
          </w:tcPr>
          <w:p w14:paraId="6789D051" w14:textId="77777777" w:rsidR="009E5401" w:rsidRPr="00FE6593" w:rsidRDefault="009E5401" w:rsidP="009E5401">
            <w:pPr>
              <w:jc w:val="left"/>
              <w:rPr>
                <w:b/>
                <w:color w:val="000000"/>
              </w:rPr>
            </w:pPr>
            <w:r w:rsidRPr="00FE6593">
              <w:rPr>
                <w:b/>
                <w:color w:val="000000"/>
              </w:rPr>
              <w:t>Functional</w:t>
            </w:r>
          </w:p>
        </w:tc>
        <w:tc>
          <w:tcPr>
            <w:tcW w:w="3658" w:type="dxa"/>
            <w:noWrap/>
            <w:vAlign w:val="bottom"/>
            <w:hideMark/>
          </w:tcPr>
          <w:p w14:paraId="2D099116" w14:textId="77777777" w:rsidR="009E5401" w:rsidRPr="0005562B" w:rsidRDefault="009E5401" w:rsidP="009E5401">
            <w:pPr>
              <w:jc w:val="left"/>
              <w:rPr>
                <w:color w:val="000000"/>
              </w:rPr>
            </w:pPr>
            <w:r w:rsidRPr="0005562B">
              <w:rPr>
                <w:color w:val="000000"/>
              </w:rPr>
              <w:t>Rule-Based Validation Engine</w:t>
            </w:r>
          </w:p>
        </w:tc>
        <w:tc>
          <w:tcPr>
            <w:tcW w:w="4920" w:type="dxa"/>
            <w:noWrap/>
            <w:vAlign w:val="bottom"/>
            <w:hideMark/>
          </w:tcPr>
          <w:p w14:paraId="630FD4C7" w14:textId="77777777" w:rsidR="009E5401" w:rsidRPr="0005562B" w:rsidRDefault="009E5401" w:rsidP="009E5401">
            <w:pPr>
              <w:jc w:val="left"/>
              <w:rPr>
                <w:color w:val="000000"/>
              </w:rPr>
            </w:pPr>
            <w:r w:rsidRPr="0005562B">
              <w:rPr>
                <w:color w:val="000000"/>
              </w:rPr>
              <w:t xml:space="preserve">Enforce layout </w:t>
            </w:r>
            <w:commentRangeStart w:id="39"/>
            <w:commentRangeStart w:id="40"/>
            <w:r w:rsidRPr="0005562B">
              <w:rPr>
                <w:color w:val="000000"/>
              </w:rPr>
              <w:t>constraints</w:t>
            </w:r>
            <w:commentRangeEnd w:id="39"/>
            <w:r w:rsidR="00572D86">
              <w:rPr>
                <w:rStyle w:val="CommentReference"/>
              </w:rPr>
              <w:commentReference w:id="39"/>
            </w:r>
            <w:commentRangeEnd w:id="40"/>
            <w:r w:rsidR="003B513F">
              <w:rPr>
                <w:rStyle w:val="CommentReference"/>
              </w:rPr>
              <w:commentReference w:id="40"/>
            </w:r>
            <w:r w:rsidRPr="0005562B">
              <w:rPr>
                <w:color w:val="000000"/>
              </w:rPr>
              <w:t xml:space="preserve"> per product group</w:t>
            </w:r>
          </w:p>
        </w:tc>
      </w:tr>
      <w:tr w:rsidR="009E5401" w:rsidRPr="009E5401" w14:paraId="5C48A586" w14:textId="77777777" w:rsidTr="0083738F">
        <w:trPr>
          <w:trHeight w:val="289"/>
        </w:trPr>
        <w:tc>
          <w:tcPr>
            <w:tcW w:w="1690" w:type="dxa"/>
            <w:noWrap/>
            <w:vAlign w:val="bottom"/>
            <w:hideMark/>
          </w:tcPr>
          <w:p w14:paraId="74FA1844" w14:textId="77777777" w:rsidR="009E5401" w:rsidRPr="00FE6593" w:rsidRDefault="009E5401" w:rsidP="009E5401">
            <w:pPr>
              <w:jc w:val="left"/>
              <w:rPr>
                <w:b/>
                <w:color w:val="000000"/>
              </w:rPr>
            </w:pPr>
            <w:r w:rsidRPr="00FE6593">
              <w:rPr>
                <w:b/>
                <w:color w:val="000000"/>
              </w:rPr>
              <w:t>Functional</w:t>
            </w:r>
          </w:p>
        </w:tc>
        <w:tc>
          <w:tcPr>
            <w:tcW w:w="3658" w:type="dxa"/>
            <w:noWrap/>
            <w:vAlign w:val="bottom"/>
            <w:hideMark/>
          </w:tcPr>
          <w:p w14:paraId="3981E71C" w14:textId="77777777" w:rsidR="009E5401" w:rsidRPr="0005562B" w:rsidRDefault="009E5401" w:rsidP="009E5401">
            <w:pPr>
              <w:jc w:val="left"/>
              <w:rPr>
                <w:color w:val="000000"/>
              </w:rPr>
            </w:pPr>
            <w:r w:rsidRPr="0005562B">
              <w:rPr>
                <w:color w:val="000000"/>
              </w:rPr>
              <w:t>Steel Requirement Estimation</w:t>
            </w:r>
          </w:p>
        </w:tc>
        <w:tc>
          <w:tcPr>
            <w:tcW w:w="4920" w:type="dxa"/>
            <w:noWrap/>
            <w:vAlign w:val="bottom"/>
            <w:hideMark/>
          </w:tcPr>
          <w:p w14:paraId="478BE122" w14:textId="77777777" w:rsidR="009E5401" w:rsidRPr="0005562B" w:rsidRDefault="009E5401" w:rsidP="009E5401">
            <w:pPr>
              <w:jc w:val="left"/>
              <w:rPr>
                <w:color w:val="000000"/>
              </w:rPr>
            </w:pPr>
            <w:r w:rsidRPr="0005562B">
              <w:rPr>
                <w:color w:val="000000"/>
              </w:rPr>
              <w:t>Calculate total steel needed</w:t>
            </w:r>
          </w:p>
        </w:tc>
      </w:tr>
      <w:tr w:rsidR="009E5401" w:rsidRPr="009E5401" w14:paraId="75BB8619" w14:textId="77777777" w:rsidTr="0083738F">
        <w:trPr>
          <w:trHeight w:val="289"/>
        </w:trPr>
        <w:tc>
          <w:tcPr>
            <w:tcW w:w="1690" w:type="dxa"/>
            <w:noWrap/>
            <w:vAlign w:val="bottom"/>
            <w:hideMark/>
          </w:tcPr>
          <w:p w14:paraId="6A02ED27" w14:textId="77777777" w:rsidR="009E5401" w:rsidRPr="00FE6593" w:rsidRDefault="009E5401" w:rsidP="009E5401">
            <w:pPr>
              <w:jc w:val="left"/>
              <w:rPr>
                <w:b/>
                <w:color w:val="000000"/>
              </w:rPr>
            </w:pPr>
            <w:r w:rsidRPr="00FE6593">
              <w:rPr>
                <w:b/>
                <w:color w:val="000000"/>
              </w:rPr>
              <w:t>Functional</w:t>
            </w:r>
          </w:p>
        </w:tc>
        <w:tc>
          <w:tcPr>
            <w:tcW w:w="3658" w:type="dxa"/>
            <w:noWrap/>
            <w:vAlign w:val="bottom"/>
            <w:hideMark/>
          </w:tcPr>
          <w:p w14:paraId="0D50EB74" w14:textId="77777777" w:rsidR="009E5401" w:rsidRPr="0005562B" w:rsidRDefault="009E5401" w:rsidP="009E5401">
            <w:pPr>
              <w:jc w:val="left"/>
              <w:rPr>
                <w:color w:val="000000"/>
              </w:rPr>
            </w:pPr>
            <w:r w:rsidRPr="0005562B">
              <w:rPr>
                <w:color w:val="000000"/>
              </w:rPr>
              <w:t>Capacity Utilization Visualization</w:t>
            </w:r>
          </w:p>
        </w:tc>
        <w:tc>
          <w:tcPr>
            <w:tcW w:w="4920" w:type="dxa"/>
            <w:noWrap/>
            <w:vAlign w:val="bottom"/>
            <w:hideMark/>
          </w:tcPr>
          <w:p w14:paraId="74658566" w14:textId="77777777" w:rsidR="009E5401" w:rsidRPr="0005562B" w:rsidRDefault="009E5401" w:rsidP="009E5401">
            <w:pPr>
              <w:jc w:val="left"/>
              <w:rPr>
                <w:color w:val="000000"/>
              </w:rPr>
            </w:pPr>
            <w:r w:rsidRPr="0005562B">
              <w:rPr>
                <w:color w:val="000000"/>
              </w:rPr>
              <w:t>Show space usage efficiency</w:t>
            </w:r>
          </w:p>
        </w:tc>
      </w:tr>
      <w:tr w:rsidR="009E5401" w:rsidRPr="009E5401" w14:paraId="50AA889E" w14:textId="77777777" w:rsidTr="0083738F">
        <w:trPr>
          <w:trHeight w:val="289"/>
        </w:trPr>
        <w:tc>
          <w:tcPr>
            <w:tcW w:w="1690" w:type="dxa"/>
            <w:noWrap/>
            <w:vAlign w:val="bottom"/>
            <w:hideMark/>
          </w:tcPr>
          <w:p w14:paraId="36146A96" w14:textId="77777777" w:rsidR="009E5401" w:rsidRPr="00FE6593" w:rsidRDefault="009E5401" w:rsidP="009E5401">
            <w:pPr>
              <w:jc w:val="left"/>
              <w:rPr>
                <w:b/>
                <w:color w:val="000000"/>
              </w:rPr>
            </w:pPr>
            <w:r w:rsidRPr="00FE6593">
              <w:rPr>
                <w:b/>
                <w:color w:val="000000"/>
              </w:rPr>
              <w:t>Functional</w:t>
            </w:r>
          </w:p>
        </w:tc>
        <w:tc>
          <w:tcPr>
            <w:tcW w:w="3658" w:type="dxa"/>
            <w:noWrap/>
            <w:vAlign w:val="bottom"/>
            <w:hideMark/>
          </w:tcPr>
          <w:p w14:paraId="4849DFEC" w14:textId="77777777" w:rsidR="009E5401" w:rsidRPr="0005562B" w:rsidRDefault="009E5401" w:rsidP="009E5401">
            <w:pPr>
              <w:jc w:val="left"/>
              <w:rPr>
                <w:color w:val="000000"/>
              </w:rPr>
            </w:pPr>
            <w:r w:rsidRPr="0005562B">
              <w:rPr>
                <w:color w:val="000000"/>
              </w:rPr>
              <w:t>Export to BOM &amp; Reports</w:t>
            </w:r>
          </w:p>
        </w:tc>
        <w:tc>
          <w:tcPr>
            <w:tcW w:w="4920" w:type="dxa"/>
            <w:noWrap/>
            <w:vAlign w:val="bottom"/>
            <w:hideMark/>
          </w:tcPr>
          <w:p w14:paraId="55203BFF" w14:textId="77777777" w:rsidR="009E5401" w:rsidRPr="0005562B" w:rsidRDefault="009E5401" w:rsidP="009E5401">
            <w:pPr>
              <w:jc w:val="left"/>
              <w:rPr>
                <w:color w:val="000000"/>
              </w:rPr>
            </w:pPr>
            <w:r w:rsidRPr="0005562B">
              <w:rPr>
                <w:color w:val="000000"/>
              </w:rPr>
              <w:t>Generate detailed output for procurement</w:t>
            </w:r>
          </w:p>
        </w:tc>
      </w:tr>
      <w:tr w:rsidR="009E5401" w:rsidRPr="009E5401" w14:paraId="59B71A51" w14:textId="77777777" w:rsidTr="0083738F">
        <w:trPr>
          <w:trHeight w:val="289"/>
        </w:trPr>
        <w:tc>
          <w:tcPr>
            <w:tcW w:w="1690" w:type="dxa"/>
            <w:noWrap/>
            <w:vAlign w:val="bottom"/>
            <w:hideMark/>
          </w:tcPr>
          <w:p w14:paraId="3947ED37" w14:textId="77777777" w:rsidR="009E5401" w:rsidRPr="00FE6593" w:rsidRDefault="009E5401" w:rsidP="009E5401">
            <w:pPr>
              <w:jc w:val="left"/>
              <w:rPr>
                <w:b/>
                <w:color w:val="000000"/>
              </w:rPr>
            </w:pPr>
            <w:r w:rsidRPr="00FE6593">
              <w:rPr>
                <w:b/>
                <w:color w:val="000000"/>
              </w:rPr>
              <w:t>Functional</w:t>
            </w:r>
          </w:p>
        </w:tc>
        <w:tc>
          <w:tcPr>
            <w:tcW w:w="3658" w:type="dxa"/>
            <w:noWrap/>
            <w:vAlign w:val="bottom"/>
            <w:hideMark/>
          </w:tcPr>
          <w:p w14:paraId="17642C54" w14:textId="77777777" w:rsidR="009E5401" w:rsidRPr="0005562B" w:rsidRDefault="009E5401" w:rsidP="009E5401">
            <w:pPr>
              <w:jc w:val="left"/>
              <w:rPr>
                <w:color w:val="000000"/>
              </w:rPr>
            </w:pPr>
            <w:r w:rsidRPr="0005562B">
              <w:rPr>
                <w:color w:val="000000"/>
              </w:rPr>
              <w:t>Scenario Comparison</w:t>
            </w:r>
          </w:p>
        </w:tc>
        <w:tc>
          <w:tcPr>
            <w:tcW w:w="4920" w:type="dxa"/>
            <w:noWrap/>
            <w:vAlign w:val="bottom"/>
            <w:hideMark/>
          </w:tcPr>
          <w:p w14:paraId="790541B8" w14:textId="77777777" w:rsidR="009E5401" w:rsidRPr="0005562B" w:rsidRDefault="009E5401" w:rsidP="009E5401">
            <w:pPr>
              <w:jc w:val="left"/>
              <w:rPr>
                <w:color w:val="000000"/>
              </w:rPr>
            </w:pPr>
            <w:r w:rsidRPr="0005562B">
              <w:rPr>
                <w:color w:val="000000"/>
              </w:rPr>
              <w:t>Evaluate multiple layout options</w:t>
            </w:r>
          </w:p>
        </w:tc>
      </w:tr>
      <w:tr w:rsidR="009E5401" w:rsidRPr="009E5401" w14:paraId="3BCFB3B0" w14:textId="77777777" w:rsidTr="0083738F">
        <w:trPr>
          <w:trHeight w:val="289"/>
        </w:trPr>
        <w:tc>
          <w:tcPr>
            <w:tcW w:w="1690" w:type="dxa"/>
            <w:noWrap/>
            <w:vAlign w:val="bottom"/>
            <w:hideMark/>
          </w:tcPr>
          <w:p w14:paraId="6079739C" w14:textId="77777777" w:rsidR="009E5401" w:rsidRPr="00FE6593" w:rsidRDefault="009E5401" w:rsidP="009E5401">
            <w:pPr>
              <w:jc w:val="left"/>
              <w:rPr>
                <w:b/>
                <w:color w:val="000000"/>
              </w:rPr>
            </w:pPr>
            <w:r w:rsidRPr="00FE6593">
              <w:rPr>
                <w:b/>
                <w:color w:val="000000"/>
              </w:rPr>
              <w:t>Functional</w:t>
            </w:r>
          </w:p>
        </w:tc>
        <w:tc>
          <w:tcPr>
            <w:tcW w:w="3658" w:type="dxa"/>
            <w:noWrap/>
            <w:vAlign w:val="bottom"/>
            <w:hideMark/>
          </w:tcPr>
          <w:p w14:paraId="2E550DE0" w14:textId="77777777" w:rsidR="009E5401" w:rsidRPr="0005562B" w:rsidRDefault="009E5401" w:rsidP="009E5401">
            <w:pPr>
              <w:jc w:val="left"/>
              <w:rPr>
                <w:color w:val="000000"/>
              </w:rPr>
            </w:pPr>
            <w:r w:rsidRPr="0005562B">
              <w:rPr>
                <w:color w:val="000000"/>
              </w:rPr>
              <w:t>Simulation &amp; Operational Validation</w:t>
            </w:r>
          </w:p>
        </w:tc>
        <w:tc>
          <w:tcPr>
            <w:tcW w:w="4920" w:type="dxa"/>
            <w:noWrap/>
            <w:vAlign w:val="bottom"/>
            <w:hideMark/>
          </w:tcPr>
          <w:p w14:paraId="10021AED" w14:textId="77777777" w:rsidR="009E5401" w:rsidRPr="0005562B" w:rsidRDefault="009E5401" w:rsidP="009E5401">
            <w:pPr>
              <w:jc w:val="left"/>
              <w:rPr>
                <w:color w:val="000000"/>
              </w:rPr>
            </w:pPr>
            <w:r w:rsidRPr="0005562B">
              <w:rPr>
                <w:color w:val="000000"/>
              </w:rPr>
              <w:t>Estimate throughput and flow</w:t>
            </w:r>
          </w:p>
        </w:tc>
      </w:tr>
      <w:tr w:rsidR="009E5401" w:rsidRPr="009E5401" w14:paraId="44C97786" w14:textId="77777777" w:rsidTr="0083738F">
        <w:trPr>
          <w:trHeight w:val="289"/>
        </w:trPr>
        <w:tc>
          <w:tcPr>
            <w:tcW w:w="1690" w:type="dxa"/>
            <w:noWrap/>
            <w:vAlign w:val="bottom"/>
            <w:hideMark/>
          </w:tcPr>
          <w:p w14:paraId="2A2D4C9E" w14:textId="77777777" w:rsidR="009E5401" w:rsidRPr="00FE6593" w:rsidRDefault="009E5401" w:rsidP="009E5401">
            <w:pPr>
              <w:jc w:val="left"/>
              <w:rPr>
                <w:b/>
                <w:color w:val="000000"/>
              </w:rPr>
            </w:pPr>
            <w:r w:rsidRPr="00FE6593">
              <w:rPr>
                <w:b/>
                <w:color w:val="000000"/>
              </w:rPr>
              <w:t>Usability</w:t>
            </w:r>
          </w:p>
        </w:tc>
        <w:tc>
          <w:tcPr>
            <w:tcW w:w="3658" w:type="dxa"/>
            <w:noWrap/>
            <w:vAlign w:val="bottom"/>
            <w:hideMark/>
          </w:tcPr>
          <w:p w14:paraId="26E10F88" w14:textId="77777777" w:rsidR="009E5401" w:rsidRPr="0005562B" w:rsidRDefault="009E5401" w:rsidP="009E5401">
            <w:pPr>
              <w:jc w:val="left"/>
              <w:rPr>
                <w:color w:val="000000"/>
              </w:rPr>
            </w:pPr>
            <w:r w:rsidRPr="0005562B">
              <w:rPr>
                <w:color w:val="000000"/>
              </w:rPr>
              <w:t>No CAD Terminology</w:t>
            </w:r>
          </w:p>
        </w:tc>
        <w:tc>
          <w:tcPr>
            <w:tcW w:w="4920" w:type="dxa"/>
            <w:noWrap/>
            <w:vAlign w:val="bottom"/>
            <w:hideMark/>
          </w:tcPr>
          <w:p w14:paraId="231DAED9" w14:textId="77777777" w:rsidR="009E5401" w:rsidRPr="0005562B" w:rsidRDefault="009E5401" w:rsidP="009E5401">
            <w:pPr>
              <w:jc w:val="left"/>
              <w:rPr>
                <w:color w:val="000000"/>
              </w:rPr>
            </w:pPr>
            <w:r w:rsidRPr="0005562B">
              <w:rPr>
                <w:color w:val="000000"/>
              </w:rPr>
              <w:t>Use warehouse-specific language</w:t>
            </w:r>
          </w:p>
        </w:tc>
      </w:tr>
      <w:tr w:rsidR="009E5401" w:rsidRPr="009E5401" w14:paraId="5CD0A094" w14:textId="77777777" w:rsidTr="0083738F">
        <w:trPr>
          <w:trHeight w:val="289"/>
        </w:trPr>
        <w:tc>
          <w:tcPr>
            <w:tcW w:w="1690" w:type="dxa"/>
            <w:noWrap/>
            <w:vAlign w:val="bottom"/>
            <w:hideMark/>
          </w:tcPr>
          <w:p w14:paraId="7FFB2E76" w14:textId="77777777" w:rsidR="009E5401" w:rsidRPr="00FE6593" w:rsidRDefault="009E5401" w:rsidP="009E5401">
            <w:pPr>
              <w:jc w:val="left"/>
              <w:rPr>
                <w:b/>
                <w:color w:val="000000"/>
              </w:rPr>
            </w:pPr>
            <w:r w:rsidRPr="00FE6593">
              <w:rPr>
                <w:b/>
                <w:color w:val="000000"/>
              </w:rPr>
              <w:t>Usability</w:t>
            </w:r>
          </w:p>
        </w:tc>
        <w:tc>
          <w:tcPr>
            <w:tcW w:w="3658" w:type="dxa"/>
            <w:noWrap/>
            <w:vAlign w:val="bottom"/>
            <w:hideMark/>
          </w:tcPr>
          <w:p w14:paraId="62325C73" w14:textId="77777777" w:rsidR="009E5401" w:rsidRPr="0005562B" w:rsidRDefault="009E5401" w:rsidP="009E5401">
            <w:pPr>
              <w:jc w:val="left"/>
              <w:rPr>
                <w:color w:val="000000"/>
              </w:rPr>
            </w:pPr>
            <w:r w:rsidRPr="0005562B">
              <w:rPr>
                <w:color w:val="000000"/>
              </w:rPr>
              <w:t>Guided Workflow</w:t>
            </w:r>
          </w:p>
        </w:tc>
        <w:tc>
          <w:tcPr>
            <w:tcW w:w="4920" w:type="dxa"/>
            <w:noWrap/>
            <w:vAlign w:val="bottom"/>
            <w:hideMark/>
          </w:tcPr>
          <w:p w14:paraId="4111A415" w14:textId="77777777" w:rsidR="009E5401" w:rsidRPr="0005562B" w:rsidRDefault="009E5401" w:rsidP="009E5401">
            <w:pPr>
              <w:jc w:val="left"/>
              <w:rPr>
                <w:color w:val="000000"/>
              </w:rPr>
            </w:pPr>
            <w:r>
              <w:rPr>
                <w:color w:val="000000"/>
              </w:rPr>
              <w:t>Step-by-step design assistance</w:t>
            </w:r>
          </w:p>
        </w:tc>
      </w:tr>
      <w:tr w:rsidR="009E5401" w:rsidRPr="009E5401" w14:paraId="44E53551" w14:textId="77777777" w:rsidTr="0083738F">
        <w:trPr>
          <w:trHeight w:val="289"/>
        </w:trPr>
        <w:tc>
          <w:tcPr>
            <w:tcW w:w="1690" w:type="dxa"/>
            <w:noWrap/>
            <w:vAlign w:val="bottom"/>
            <w:hideMark/>
          </w:tcPr>
          <w:p w14:paraId="4AAD3DA2" w14:textId="77777777" w:rsidR="009E5401" w:rsidRPr="00FE6593" w:rsidRDefault="009E5401" w:rsidP="009E5401">
            <w:pPr>
              <w:jc w:val="left"/>
              <w:rPr>
                <w:b/>
                <w:color w:val="000000"/>
              </w:rPr>
            </w:pPr>
            <w:r w:rsidRPr="00FE6593">
              <w:rPr>
                <w:b/>
                <w:color w:val="000000"/>
              </w:rPr>
              <w:t>Usability</w:t>
            </w:r>
          </w:p>
        </w:tc>
        <w:tc>
          <w:tcPr>
            <w:tcW w:w="3658" w:type="dxa"/>
            <w:noWrap/>
            <w:vAlign w:val="bottom"/>
            <w:hideMark/>
          </w:tcPr>
          <w:p w14:paraId="732250F5" w14:textId="77777777" w:rsidR="009E5401" w:rsidRPr="0005562B" w:rsidRDefault="009E5401" w:rsidP="009E5401">
            <w:pPr>
              <w:jc w:val="left"/>
              <w:rPr>
                <w:color w:val="000000"/>
              </w:rPr>
            </w:pPr>
            <w:r w:rsidRPr="0005562B">
              <w:rPr>
                <w:color w:val="000000"/>
              </w:rPr>
              <w:t>Responsive &amp; Touch-Friendly UI</w:t>
            </w:r>
          </w:p>
        </w:tc>
        <w:tc>
          <w:tcPr>
            <w:tcW w:w="4920" w:type="dxa"/>
            <w:noWrap/>
            <w:vAlign w:val="bottom"/>
            <w:hideMark/>
          </w:tcPr>
          <w:p w14:paraId="0688B06F" w14:textId="77777777" w:rsidR="009E5401" w:rsidRPr="0005562B" w:rsidRDefault="009E5401" w:rsidP="009E5401">
            <w:pPr>
              <w:jc w:val="left"/>
              <w:rPr>
                <w:color w:val="000000"/>
              </w:rPr>
            </w:pPr>
            <w:r w:rsidRPr="0005562B">
              <w:rPr>
                <w:color w:val="000000"/>
              </w:rPr>
              <w:t>Accessible on desktops and tablets</w:t>
            </w:r>
          </w:p>
        </w:tc>
      </w:tr>
      <w:tr w:rsidR="009E5401" w:rsidRPr="009E5401" w14:paraId="447EB0E2" w14:textId="77777777" w:rsidTr="0083738F">
        <w:trPr>
          <w:trHeight w:val="289"/>
        </w:trPr>
        <w:tc>
          <w:tcPr>
            <w:tcW w:w="1690" w:type="dxa"/>
            <w:noWrap/>
            <w:vAlign w:val="bottom"/>
            <w:hideMark/>
          </w:tcPr>
          <w:p w14:paraId="283B3799" w14:textId="77777777" w:rsidR="009E5401" w:rsidRPr="00FE6593" w:rsidRDefault="009E5401" w:rsidP="009E5401">
            <w:pPr>
              <w:jc w:val="left"/>
              <w:rPr>
                <w:b/>
                <w:color w:val="000000"/>
              </w:rPr>
            </w:pPr>
            <w:r w:rsidRPr="00FE6593">
              <w:rPr>
                <w:b/>
                <w:color w:val="000000"/>
              </w:rPr>
              <w:t>Usability</w:t>
            </w:r>
          </w:p>
        </w:tc>
        <w:tc>
          <w:tcPr>
            <w:tcW w:w="3658" w:type="dxa"/>
            <w:noWrap/>
            <w:vAlign w:val="bottom"/>
            <w:hideMark/>
          </w:tcPr>
          <w:p w14:paraId="02D0B3E4" w14:textId="77777777" w:rsidR="009E5401" w:rsidRPr="0005562B" w:rsidRDefault="009E5401" w:rsidP="009E5401">
            <w:pPr>
              <w:jc w:val="left"/>
              <w:rPr>
                <w:color w:val="000000"/>
              </w:rPr>
            </w:pPr>
            <w:r w:rsidRPr="0005562B">
              <w:rPr>
                <w:color w:val="000000"/>
              </w:rPr>
              <w:t>Undo/Redo &amp; Version History</w:t>
            </w:r>
          </w:p>
        </w:tc>
        <w:tc>
          <w:tcPr>
            <w:tcW w:w="4920" w:type="dxa"/>
            <w:noWrap/>
            <w:vAlign w:val="bottom"/>
            <w:hideMark/>
          </w:tcPr>
          <w:p w14:paraId="1B91D3FF" w14:textId="77777777" w:rsidR="009E5401" w:rsidRPr="0005562B" w:rsidRDefault="009E5401" w:rsidP="009E5401">
            <w:pPr>
              <w:jc w:val="left"/>
              <w:rPr>
                <w:color w:val="000000"/>
              </w:rPr>
            </w:pPr>
            <w:r w:rsidRPr="0005562B">
              <w:rPr>
                <w:color w:val="000000"/>
              </w:rPr>
              <w:t>Enable safe experimentation</w:t>
            </w:r>
          </w:p>
        </w:tc>
      </w:tr>
      <w:tr w:rsidR="009E5401" w:rsidRPr="009E5401" w14:paraId="51145514" w14:textId="77777777" w:rsidTr="0083738F">
        <w:trPr>
          <w:trHeight w:val="289"/>
        </w:trPr>
        <w:tc>
          <w:tcPr>
            <w:tcW w:w="1690" w:type="dxa"/>
            <w:noWrap/>
            <w:vAlign w:val="bottom"/>
            <w:hideMark/>
          </w:tcPr>
          <w:p w14:paraId="4B54B760" w14:textId="77777777" w:rsidR="009E5401" w:rsidRPr="00FE6593" w:rsidRDefault="009E5401" w:rsidP="009E5401">
            <w:pPr>
              <w:jc w:val="left"/>
              <w:rPr>
                <w:b/>
                <w:color w:val="000000"/>
              </w:rPr>
            </w:pPr>
            <w:r w:rsidRPr="00FE6593">
              <w:rPr>
                <w:b/>
                <w:color w:val="000000"/>
              </w:rPr>
              <w:t>Usability</w:t>
            </w:r>
          </w:p>
        </w:tc>
        <w:tc>
          <w:tcPr>
            <w:tcW w:w="3658" w:type="dxa"/>
            <w:noWrap/>
            <w:vAlign w:val="bottom"/>
            <w:hideMark/>
          </w:tcPr>
          <w:p w14:paraId="0C0BBF96" w14:textId="77777777" w:rsidR="009E5401" w:rsidRPr="0005562B" w:rsidRDefault="009E5401" w:rsidP="009E5401">
            <w:pPr>
              <w:jc w:val="left"/>
              <w:rPr>
                <w:color w:val="000000"/>
              </w:rPr>
            </w:pPr>
            <w:r w:rsidRPr="0005562B">
              <w:rPr>
                <w:color w:val="000000"/>
              </w:rPr>
              <w:t>Accessibility &amp; Localization</w:t>
            </w:r>
          </w:p>
        </w:tc>
        <w:tc>
          <w:tcPr>
            <w:tcW w:w="4920" w:type="dxa"/>
            <w:noWrap/>
            <w:vAlign w:val="bottom"/>
            <w:hideMark/>
          </w:tcPr>
          <w:p w14:paraId="39C18B93" w14:textId="77777777" w:rsidR="009E5401" w:rsidRPr="0005562B" w:rsidRDefault="009E5401" w:rsidP="009E5401">
            <w:pPr>
              <w:jc w:val="left"/>
              <w:rPr>
                <w:color w:val="000000"/>
              </w:rPr>
            </w:pPr>
            <w:r w:rsidRPr="0005562B">
              <w:rPr>
                <w:color w:val="000000"/>
              </w:rPr>
              <w:t>Support diverse user needs</w:t>
            </w:r>
          </w:p>
        </w:tc>
      </w:tr>
      <w:tr w:rsidR="009E5401" w:rsidRPr="009E5401" w14:paraId="1FD27956" w14:textId="77777777" w:rsidTr="0083738F">
        <w:trPr>
          <w:trHeight w:val="289"/>
        </w:trPr>
        <w:tc>
          <w:tcPr>
            <w:tcW w:w="1690" w:type="dxa"/>
            <w:noWrap/>
            <w:vAlign w:val="bottom"/>
            <w:hideMark/>
          </w:tcPr>
          <w:p w14:paraId="1410AF78" w14:textId="77777777" w:rsidR="009E5401" w:rsidRPr="00FE6593" w:rsidRDefault="009E5401" w:rsidP="009E5401">
            <w:pPr>
              <w:jc w:val="left"/>
              <w:rPr>
                <w:b/>
                <w:color w:val="000000"/>
              </w:rPr>
            </w:pPr>
            <w:r w:rsidRPr="00FE6593">
              <w:rPr>
                <w:b/>
                <w:color w:val="000000"/>
              </w:rPr>
              <w:t>Usability</w:t>
            </w:r>
          </w:p>
        </w:tc>
        <w:tc>
          <w:tcPr>
            <w:tcW w:w="3658" w:type="dxa"/>
            <w:noWrap/>
            <w:vAlign w:val="bottom"/>
            <w:hideMark/>
          </w:tcPr>
          <w:p w14:paraId="5F2841D8" w14:textId="77777777" w:rsidR="009E5401" w:rsidRPr="0005562B" w:rsidRDefault="009E5401" w:rsidP="009E5401">
            <w:pPr>
              <w:jc w:val="left"/>
              <w:rPr>
                <w:color w:val="000000"/>
              </w:rPr>
            </w:pPr>
            <w:r w:rsidRPr="0005562B">
              <w:rPr>
                <w:color w:val="000000"/>
              </w:rPr>
              <w:t>Offline Drafting Support</w:t>
            </w:r>
          </w:p>
        </w:tc>
        <w:tc>
          <w:tcPr>
            <w:tcW w:w="4920" w:type="dxa"/>
            <w:noWrap/>
            <w:vAlign w:val="bottom"/>
            <w:hideMark/>
          </w:tcPr>
          <w:p w14:paraId="2672DE9A" w14:textId="77777777" w:rsidR="009E5401" w:rsidRPr="0005562B" w:rsidRDefault="009E5401" w:rsidP="009E5401">
            <w:pPr>
              <w:jc w:val="left"/>
              <w:rPr>
                <w:color w:val="000000"/>
              </w:rPr>
            </w:pPr>
            <w:r w:rsidRPr="0005562B">
              <w:rPr>
                <w:color w:val="000000"/>
              </w:rPr>
              <w:t>Work during connectivity loss</w:t>
            </w:r>
          </w:p>
        </w:tc>
      </w:tr>
      <w:tr w:rsidR="009E5401" w:rsidRPr="009E5401" w14:paraId="668BDB8A" w14:textId="77777777" w:rsidTr="0083738F">
        <w:trPr>
          <w:trHeight w:val="289"/>
        </w:trPr>
        <w:tc>
          <w:tcPr>
            <w:tcW w:w="1690" w:type="dxa"/>
            <w:noWrap/>
            <w:vAlign w:val="bottom"/>
            <w:hideMark/>
          </w:tcPr>
          <w:p w14:paraId="6885A557" w14:textId="77777777" w:rsidR="009E5401" w:rsidRPr="00FE6593" w:rsidRDefault="009E5401" w:rsidP="009E5401">
            <w:pPr>
              <w:jc w:val="left"/>
              <w:rPr>
                <w:b/>
                <w:color w:val="000000"/>
              </w:rPr>
            </w:pPr>
            <w:r w:rsidRPr="00FE6593">
              <w:rPr>
                <w:b/>
                <w:color w:val="000000"/>
              </w:rPr>
              <w:t>Usability</w:t>
            </w:r>
          </w:p>
        </w:tc>
        <w:tc>
          <w:tcPr>
            <w:tcW w:w="3658" w:type="dxa"/>
            <w:noWrap/>
            <w:vAlign w:val="bottom"/>
            <w:hideMark/>
          </w:tcPr>
          <w:p w14:paraId="6A24F749" w14:textId="77777777" w:rsidR="009E5401" w:rsidRPr="0005562B" w:rsidRDefault="009E5401" w:rsidP="009E5401">
            <w:pPr>
              <w:jc w:val="left"/>
              <w:rPr>
                <w:color w:val="000000"/>
              </w:rPr>
            </w:pPr>
            <w:r w:rsidRPr="0005562B">
              <w:rPr>
                <w:color w:val="000000"/>
              </w:rPr>
              <w:t>Interactive Dimensioning Tools</w:t>
            </w:r>
          </w:p>
        </w:tc>
        <w:tc>
          <w:tcPr>
            <w:tcW w:w="4920" w:type="dxa"/>
            <w:noWrap/>
            <w:vAlign w:val="bottom"/>
            <w:hideMark/>
          </w:tcPr>
          <w:p w14:paraId="272F8EF4" w14:textId="77777777" w:rsidR="009E5401" w:rsidRPr="0005562B" w:rsidRDefault="009E5401" w:rsidP="009E5401">
            <w:pPr>
              <w:jc w:val="left"/>
              <w:rPr>
                <w:color w:val="000000"/>
              </w:rPr>
            </w:pPr>
            <w:r w:rsidRPr="0005562B">
              <w:rPr>
                <w:color w:val="000000"/>
              </w:rPr>
              <w:t>Show and edit measurements</w:t>
            </w:r>
          </w:p>
        </w:tc>
      </w:tr>
      <w:tr w:rsidR="009E5401" w:rsidRPr="009E5401" w14:paraId="3DF36F34" w14:textId="77777777" w:rsidTr="0083738F">
        <w:trPr>
          <w:trHeight w:val="289"/>
        </w:trPr>
        <w:tc>
          <w:tcPr>
            <w:tcW w:w="1690" w:type="dxa"/>
            <w:noWrap/>
            <w:vAlign w:val="bottom"/>
            <w:hideMark/>
          </w:tcPr>
          <w:p w14:paraId="1E72201E" w14:textId="77777777" w:rsidR="009E5401" w:rsidRPr="00FE6593" w:rsidRDefault="009E5401" w:rsidP="009E5401">
            <w:pPr>
              <w:jc w:val="left"/>
              <w:rPr>
                <w:b/>
                <w:color w:val="000000"/>
              </w:rPr>
            </w:pPr>
            <w:r w:rsidRPr="00FE6593">
              <w:rPr>
                <w:b/>
                <w:color w:val="000000"/>
              </w:rPr>
              <w:t>Usability</w:t>
            </w:r>
          </w:p>
        </w:tc>
        <w:tc>
          <w:tcPr>
            <w:tcW w:w="3658" w:type="dxa"/>
            <w:noWrap/>
            <w:vAlign w:val="bottom"/>
            <w:hideMark/>
          </w:tcPr>
          <w:p w14:paraId="1B46D05B" w14:textId="77777777" w:rsidR="009E5401" w:rsidRPr="0005562B" w:rsidRDefault="009E5401" w:rsidP="009E5401">
            <w:pPr>
              <w:jc w:val="left"/>
              <w:rPr>
                <w:color w:val="000000"/>
              </w:rPr>
            </w:pPr>
            <w:r w:rsidRPr="0005562B">
              <w:rPr>
                <w:color w:val="000000"/>
              </w:rPr>
              <w:t>Live Metrics Dashboard</w:t>
            </w:r>
          </w:p>
        </w:tc>
        <w:tc>
          <w:tcPr>
            <w:tcW w:w="4920" w:type="dxa"/>
            <w:noWrap/>
            <w:vAlign w:val="bottom"/>
            <w:hideMark/>
          </w:tcPr>
          <w:p w14:paraId="06B3E20B" w14:textId="77777777" w:rsidR="009E5401" w:rsidRPr="0005562B" w:rsidRDefault="009E5401" w:rsidP="009E5401">
            <w:pPr>
              <w:jc w:val="left"/>
              <w:rPr>
                <w:color w:val="000000"/>
              </w:rPr>
            </w:pPr>
            <w:r w:rsidRPr="0005562B">
              <w:rPr>
                <w:color w:val="000000"/>
              </w:rPr>
              <w:t>Real-time layout performance indicators</w:t>
            </w:r>
          </w:p>
        </w:tc>
      </w:tr>
      <w:tr w:rsidR="009E5401" w:rsidRPr="009E5401" w14:paraId="315B4F74" w14:textId="77777777" w:rsidTr="0083738F">
        <w:trPr>
          <w:trHeight w:val="289"/>
        </w:trPr>
        <w:tc>
          <w:tcPr>
            <w:tcW w:w="1690" w:type="dxa"/>
            <w:noWrap/>
            <w:vAlign w:val="bottom"/>
            <w:hideMark/>
          </w:tcPr>
          <w:p w14:paraId="3EFDE200" w14:textId="77777777" w:rsidR="009E5401" w:rsidRPr="00FE6593" w:rsidRDefault="009E5401" w:rsidP="009E5401">
            <w:pPr>
              <w:jc w:val="left"/>
              <w:rPr>
                <w:b/>
                <w:color w:val="000000"/>
              </w:rPr>
            </w:pPr>
            <w:r w:rsidRPr="00FE6593">
              <w:rPr>
                <w:b/>
                <w:color w:val="000000"/>
              </w:rPr>
              <w:t>Usability</w:t>
            </w:r>
          </w:p>
        </w:tc>
        <w:tc>
          <w:tcPr>
            <w:tcW w:w="3658" w:type="dxa"/>
            <w:noWrap/>
            <w:vAlign w:val="bottom"/>
            <w:hideMark/>
          </w:tcPr>
          <w:p w14:paraId="2CD3F81D" w14:textId="77777777" w:rsidR="009E5401" w:rsidRPr="0005562B" w:rsidRDefault="009E5401" w:rsidP="009E5401">
            <w:pPr>
              <w:jc w:val="left"/>
              <w:rPr>
                <w:color w:val="000000"/>
              </w:rPr>
            </w:pPr>
            <w:r w:rsidRPr="0005562B">
              <w:rPr>
                <w:color w:val="000000"/>
              </w:rPr>
              <w:t>Visual Metric Overlays</w:t>
            </w:r>
          </w:p>
        </w:tc>
        <w:tc>
          <w:tcPr>
            <w:tcW w:w="4920" w:type="dxa"/>
            <w:noWrap/>
            <w:vAlign w:val="bottom"/>
            <w:hideMark/>
          </w:tcPr>
          <w:p w14:paraId="5AE22968" w14:textId="77777777" w:rsidR="009E5401" w:rsidRPr="0005562B" w:rsidRDefault="009E5401" w:rsidP="009E5401">
            <w:pPr>
              <w:jc w:val="left"/>
              <w:rPr>
                <w:color w:val="000000"/>
              </w:rPr>
            </w:pPr>
            <w:r w:rsidRPr="0005562B">
              <w:rPr>
                <w:color w:val="000000"/>
              </w:rPr>
              <w:t>See metrics directly on layout</w:t>
            </w:r>
          </w:p>
        </w:tc>
      </w:tr>
      <w:tr w:rsidR="009E5401" w:rsidRPr="009E5401" w14:paraId="2CF6510C" w14:textId="77777777" w:rsidTr="0083738F">
        <w:trPr>
          <w:trHeight w:val="289"/>
        </w:trPr>
        <w:tc>
          <w:tcPr>
            <w:tcW w:w="1690" w:type="dxa"/>
            <w:noWrap/>
            <w:vAlign w:val="bottom"/>
            <w:hideMark/>
          </w:tcPr>
          <w:p w14:paraId="1703D25C" w14:textId="77777777" w:rsidR="009E5401" w:rsidRPr="00FE6593" w:rsidRDefault="009E5401" w:rsidP="009E5401">
            <w:pPr>
              <w:jc w:val="left"/>
              <w:rPr>
                <w:b/>
                <w:color w:val="000000"/>
              </w:rPr>
            </w:pPr>
            <w:r w:rsidRPr="00FE6593">
              <w:rPr>
                <w:b/>
                <w:color w:val="000000"/>
              </w:rPr>
              <w:t>Usability</w:t>
            </w:r>
          </w:p>
        </w:tc>
        <w:tc>
          <w:tcPr>
            <w:tcW w:w="3658" w:type="dxa"/>
            <w:noWrap/>
            <w:vAlign w:val="bottom"/>
            <w:hideMark/>
          </w:tcPr>
          <w:p w14:paraId="08A9D643" w14:textId="77777777" w:rsidR="009E5401" w:rsidRPr="0005562B" w:rsidRDefault="009E5401" w:rsidP="009E5401">
            <w:pPr>
              <w:jc w:val="left"/>
              <w:rPr>
                <w:color w:val="000000"/>
              </w:rPr>
            </w:pPr>
            <w:r w:rsidRPr="0005562B">
              <w:rPr>
                <w:color w:val="000000"/>
              </w:rPr>
              <w:t>Contextual Rule Feedback</w:t>
            </w:r>
          </w:p>
        </w:tc>
        <w:tc>
          <w:tcPr>
            <w:tcW w:w="4920" w:type="dxa"/>
            <w:noWrap/>
            <w:vAlign w:val="bottom"/>
            <w:hideMark/>
          </w:tcPr>
          <w:p w14:paraId="768D7CB6" w14:textId="77777777" w:rsidR="009E5401" w:rsidRPr="0005562B" w:rsidRDefault="009E5401" w:rsidP="009E5401">
            <w:pPr>
              <w:jc w:val="left"/>
              <w:rPr>
                <w:color w:val="000000"/>
              </w:rPr>
            </w:pPr>
            <w:r w:rsidRPr="0005562B">
              <w:rPr>
                <w:color w:val="000000"/>
              </w:rPr>
              <w:t>Explain violations clearly</w:t>
            </w:r>
          </w:p>
        </w:tc>
      </w:tr>
      <w:tr w:rsidR="009E5401" w:rsidRPr="009E5401" w14:paraId="29B6E047" w14:textId="77777777" w:rsidTr="0083738F">
        <w:trPr>
          <w:trHeight w:val="289"/>
        </w:trPr>
        <w:tc>
          <w:tcPr>
            <w:tcW w:w="1690" w:type="dxa"/>
            <w:noWrap/>
            <w:vAlign w:val="bottom"/>
            <w:hideMark/>
          </w:tcPr>
          <w:p w14:paraId="009007D0" w14:textId="77777777" w:rsidR="009E5401" w:rsidRPr="00FE6593" w:rsidRDefault="009E5401" w:rsidP="009E5401">
            <w:pPr>
              <w:jc w:val="left"/>
              <w:rPr>
                <w:b/>
                <w:color w:val="000000"/>
              </w:rPr>
            </w:pPr>
            <w:r w:rsidRPr="00FE6593">
              <w:rPr>
                <w:b/>
                <w:color w:val="000000"/>
              </w:rPr>
              <w:t>Usability</w:t>
            </w:r>
          </w:p>
        </w:tc>
        <w:tc>
          <w:tcPr>
            <w:tcW w:w="3658" w:type="dxa"/>
            <w:noWrap/>
            <w:vAlign w:val="bottom"/>
            <w:hideMark/>
          </w:tcPr>
          <w:p w14:paraId="308870DC" w14:textId="77777777" w:rsidR="009E5401" w:rsidRPr="0005562B" w:rsidRDefault="009E5401" w:rsidP="009E5401">
            <w:pPr>
              <w:jc w:val="left"/>
              <w:rPr>
                <w:color w:val="000000"/>
              </w:rPr>
            </w:pPr>
            <w:r w:rsidRPr="0005562B">
              <w:rPr>
                <w:color w:val="000000"/>
              </w:rPr>
              <w:t>Dealer-Specific Branding</w:t>
            </w:r>
          </w:p>
        </w:tc>
        <w:tc>
          <w:tcPr>
            <w:tcW w:w="4920" w:type="dxa"/>
            <w:noWrap/>
            <w:vAlign w:val="bottom"/>
            <w:hideMark/>
          </w:tcPr>
          <w:p w14:paraId="7D5E6789" w14:textId="0B98D01D" w:rsidR="009E5401" w:rsidRPr="0005562B" w:rsidRDefault="009E5401" w:rsidP="009E5401">
            <w:pPr>
              <w:jc w:val="left"/>
              <w:rPr>
                <w:color w:val="000000"/>
              </w:rPr>
            </w:pPr>
            <w:r>
              <w:rPr>
                <w:color w:val="000000"/>
              </w:rPr>
              <w:t xml:space="preserve">Reflect dealer identity and </w:t>
            </w:r>
            <w:r w:rsidR="00224274">
              <w:rPr>
                <w:color w:val="000000"/>
              </w:rPr>
              <w:t>catalogues</w:t>
            </w:r>
          </w:p>
        </w:tc>
      </w:tr>
      <w:tr w:rsidR="009E5401" w:rsidRPr="006B42E9" w14:paraId="49F71C85" w14:textId="77777777" w:rsidTr="0083738F">
        <w:trPr>
          <w:trHeight w:val="289"/>
        </w:trPr>
        <w:tc>
          <w:tcPr>
            <w:tcW w:w="1690" w:type="dxa"/>
            <w:noWrap/>
            <w:vAlign w:val="bottom"/>
            <w:hideMark/>
          </w:tcPr>
          <w:p w14:paraId="67C6DC6E" w14:textId="77777777" w:rsidR="009E5401" w:rsidRPr="00FE6593" w:rsidRDefault="009E5401" w:rsidP="009E5401">
            <w:pPr>
              <w:jc w:val="left"/>
              <w:rPr>
                <w:b/>
                <w:color w:val="000000"/>
              </w:rPr>
            </w:pPr>
            <w:commentRangeStart w:id="41"/>
            <w:commentRangeStart w:id="42"/>
            <w:r w:rsidRPr="00FE6593">
              <w:rPr>
                <w:b/>
                <w:color w:val="000000"/>
              </w:rPr>
              <w:t>Domain</w:t>
            </w:r>
          </w:p>
        </w:tc>
        <w:tc>
          <w:tcPr>
            <w:tcW w:w="3658" w:type="dxa"/>
            <w:noWrap/>
            <w:vAlign w:val="bottom"/>
            <w:hideMark/>
          </w:tcPr>
          <w:p w14:paraId="53036397" w14:textId="77777777" w:rsidR="009E5401" w:rsidRPr="0005562B" w:rsidRDefault="009E5401" w:rsidP="009E5401">
            <w:pPr>
              <w:jc w:val="left"/>
              <w:rPr>
                <w:color w:val="000000"/>
              </w:rPr>
            </w:pPr>
            <w:r w:rsidRPr="0005562B">
              <w:rPr>
                <w:color w:val="000000"/>
              </w:rPr>
              <w:t>Compliance with Warehouse Standards</w:t>
            </w:r>
          </w:p>
        </w:tc>
        <w:tc>
          <w:tcPr>
            <w:tcW w:w="4920" w:type="dxa"/>
            <w:noWrap/>
            <w:vAlign w:val="bottom"/>
            <w:hideMark/>
          </w:tcPr>
          <w:p w14:paraId="44108CD2" w14:textId="77777777" w:rsidR="009E5401" w:rsidRPr="00D632FB" w:rsidRDefault="009E5401" w:rsidP="009E5401">
            <w:pPr>
              <w:jc w:val="left"/>
              <w:rPr>
                <w:color w:val="000000"/>
                <w:lang w:val="it-IT"/>
              </w:rPr>
            </w:pPr>
            <w:r w:rsidRPr="001A6388">
              <w:rPr>
                <w:color w:val="000000"/>
                <w:highlight w:val="yellow"/>
                <w:lang w:val="it-IT"/>
              </w:rPr>
              <w:t>Adhere to OSHA, ISO, NFPA, FDA, etc.</w:t>
            </w:r>
          </w:p>
        </w:tc>
      </w:tr>
      <w:commentRangeEnd w:id="41"/>
      <w:tr w:rsidR="009E5401" w:rsidRPr="009E5401" w14:paraId="4DAA8AED" w14:textId="77777777" w:rsidTr="0083738F">
        <w:trPr>
          <w:trHeight w:val="289"/>
        </w:trPr>
        <w:tc>
          <w:tcPr>
            <w:tcW w:w="1690" w:type="dxa"/>
            <w:noWrap/>
            <w:hideMark/>
          </w:tcPr>
          <w:p w14:paraId="280DF80E" w14:textId="77777777" w:rsidR="009E5401" w:rsidRPr="00FE6593" w:rsidRDefault="00660D57" w:rsidP="009E5401">
            <w:pPr>
              <w:jc w:val="left"/>
              <w:rPr>
                <w:b/>
                <w:color w:val="000000"/>
              </w:rPr>
            </w:pPr>
            <w:r w:rsidRPr="00FE6593">
              <w:rPr>
                <w:rStyle w:val="CommentReference"/>
                <w:b/>
                <w:color w:val="000000"/>
                <w:sz w:val="20"/>
              </w:rPr>
              <w:commentReference w:id="41"/>
            </w:r>
            <w:commentRangeEnd w:id="42"/>
            <w:r w:rsidR="001769D0" w:rsidRPr="00FE6593">
              <w:rPr>
                <w:rStyle w:val="CommentReference"/>
                <w:b/>
                <w:color w:val="000000"/>
                <w:sz w:val="20"/>
              </w:rPr>
              <w:commentReference w:id="42"/>
            </w:r>
            <w:r w:rsidR="009E5401" w:rsidRPr="00FE6593">
              <w:rPr>
                <w:b/>
                <w:color w:val="000000"/>
              </w:rPr>
              <w:t>Domain</w:t>
            </w:r>
          </w:p>
        </w:tc>
        <w:tc>
          <w:tcPr>
            <w:tcW w:w="3658" w:type="dxa"/>
            <w:noWrap/>
            <w:vAlign w:val="bottom"/>
            <w:hideMark/>
          </w:tcPr>
          <w:p w14:paraId="3AF1ED7B" w14:textId="77777777" w:rsidR="009E5401" w:rsidRPr="0005562B" w:rsidRDefault="009E5401" w:rsidP="009E5401">
            <w:pPr>
              <w:jc w:val="left"/>
              <w:rPr>
                <w:color w:val="000000"/>
              </w:rPr>
            </w:pPr>
            <w:r w:rsidRPr="0005562B">
              <w:rPr>
                <w:color w:val="000000"/>
              </w:rPr>
              <w:t>Zoning &amp; Workflow Mapping</w:t>
            </w:r>
          </w:p>
        </w:tc>
        <w:tc>
          <w:tcPr>
            <w:tcW w:w="4920" w:type="dxa"/>
            <w:noWrap/>
            <w:vAlign w:val="bottom"/>
            <w:hideMark/>
          </w:tcPr>
          <w:p w14:paraId="6E304A98" w14:textId="77777777" w:rsidR="009E5401" w:rsidRPr="0005562B" w:rsidRDefault="009E5401" w:rsidP="009E5401">
            <w:pPr>
              <w:jc w:val="left"/>
              <w:rPr>
                <w:color w:val="000000"/>
              </w:rPr>
            </w:pPr>
            <w:r w:rsidRPr="0005562B">
              <w:rPr>
                <w:color w:val="000000"/>
              </w:rPr>
              <w:t>Define operational zones and flow</w:t>
            </w:r>
          </w:p>
        </w:tc>
      </w:tr>
      <w:tr w:rsidR="009E5401" w:rsidRPr="009E5401" w14:paraId="2C9CACB1" w14:textId="77777777" w:rsidTr="0083738F">
        <w:trPr>
          <w:trHeight w:val="289"/>
        </w:trPr>
        <w:tc>
          <w:tcPr>
            <w:tcW w:w="1690" w:type="dxa"/>
            <w:noWrap/>
            <w:hideMark/>
          </w:tcPr>
          <w:p w14:paraId="22A07A8B" w14:textId="77777777" w:rsidR="009E5401" w:rsidRPr="00FE6593" w:rsidRDefault="009E5401" w:rsidP="009E5401">
            <w:pPr>
              <w:jc w:val="left"/>
              <w:rPr>
                <w:b/>
                <w:color w:val="000000"/>
              </w:rPr>
            </w:pPr>
            <w:r w:rsidRPr="00FE6593">
              <w:rPr>
                <w:b/>
                <w:color w:val="000000"/>
              </w:rPr>
              <w:t>Domain</w:t>
            </w:r>
          </w:p>
        </w:tc>
        <w:tc>
          <w:tcPr>
            <w:tcW w:w="3658" w:type="dxa"/>
            <w:noWrap/>
            <w:vAlign w:val="bottom"/>
            <w:hideMark/>
          </w:tcPr>
          <w:p w14:paraId="0189F52D" w14:textId="77777777" w:rsidR="009E5401" w:rsidRPr="0005562B" w:rsidRDefault="009E5401" w:rsidP="009E5401">
            <w:pPr>
              <w:jc w:val="left"/>
              <w:rPr>
                <w:color w:val="000000"/>
              </w:rPr>
            </w:pPr>
            <w:r w:rsidRPr="0005562B">
              <w:rPr>
                <w:color w:val="000000"/>
              </w:rPr>
              <w:t>Integration with WMS/ERP Systems</w:t>
            </w:r>
          </w:p>
        </w:tc>
        <w:tc>
          <w:tcPr>
            <w:tcW w:w="4920" w:type="dxa"/>
            <w:noWrap/>
            <w:vAlign w:val="bottom"/>
            <w:hideMark/>
          </w:tcPr>
          <w:p w14:paraId="248F6830" w14:textId="77777777" w:rsidR="009E5401" w:rsidRPr="0005562B" w:rsidRDefault="009E5401" w:rsidP="009E5401">
            <w:pPr>
              <w:jc w:val="left"/>
              <w:rPr>
                <w:color w:val="000000"/>
              </w:rPr>
            </w:pPr>
            <w:r w:rsidRPr="0005562B">
              <w:rPr>
                <w:color w:val="000000"/>
              </w:rPr>
              <w:t>Align designs with inventory and operations</w:t>
            </w:r>
          </w:p>
        </w:tc>
      </w:tr>
      <w:tr w:rsidR="009E5401" w:rsidRPr="009E5401" w14:paraId="3E6F30CB" w14:textId="77777777" w:rsidTr="0083738F">
        <w:trPr>
          <w:trHeight w:val="289"/>
        </w:trPr>
        <w:tc>
          <w:tcPr>
            <w:tcW w:w="1690" w:type="dxa"/>
            <w:noWrap/>
            <w:hideMark/>
          </w:tcPr>
          <w:p w14:paraId="1199CA93" w14:textId="77777777" w:rsidR="009E5401" w:rsidRPr="00FE6593" w:rsidRDefault="009E5401" w:rsidP="009E5401">
            <w:pPr>
              <w:jc w:val="left"/>
              <w:rPr>
                <w:b/>
                <w:color w:val="000000"/>
              </w:rPr>
            </w:pPr>
            <w:r w:rsidRPr="00FE6593">
              <w:rPr>
                <w:b/>
                <w:color w:val="000000"/>
              </w:rPr>
              <w:t>Domain</w:t>
            </w:r>
          </w:p>
        </w:tc>
        <w:tc>
          <w:tcPr>
            <w:tcW w:w="3658" w:type="dxa"/>
            <w:noWrap/>
            <w:vAlign w:val="bottom"/>
            <w:hideMark/>
          </w:tcPr>
          <w:p w14:paraId="53FD1113" w14:textId="77777777" w:rsidR="009E5401" w:rsidRPr="0005562B" w:rsidRDefault="009E5401" w:rsidP="009E5401">
            <w:pPr>
              <w:jc w:val="left"/>
              <w:rPr>
                <w:color w:val="000000"/>
              </w:rPr>
            </w:pPr>
            <w:r w:rsidRPr="0005562B">
              <w:rPr>
                <w:color w:val="000000"/>
              </w:rPr>
              <w:t>Scalability for Different Warehouse Sizes</w:t>
            </w:r>
          </w:p>
        </w:tc>
        <w:tc>
          <w:tcPr>
            <w:tcW w:w="4920" w:type="dxa"/>
            <w:noWrap/>
            <w:vAlign w:val="bottom"/>
            <w:hideMark/>
          </w:tcPr>
          <w:p w14:paraId="2E84F9C8" w14:textId="77777777" w:rsidR="009E5401" w:rsidRPr="0005562B" w:rsidRDefault="009E5401" w:rsidP="009E5401">
            <w:pPr>
              <w:jc w:val="left"/>
              <w:rPr>
                <w:color w:val="000000"/>
              </w:rPr>
            </w:pPr>
            <w:r w:rsidRPr="0005562B">
              <w:rPr>
                <w:color w:val="000000"/>
              </w:rPr>
              <w:t>Support small to large facilities</w:t>
            </w:r>
          </w:p>
        </w:tc>
      </w:tr>
      <w:tr w:rsidR="009E5401" w:rsidRPr="009E5401" w14:paraId="1DF2DD94" w14:textId="77777777" w:rsidTr="0083738F">
        <w:trPr>
          <w:trHeight w:val="289"/>
        </w:trPr>
        <w:tc>
          <w:tcPr>
            <w:tcW w:w="1690" w:type="dxa"/>
            <w:noWrap/>
            <w:hideMark/>
          </w:tcPr>
          <w:p w14:paraId="4AAFABFE" w14:textId="77777777" w:rsidR="009E5401" w:rsidRPr="00FE6593" w:rsidRDefault="009E5401" w:rsidP="009E5401">
            <w:pPr>
              <w:jc w:val="left"/>
              <w:rPr>
                <w:b/>
                <w:color w:val="000000"/>
              </w:rPr>
            </w:pPr>
            <w:r w:rsidRPr="00FE6593">
              <w:rPr>
                <w:b/>
                <w:color w:val="000000"/>
              </w:rPr>
              <w:t>Domain</w:t>
            </w:r>
          </w:p>
        </w:tc>
        <w:tc>
          <w:tcPr>
            <w:tcW w:w="3658" w:type="dxa"/>
            <w:noWrap/>
            <w:vAlign w:val="bottom"/>
            <w:hideMark/>
          </w:tcPr>
          <w:p w14:paraId="50661DB8" w14:textId="77777777" w:rsidR="009E5401" w:rsidRPr="0005562B" w:rsidRDefault="009E5401" w:rsidP="009E5401">
            <w:pPr>
              <w:jc w:val="left"/>
              <w:rPr>
                <w:color w:val="000000"/>
              </w:rPr>
            </w:pPr>
            <w:r w:rsidRPr="0005562B">
              <w:rPr>
                <w:color w:val="000000"/>
              </w:rPr>
              <w:t>2D and Simplified 3D Views</w:t>
            </w:r>
          </w:p>
        </w:tc>
        <w:tc>
          <w:tcPr>
            <w:tcW w:w="4920" w:type="dxa"/>
            <w:noWrap/>
            <w:vAlign w:val="bottom"/>
            <w:hideMark/>
          </w:tcPr>
          <w:p w14:paraId="788EEBA4" w14:textId="6482AF2D" w:rsidR="009E5401" w:rsidRPr="0005562B" w:rsidRDefault="009E5401" w:rsidP="009E5401">
            <w:pPr>
              <w:jc w:val="left"/>
              <w:rPr>
                <w:color w:val="000000"/>
              </w:rPr>
            </w:pPr>
            <w:r w:rsidRPr="0005562B">
              <w:rPr>
                <w:color w:val="000000"/>
              </w:rPr>
              <w:t>Visualize spatial relationships</w:t>
            </w:r>
          </w:p>
        </w:tc>
      </w:tr>
      <w:tr w:rsidR="009E5401" w:rsidRPr="009E5401" w14:paraId="7C8CE68D" w14:textId="77777777" w:rsidTr="0083738F">
        <w:trPr>
          <w:trHeight w:val="289"/>
        </w:trPr>
        <w:tc>
          <w:tcPr>
            <w:tcW w:w="1690" w:type="dxa"/>
            <w:noWrap/>
            <w:hideMark/>
          </w:tcPr>
          <w:p w14:paraId="092B38EE" w14:textId="77777777" w:rsidR="009E5401" w:rsidRPr="00FE6593" w:rsidRDefault="009E5401" w:rsidP="009E5401">
            <w:pPr>
              <w:jc w:val="left"/>
              <w:rPr>
                <w:b/>
                <w:color w:val="000000"/>
              </w:rPr>
            </w:pPr>
            <w:r w:rsidRPr="00FE6593">
              <w:rPr>
                <w:b/>
                <w:color w:val="000000"/>
              </w:rPr>
              <w:t>Domain</w:t>
            </w:r>
          </w:p>
        </w:tc>
        <w:tc>
          <w:tcPr>
            <w:tcW w:w="3658" w:type="dxa"/>
            <w:noWrap/>
            <w:vAlign w:val="bottom"/>
            <w:hideMark/>
          </w:tcPr>
          <w:p w14:paraId="5A33C4D9" w14:textId="77777777" w:rsidR="009E5401" w:rsidRPr="0005562B" w:rsidRDefault="009E5401" w:rsidP="009E5401">
            <w:pPr>
              <w:jc w:val="left"/>
              <w:rPr>
                <w:color w:val="000000"/>
              </w:rPr>
            </w:pPr>
            <w:r w:rsidRPr="0005562B">
              <w:rPr>
                <w:color w:val="000000"/>
              </w:rPr>
              <w:t>Workflow View</w:t>
            </w:r>
          </w:p>
        </w:tc>
        <w:tc>
          <w:tcPr>
            <w:tcW w:w="4920" w:type="dxa"/>
            <w:noWrap/>
            <w:vAlign w:val="bottom"/>
            <w:hideMark/>
          </w:tcPr>
          <w:p w14:paraId="0F139020" w14:textId="77777777" w:rsidR="009E5401" w:rsidRPr="0005562B" w:rsidRDefault="009E5401" w:rsidP="009E5401">
            <w:pPr>
              <w:jc w:val="left"/>
              <w:rPr>
                <w:color w:val="000000"/>
              </w:rPr>
            </w:pPr>
            <w:r w:rsidRPr="0005562B">
              <w:rPr>
                <w:color w:val="000000"/>
              </w:rPr>
              <w:t>Visualize operational flow</w:t>
            </w:r>
          </w:p>
        </w:tc>
      </w:tr>
      <w:tr w:rsidR="009E5401" w:rsidRPr="009E5401" w14:paraId="5FCA9575" w14:textId="77777777" w:rsidTr="0083738F">
        <w:trPr>
          <w:trHeight w:val="289"/>
        </w:trPr>
        <w:tc>
          <w:tcPr>
            <w:tcW w:w="1690" w:type="dxa"/>
            <w:noWrap/>
            <w:hideMark/>
          </w:tcPr>
          <w:p w14:paraId="4475A1A3" w14:textId="77777777" w:rsidR="009E5401" w:rsidRPr="00FE6593" w:rsidRDefault="009E5401" w:rsidP="009E5401">
            <w:pPr>
              <w:jc w:val="left"/>
              <w:rPr>
                <w:b/>
                <w:color w:val="000000"/>
              </w:rPr>
            </w:pPr>
            <w:r w:rsidRPr="00FE6593">
              <w:rPr>
                <w:b/>
                <w:color w:val="000000"/>
              </w:rPr>
              <w:t>Domain</w:t>
            </w:r>
          </w:p>
        </w:tc>
        <w:tc>
          <w:tcPr>
            <w:tcW w:w="3658" w:type="dxa"/>
            <w:noWrap/>
            <w:vAlign w:val="bottom"/>
            <w:hideMark/>
          </w:tcPr>
          <w:p w14:paraId="6FC6D223" w14:textId="77777777" w:rsidR="009E5401" w:rsidRPr="0005562B" w:rsidRDefault="009E5401" w:rsidP="009E5401">
            <w:pPr>
              <w:jc w:val="left"/>
              <w:rPr>
                <w:color w:val="000000"/>
              </w:rPr>
            </w:pPr>
            <w:r w:rsidRPr="0005562B">
              <w:rPr>
                <w:color w:val="000000"/>
              </w:rPr>
              <w:t>Compliance View</w:t>
            </w:r>
          </w:p>
        </w:tc>
        <w:tc>
          <w:tcPr>
            <w:tcW w:w="4920" w:type="dxa"/>
            <w:noWrap/>
            <w:vAlign w:val="bottom"/>
            <w:hideMark/>
          </w:tcPr>
          <w:p w14:paraId="39788672" w14:textId="77777777" w:rsidR="009E5401" w:rsidRPr="0005562B" w:rsidRDefault="009E5401" w:rsidP="009E5401">
            <w:pPr>
              <w:jc w:val="left"/>
              <w:rPr>
                <w:color w:val="000000"/>
              </w:rPr>
            </w:pPr>
            <w:r w:rsidRPr="0005562B">
              <w:rPr>
                <w:color w:val="000000"/>
              </w:rPr>
              <w:t>Highlight safety and regulatory zones</w:t>
            </w:r>
          </w:p>
        </w:tc>
      </w:tr>
      <w:tr w:rsidR="009E5401" w:rsidRPr="009E5401" w14:paraId="094F3957" w14:textId="77777777" w:rsidTr="0083738F">
        <w:trPr>
          <w:trHeight w:val="289"/>
        </w:trPr>
        <w:tc>
          <w:tcPr>
            <w:tcW w:w="1690" w:type="dxa"/>
            <w:noWrap/>
            <w:hideMark/>
          </w:tcPr>
          <w:p w14:paraId="79D4A5BB" w14:textId="77777777" w:rsidR="009E5401" w:rsidRPr="00FE6593" w:rsidRDefault="009E5401" w:rsidP="009E5401">
            <w:pPr>
              <w:jc w:val="left"/>
              <w:rPr>
                <w:b/>
                <w:color w:val="000000"/>
              </w:rPr>
            </w:pPr>
            <w:r w:rsidRPr="00FE6593">
              <w:rPr>
                <w:b/>
                <w:color w:val="000000"/>
              </w:rPr>
              <w:t>Domain</w:t>
            </w:r>
          </w:p>
        </w:tc>
        <w:tc>
          <w:tcPr>
            <w:tcW w:w="3658" w:type="dxa"/>
            <w:noWrap/>
            <w:vAlign w:val="bottom"/>
            <w:hideMark/>
          </w:tcPr>
          <w:p w14:paraId="6DE6FD47" w14:textId="77777777" w:rsidR="009E5401" w:rsidRPr="0005562B" w:rsidRDefault="009E5401" w:rsidP="009E5401">
            <w:pPr>
              <w:jc w:val="left"/>
              <w:rPr>
                <w:color w:val="000000"/>
              </w:rPr>
            </w:pPr>
            <w:r w:rsidRPr="0005562B">
              <w:rPr>
                <w:color w:val="000000"/>
              </w:rPr>
              <w:t>Data Interoperability</w:t>
            </w:r>
          </w:p>
        </w:tc>
        <w:tc>
          <w:tcPr>
            <w:tcW w:w="4920" w:type="dxa"/>
            <w:noWrap/>
            <w:vAlign w:val="bottom"/>
            <w:hideMark/>
          </w:tcPr>
          <w:p w14:paraId="518F80DB" w14:textId="799DE9D7" w:rsidR="009E5401" w:rsidRPr="0005562B" w:rsidRDefault="009E5401" w:rsidP="009E5401">
            <w:pPr>
              <w:jc w:val="left"/>
              <w:rPr>
                <w:color w:val="000000"/>
              </w:rPr>
            </w:pPr>
            <w:r w:rsidRPr="0005562B">
              <w:rPr>
                <w:color w:val="000000"/>
              </w:rPr>
              <w:t xml:space="preserve">Export/import to other </w:t>
            </w:r>
            <w:r w:rsidR="00E85633">
              <w:rPr>
                <w:color w:val="000000"/>
              </w:rPr>
              <w:t>compatible systems</w:t>
            </w:r>
          </w:p>
        </w:tc>
      </w:tr>
      <w:tr w:rsidR="009E5401" w:rsidRPr="009E5401" w14:paraId="1509419B" w14:textId="77777777" w:rsidTr="0083738F">
        <w:trPr>
          <w:trHeight w:val="289"/>
        </w:trPr>
        <w:tc>
          <w:tcPr>
            <w:tcW w:w="1690" w:type="dxa"/>
            <w:noWrap/>
            <w:hideMark/>
          </w:tcPr>
          <w:p w14:paraId="3F5761AC" w14:textId="77777777" w:rsidR="009E5401" w:rsidRPr="00FE6593" w:rsidRDefault="009E5401" w:rsidP="009E5401">
            <w:pPr>
              <w:jc w:val="left"/>
              <w:rPr>
                <w:b/>
                <w:color w:val="000000"/>
              </w:rPr>
            </w:pPr>
            <w:r w:rsidRPr="00FE6593">
              <w:rPr>
                <w:b/>
                <w:color w:val="000000"/>
              </w:rPr>
              <w:t>Domain</w:t>
            </w:r>
          </w:p>
        </w:tc>
        <w:tc>
          <w:tcPr>
            <w:tcW w:w="3658" w:type="dxa"/>
            <w:noWrap/>
            <w:vAlign w:val="bottom"/>
            <w:hideMark/>
          </w:tcPr>
          <w:p w14:paraId="164ADDA0" w14:textId="77777777" w:rsidR="009E5401" w:rsidRPr="0005562B" w:rsidRDefault="009E5401" w:rsidP="009E5401">
            <w:pPr>
              <w:jc w:val="left"/>
              <w:rPr>
                <w:color w:val="000000"/>
              </w:rPr>
            </w:pPr>
            <w:r w:rsidRPr="0005562B">
              <w:rPr>
                <w:color w:val="000000"/>
              </w:rPr>
              <w:t>Steel Estimation by Product Group</w:t>
            </w:r>
          </w:p>
        </w:tc>
        <w:tc>
          <w:tcPr>
            <w:tcW w:w="4920" w:type="dxa"/>
            <w:noWrap/>
            <w:vAlign w:val="bottom"/>
            <w:hideMark/>
          </w:tcPr>
          <w:p w14:paraId="51250A4E" w14:textId="77777777" w:rsidR="009E5401" w:rsidRPr="0005562B" w:rsidRDefault="009E5401" w:rsidP="009E5401">
            <w:pPr>
              <w:jc w:val="left"/>
              <w:rPr>
                <w:color w:val="000000"/>
              </w:rPr>
            </w:pPr>
            <w:r w:rsidRPr="0005562B">
              <w:rPr>
                <w:color w:val="000000"/>
              </w:rPr>
              <w:t xml:space="preserve">Calculate material needs per selected </w:t>
            </w:r>
            <w:commentRangeStart w:id="44"/>
            <w:commentRangeStart w:id="45"/>
            <w:r w:rsidRPr="0005562B">
              <w:rPr>
                <w:color w:val="000000"/>
              </w:rPr>
              <w:t>product</w:t>
            </w:r>
            <w:commentRangeEnd w:id="44"/>
            <w:r w:rsidR="00431588">
              <w:rPr>
                <w:rStyle w:val="CommentReference"/>
              </w:rPr>
              <w:commentReference w:id="44"/>
            </w:r>
            <w:commentRangeEnd w:id="45"/>
            <w:r w:rsidR="00EB1B4F">
              <w:rPr>
                <w:rStyle w:val="CommentReference"/>
              </w:rPr>
              <w:commentReference w:id="45"/>
            </w:r>
            <w:r w:rsidRPr="0005562B">
              <w:rPr>
                <w:color w:val="000000"/>
              </w:rPr>
              <w:t xml:space="preserve"> line</w:t>
            </w:r>
          </w:p>
        </w:tc>
      </w:tr>
      <w:tr w:rsidR="009E5401" w:rsidRPr="009E5401" w14:paraId="396815F8" w14:textId="77777777" w:rsidTr="0083738F">
        <w:trPr>
          <w:trHeight w:val="289"/>
        </w:trPr>
        <w:tc>
          <w:tcPr>
            <w:tcW w:w="1690" w:type="dxa"/>
            <w:noWrap/>
            <w:hideMark/>
          </w:tcPr>
          <w:p w14:paraId="1F26A709" w14:textId="77777777" w:rsidR="009E5401" w:rsidRPr="00FE6593" w:rsidRDefault="009E5401" w:rsidP="009E5401">
            <w:pPr>
              <w:jc w:val="left"/>
              <w:rPr>
                <w:b/>
                <w:color w:val="000000"/>
              </w:rPr>
            </w:pPr>
            <w:r w:rsidRPr="00FE6593">
              <w:rPr>
                <w:b/>
                <w:color w:val="000000"/>
              </w:rPr>
              <w:t>Domain</w:t>
            </w:r>
          </w:p>
        </w:tc>
        <w:tc>
          <w:tcPr>
            <w:tcW w:w="3658" w:type="dxa"/>
            <w:noWrap/>
            <w:vAlign w:val="bottom"/>
            <w:hideMark/>
          </w:tcPr>
          <w:p w14:paraId="28E2C1F0" w14:textId="77777777" w:rsidR="009E5401" w:rsidRPr="0005562B" w:rsidRDefault="009E5401" w:rsidP="009E5401">
            <w:pPr>
              <w:jc w:val="left"/>
              <w:rPr>
                <w:color w:val="000000"/>
              </w:rPr>
            </w:pPr>
            <w:r w:rsidRPr="0005562B">
              <w:rPr>
                <w:color w:val="000000"/>
              </w:rPr>
              <w:t>Dealer Product Group-Specific Rules</w:t>
            </w:r>
          </w:p>
        </w:tc>
        <w:tc>
          <w:tcPr>
            <w:tcW w:w="4920" w:type="dxa"/>
            <w:noWrap/>
            <w:vAlign w:val="bottom"/>
            <w:hideMark/>
          </w:tcPr>
          <w:p w14:paraId="1E36DA79" w14:textId="77777777" w:rsidR="009E5401" w:rsidRPr="0005562B" w:rsidRDefault="009E5401" w:rsidP="009E5401">
            <w:pPr>
              <w:jc w:val="left"/>
              <w:rPr>
                <w:color w:val="000000"/>
              </w:rPr>
            </w:pPr>
            <w:r w:rsidRPr="0005562B">
              <w:rPr>
                <w:color w:val="000000"/>
              </w:rPr>
              <w:t>Enforce constraints based on selected product group</w:t>
            </w:r>
          </w:p>
        </w:tc>
      </w:tr>
    </w:tbl>
    <w:p w14:paraId="691FA5E8" w14:textId="77777777" w:rsidR="003B619B" w:rsidRDefault="003B619B" w:rsidP="003B619B">
      <w:pPr>
        <w:spacing w:before="120"/>
        <w:rPr>
          <w:szCs w:val="28"/>
        </w:rPr>
      </w:pPr>
    </w:p>
    <w:p w14:paraId="3C757683" w14:textId="684C7068" w:rsidR="00F40DEA" w:rsidRPr="009C69E1" w:rsidRDefault="009C69E1" w:rsidP="00847FEA">
      <w:pPr>
        <w:pStyle w:val="Heading2"/>
        <w:keepLines w:val="0"/>
        <w:widowControl w:val="0"/>
        <w:numPr>
          <w:ilvl w:val="1"/>
          <w:numId w:val="7"/>
        </w:numPr>
        <w:spacing w:before="120" w:after="60" w:afterAutospacing="0" w:line="240" w:lineRule="atLeast"/>
        <w:rPr>
          <w:rFonts w:ascii="Arial" w:hAnsi="Arial" w:cs="Arial"/>
          <w:b/>
        </w:rPr>
      </w:pPr>
      <w:bookmarkStart w:id="47" w:name="_Toc209523175"/>
      <w:r>
        <w:rPr>
          <w:rFonts w:ascii="Arial" w:hAnsi="Arial" w:cs="Arial"/>
          <w:b/>
        </w:rPr>
        <w:lastRenderedPageBreak/>
        <w:t>S</w:t>
      </w:r>
      <w:r w:rsidR="00145E42" w:rsidRPr="009C69E1">
        <w:rPr>
          <w:rFonts w:ascii="Arial" w:hAnsi="Arial" w:cs="Arial"/>
          <w:b/>
        </w:rPr>
        <w:t xml:space="preserve">takeholder </w:t>
      </w:r>
      <w:r>
        <w:rPr>
          <w:rFonts w:ascii="Arial" w:hAnsi="Arial" w:cs="Arial"/>
          <w:b/>
        </w:rPr>
        <w:t>V</w:t>
      </w:r>
      <w:r w:rsidR="00145E42" w:rsidRPr="009C69E1">
        <w:rPr>
          <w:rFonts w:ascii="Arial" w:hAnsi="Arial" w:cs="Arial"/>
          <w:b/>
        </w:rPr>
        <w:t xml:space="preserve">alue </w:t>
      </w:r>
      <w:r>
        <w:rPr>
          <w:rFonts w:ascii="Arial" w:hAnsi="Arial" w:cs="Arial"/>
          <w:b/>
        </w:rPr>
        <w:t>P</w:t>
      </w:r>
      <w:r w:rsidR="00145E42" w:rsidRPr="009C69E1">
        <w:rPr>
          <w:rFonts w:ascii="Arial" w:hAnsi="Arial" w:cs="Arial"/>
          <w:b/>
        </w:rPr>
        <w:t>roposition</w:t>
      </w:r>
      <w:r w:rsidR="00F40DEA" w:rsidRPr="009C69E1">
        <w:rPr>
          <w:rFonts w:ascii="Arial" w:hAnsi="Arial" w:cs="Arial"/>
          <w:b/>
        </w:rPr>
        <w:t>s</w:t>
      </w:r>
      <w:bookmarkEnd w:id="47"/>
      <w:r w:rsidR="00F40DEA" w:rsidRPr="009C69E1">
        <w:rPr>
          <w:rFonts w:ascii="Arial" w:hAnsi="Arial" w:cs="Arial"/>
          <w:b/>
        </w:rPr>
        <w:t xml:space="preserve"> </w:t>
      </w:r>
    </w:p>
    <w:p w14:paraId="45FE93F1" w14:textId="5216F3BE" w:rsidR="00F40DEA" w:rsidRPr="00C83A46" w:rsidRDefault="00F40DEA" w:rsidP="006E2AA5">
      <w:pPr>
        <w:numPr>
          <w:ilvl w:val="0"/>
          <w:numId w:val="27"/>
        </w:numPr>
        <w:spacing w:before="120"/>
        <w:rPr>
          <w:b/>
        </w:rPr>
      </w:pPr>
      <w:r w:rsidRPr="00C83A46">
        <w:rPr>
          <w:b/>
        </w:rPr>
        <w:t>Solution Architects of Godrej (Approvers)</w:t>
      </w:r>
    </w:p>
    <w:p w14:paraId="527E692E" w14:textId="3D493D2D" w:rsidR="00F40DEA" w:rsidRDefault="00F40DEA" w:rsidP="00E339B4">
      <w:pPr>
        <w:spacing w:before="120"/>
        <w:ind w:firstLine="720"/>
      </w:pPr>
      <w:r w:rsidRPr="00C83A46">
        <w:rPr>
          <w:b/>
        </w:rPr>
        <w:t>Value:</w:t>
      </w:r>
      <w:r>
        <w:t xml:space="preserve"> Streamlined configuration of warehouse layouts using 2D/3D </w:t>
      </w:r>
      <w:r w:rsidR="00EC1129">
        <w:t>modelling</w:t>
      </w:r>
      <w:r>
        <w:t xml:space="preserve"> tools.</w:t>
      </w:r>
    </w:p>
    <w:p w14:paraId="5695E160" w14:textId="77777777" w:rsidR="00F40DEA" w:rsidRPr="00C83A46" w:rsidRDefault="00F40DEA" w:rsidP="009B249D">
      <w:pPr>
        <w:spacing w:before="120"/>
        <w:ind w:firstLine="720"/>
        <w:rPr>
          <w:b/>
        </w:rPr>
      </w:pPr>
      <w:r w:rsidRPr="00C83A46">
        <w:rPr>
          <w:b/>
        </w:rPr>
        <w:t>Gains:</w:t>
      </w:r>
    </w:p>
    <w:p w14:paraId="4EF40DA5" w14:textId="77777777" w:rsidR="00F40DEA" w:rsidRDefault="00F40DEA" w:rsidP="006E2AA5">
      <w:pPr>
        <w:numPr>
          <w:ilvl w:val="0"/>
          <w:numId w:val="72"/>
        </w:numPr>
        <w:spacing w:before="120"/>
      </w:pPr>
      <w:r>
        <w:t>Rapid warehouse designs.</w:t>
      </w:r>
    </w:p>
    <w:p w14:paraId="03BC50C1" w14:textId="77777777" w:rsidR="00F40DEA" w:rsidRDefault="00F40DEA" w:rsidP="006E2AA5">
      <w:pPr>
        <w:numPr>
          <w:ilvl w:val="0"/>
          <w:numId w:val="72"/>
        </w:numPr>
        <w:spacing w:before="120"/>
      </w:pPr>
      <w:r w:rsidRPr="4FD3F960">
        <w:t>Integration with BOM systems for accurate cost estimation.</w:t>
      </w:r>
    </w:p>
    <w:p w14:paraId="6A72BF79" w14:textId="40FC8AF7" w:rsidR="00F40DEA" w:rsidRDefault="00F40DEA" w:rsidP="006E2AA5">
      <w:pPr>
        <w:numPr>
          <w:ilvl w:val="0"/>
          <w:numId w:val="72"/>
        </w:numPr>
        <w:spacing w:before="120"/>
      </w:pPr>
      <w:r w:rsidRPr="606280F7">
        <w:t>Ability to validate designs against operational constraints</w:t>
      </w:r>
      <w:r w:rsidR="006C70CF" w:rsidRPr="606280F7">
        <w:t>.</w:t>
      </w:r>
    </w:p>
    <w:p w14:paraId="4F286A1C" w14:textId="77777777" w:rsidR="00F40DEA" w:rsidRDefault="00F40DEA" w:rsidP="006E2AA5">
      <w:pPr>
        <w:numPr>
          <w:ilvl w:val="0"/>
          <w:numId w:val="72"/>
        </w:numPr>
        <w:spacing w:before="120"/>
      </w:pPr>
      <w:r>
        <w:t>Quick access to aggregated material requirement</w:t>
      </w:r>
    </w:p>
    <w:p w14:paraId="5C7B9640" w14:textId="77777777" w:rsidR="00F40DEA" w:rsidRDefault="00F40DEA" w:rsidP="00F40DEA">
      <w:pPr>
        <w:spacing w:before="120"/>
      </w:pPr>
    </w:p>
    <w:p w14:paraId="0C400C8A" w14:textId="2D3B889C" w:rsidR="00F40DEA" w:rsidRPr="005D28F2" w:rsidRDefault="00F40DEA" w:rsidP="006E2AA5">
      <w:pPr>
        <w:numPr>
          <w:ilvl w:val="0"/>
          <w:numId w:val="27"/>
        </w:numPr>
        <w:spacing w:before="120"/>
        <w:rPr>
          <w:b/>
        </w:rPr>
      </w:pPr>
      <w:r w:rsidRPr="005D28F2">
        <w:rPr>
          <w:b/>
        </w:rPr>
        <w:t>Sales &amp; Pre-Sales Teams (Solution Designers)</w:t>
      </w:r>
    </w:p>
    <w:p w14:paraId="102DC435" w14:textId="77777777" w:rsidR="00F40DEA" w:rsidRPr="00477416" w:rsidRDefault="00F40DEA" w:rsidP="00477416">
      <w:pPr>
        <w:spacing w:before="120"/>
        <w:ind w:firstLine="720"/>
        <w:rPr>
          <w:b/>
        </w:rPr>
      </w:pPr>
      <w:r w:rsidRPr="008C4FA4">
        <w:rPr>
          <w:b/>
        </w:rPr>
        <w:t>Value:</w:t>
      </w:r>
      <w:r w:rsidRPr="00477416">
        <w:rPr>
          <w:b/>
        </w:rPr>
        <w:t xml:space="preserve"> </w:t>
      </w:r>
      <w:r>
        <w:t>Accelerated proposal generation and customer engagement.</w:t>
      </w:r>
    </w:p>
    <w:p w14:paraId="46CCCFF7" w14:textId="77777777" w:rsidR="00F40DEA" w:rsidRPr="00477416" w:rsidRDefault="00F40DEA" w:rsidP="00477416">
      <w:pPr>
        <w:spacing w:before="120"/>
        <w:ind w:firstLine="720"/>
        <w:rPr>
          <w:b/>
        </w:rPr>
      </w:pPr>
      <w:r w:rsidRPr="008C4FA4">
        <w:rPr>
          <w:b/>
        </w:rPr>
        <w:t>Gains</w:t>
      </w:r>
      <w:r w:rsidRPr="00477416">
        <w:rPr>
          <w:b/>
        </w:rPr>
        <w:t>:</w:t>
      </w:r>
    </w:p>
    <w:p w14:paraId="3A52FEBD" w14:textId="77777777" w:rsidR="00F40DEA" w:rsidRDefault="00F40DEA" w:rsidP="006E2AA5">
      <w:pPr>
        <w:numPr>
          <w:ilvl w:val="0"/>
          <w:numId w:val="72"/>
        </w:numPr>
        <w:spacing w:before="120"/>
      </w:pPr>
      <w:r>
        <w:t>Interactive design without dependency of specialized CAD Tools/Engineers</w:t>
      </w:r>
    </w:p>
    <w:p w14:paraId="1D03617E" w14:textId="77777777" w:rsidR="00F40DEA" w:rsidRDefault="00F40DEA" w:rsidP="006E2AA5">
      <w:pPr>
        <w:numPr>
          <w:ilvl w:val="0"/>
          <w:numId w:val="72"/>
        </w:numPr>
        <w:spacing w:before="120"/>
      </w:pPr>
      <w:r>
        <w:t>Real-time visualization to support client discussions.</w:t>
      </w:r>
    </w:p>
    <w:p w14:paraId="25BFE788" w14:textId="77777777" w:rsidR="00F40DEA" w:rsidRDefault="00F40DEA" w:rsidP="006E2AA5">
      <w:pPr>
        <w:numPr>
          <w:ilvl w:val="0"/>
          <w:numId w:val="72"/>
        </w:numPr>
        <w:spacing w:before="120"/>
      </w:pPr>
      <w:r>
        <w:t>Quick output for review with customers</w:t>
      </w:r>
    </w:p>
    <w:p w14:paraId="4E220E31" w14:textId="77777777" w:rsidR="00F40DEA" w:rsidRDefault="00F40DEA" w:rsidP="006E2AA5">
      <w:pPr>
        <w:numPr>
          <w:ilvl w:val="0"/>
          <w:numId w:val="72"/>
        </w:numPr>
        <w:spacing w:before="120"/>
      </w:pPr>
      <w:r>
        <w:t>Access historic versions of the design for customer collaboration</w:t>
      </w:r>
    </w:p>
    <w:p w14:paraId="0B875A13" w14:textId="77777777" w:rsidR="00F40DEA" w:rsidRDefault="00F40DEA" w:rsidP="00F40DEA">
      <w:pPr>
        <w:spacing w:before="120"/>
      </w:pPr>
    </w:p>
    <w:p w14:paraId="6297506F" w14:textId="0B9B8C59" w:rsidR="00F40DEA" w:rsidRPr="008C4FA4" w:rsidRDefault="00F40DEA" w:rsidP="006E2AA5">
      <w:pPr>
        <w:numPr>
          <w:ilvl w:val="0"/>
          <w:numId w:val="27"/>
        </w:numPr>
        <w:spacing w:before="120"/>
        <w:rPr>
          <w:b/>
        </w:rPr>
      </w:pPr>
      <w:r w:rsidRPr="008C4FA4">
        <w:rPr>
          <w:b/>
        </w:rPr>
        <w:t>Business Stakeholders</w:t>
      </w:r>
    </w:p>
    <w:p w14:paraId="61F5A1BE" w14:textId="77777777" w:rsidR="00F40DEA" w:rsidRDefault="00F40DEA" w:rsidP="00477416">
      <w:pPr>
        <w:spacing w:before="120"/>
        <w:ind w:firstLine="720"/>
      </w:pPr>
      <w:r w:rsidRPr="006F6FF7">
        <w:rPr>
          <w:b/>
        </w:rPr>
        <w:t>Value:</w:t>
      </w:r>
      <w:r>
        <w:t xml:space="preserve"> Centralized control over product configurations and rules.</w:t>
      </w:r>
    </w:p>
    <w:p w14:paraId="274AD3B0" w14:textId="77777777" w:rsidR="00F40DEA" w:rsidRPr="00477416" w:rsidRDefault="00F40DEA" w:rsidP="00477416">
      <w:pPr>
        <w:spacing w:before="120"/>
        <w:ind w:firstLine="720"/>
        <w:rPr>
          <w:b/>
        </w:rPr>
      </w:pPr>
      <w:r w:rsidRPr="006F6FF7">
        <w:rPr>
          <w:b/>
        </w:rPr>
        <w:t>Gains</w:t>
      </w:r>
      <w:r w:rsidRPr="00477416">
        <w:rPr>
          <w:b/>
        </w:rPr>
        <w:t>:</w:t>
      </w:r>
    </w:p>
    <w:p w14:paraId="7CA7BC5C" w14:textId="77777777" w:rsidR="00F40DEA" w:rsidRDefault="00F40DEA" w:rsidP="006E2AA5">
      <w:pPr>
        <w:numPr>
          <w:ilvl w:val="0"/>
          <w:numId w:val="72"/>
        </w:numPr>
        <w:spacing w:before="120"/>
      </w:pPr>
      <w:r>
        <w:t>Rule-based configurator to ensure compliance with product standards.</w:t>
      </w:r>
    </w:p>
    <w:p w14:paraId="49F202D1" w14:textId="77777777" w:rsidR="00F40DEA" w:rsidRDefault="00F40DEA" w:rsidP="006E2AA5">
      <w:pPr>
        <w:numPr>
          <w:ilvl w:val="0"/>
          <w:numId w:val="72"/>
        </w:numPr>
        <w:spacing w:before="120"/>
      </w:pPr>
      <w:r>
        <w:t>Analytics on usage patterns and configuration trends.</w:t>
      </w:r>
    </w:p>
    <w:p w14:paraId="6462ED41" w14:textId="77777777" w:rsidR="00F40DEA" w:rsidRDefault="00F40DEA" w:rsidP="006E2AA5">
      <w:pPr>
        <w:numPr>
          <w:ilvl w:val="0"/>
          <w:numId w:val="72"/>
        </w:numPr>
        <w:spacing w:before="120"/>
      </w:pPr>
      <w:r>
        <w:t>Reduced dependency on engineering for minor changes.</w:t>
      </w:r>
    </w:p>
    <w:p w14:paraId="4234D4F1" w14:textId="77777777" w:rsidR="00F40DEA" w:rsidRDefault="00F40DEA" w:rsidP="00F40DEA">
      <w:pPr>
        <w:spacing w:before="120"/>
      </w:pPr>
    </w:p>
    <w:p w14:paraId="7FDA04D4" w14:textId="511CF137" w:rsidR="00F40DEA" w:rsidRPr="006F6FF7" w:rsidRDefault="00F40DEA" w:rsidP="006E2AA5">
      <w:pPr>
        <w:numPr>
          <w:ilvl w:val="0"/>
          <w:numId w:val="27"/>
        </w:numPr>
        <w:spacing w:before="120"/>
        <w:rPr>
          <w:b/>
        </w:rPr>
      </w:pPr>
      <w:r w:rsidRPr="006F6FF7">
        <w:rPr>
          <w:b/>
        </w:rPr>
        <w:t>Engineering / Development Teams</w:t>
      </w:r>
    </w:p>
    <w:p w14:paraId="69F82CB4" w14:textId="77777777" w:rsidR="00F40DEA" w:rsidRDefault="00F40DEA" w:rsidP="00690B7A">
      <w:pPr>
        <w:spacing w:before="120"/>
        <w:ind w:firstLine="720"/>
      </w:pPr>
      <w:r w:rsidRPr="006F6FF7">
        <w:rPr>
          <w:b/>
        </w:rPr>
        <w:t>Value</w:t>
      </w:r>
      <w:r w:rsidRPr="00690B7A">
        <w:rPr>
          <w:b/>
        </w:rPr>
        <w:t xml:space="preserve">: </w:t>
      </w:r>
      <w:r>
        <w:t>Modular, scalable architecture for easy maintenance and extension.</w:t>
      </w:r>
    </w:p>
    <w:p w14:paraId="70D7E09C" w14:textId="77777777" w:rsidR="00F40DEA" w:rsidRPr="00690B7A" w:rsidRDefault="00F40DEA" w:rsidP="00690B7A">
      <w:pPr>
        <w:spacing w:before="120"/>
        <w:ind w:firstLine="720"/>
        <w:rPr>
          <w:b/>
        </w:rPr>
      </w:pPr>
      <w:r w:rsidRPr="006F6FF7">
        <w:rPr>
          <w:b/>
        </w:rPr>
        <w:t>Gains</w:t>
      </w:r>
      <w:r w:rsidRPr="00690B7A">
        <w:rPr>
          <w:b/>
        </w:rPr>
        <w:t>:</w:t>
      </w:r>
    </w:p>
    <w:p w14:paraId="24D0BE1B" w14:textId="77777777" w:rsidR="00F40DEA" w:rsidRDefault="00F40DEA" w:rsidP="006E2AA5">
      <w:pPr>
        <w:numPr>
          <w:ilvl w:val="0"/>
          <w:numId w:val="72"/>
        </w:numPr>
        <w:spacing w:before="120"/>
      </w:pPr>
      <w:r>
        <w:t>Microservices-based backend for flexibility.</w:t>
      </w:r>
    </w:p>
    <w:p w14:paraId="7719C7FB" w14:textId="77777777" w:rsidR="00F40DEA" w:rsidRDefault="00F40DEA" w:rsidP="006E2AA5">
      <w:pPr>
        <w:numPr>
          <w:ilvl w:val="0"/>
          <w:numId w:val="72"/>
        </w:numPr>
        <w:spacing w:before="120"/>
      </w:pPr>
      <w:r>
        <w:t>API-driven integration with existing systems (ERP, PLM).</w:t>
      </w:r>
    </w:p>
    <w:p w14:paraId="3319CE89" w14:textId="77777777" w:rsidR="00F40DEA" w:rsidRDefault="00F40DEA" w:rsidP="006E2AA5">
      <w:pPr>
        <w:numPr>
          <w:ilvl w:val="0"/>
          <w:numId w:val="72"/>
        </w:numPr>
        <w:spacing w:before="120"/>
      </w:pPr>
      <w:r>
        <w:t>CI/CD pipelines for faster deployment cycles.</w:t>
      </w:r>
    </w:p>
    <w:p w14:paraId="00153C68" w14:textId="77777777" w:rsidR="00F40DEA" w:rsidRDefault="00F40DEA" w:rsidP="00F40DEA">
      <w:pPr>
        <w:spacing w:before="120"/>
      </w:pPr>
    </w:p>
    <w:p w14:paraId="62B14C42" w14:textId="65172EFF" w:rsidR="00F40DEA" w:rsidRPr="006F6FF7" w:rsidRDefault="00F40DEA" w:rsidP="006E2AA5">
      <w:pPr>
        <w:numPr>
          <w:ilvl w:val="0"/>
          <w:numId w:val="27"/>
        </w:numPr>
        <w:spacing w:before="120"/>
        <w:rPr>
          <w:b/>
        </w:rPr>
      </w:pPr>
      <w:r w:rsidRPr="006F6FF7">
        <w:rPr>
          <w:b/>
        </w:rPr>
        <w:t>End Users (Warehouse Designers / Field Engineers</w:t>
      </w:r>
      <w:r w:rsidR="00DC1FA4" w:rsidRPr="006F6FF7">
        <w:rPr>
          <w:b/>
        </w:rPr>
        <w:t xml:space="preserve"> / Sales / Dealers</w:t>
      </w:r>
      <w:r w:rsidRPr="006F6FF7">
        <w:rPr>
          <w:b/>
        </w:rPr>
        <w:t>)</w:t>
      </w:r>
    </w:p>
    <w:p w14:paraId="6D7F0289" w14:textId="77777777" w:rsidR="00F40DEA" w:rsidRPr="00CC2DB4" w:rsidRDefault="00F40DEA" w:rsidP="00CC2DB4">
      <w:pPr>
        <w:spacing w:before="120"/>
        <w:ind w:firstLine="720"/>
        <w:rPr>
          <w:b/>
        </w:rPr>
      </w:pPr>
      <w:r w:rsidRPr="006F6FF7">
        <w:rPr>
          <w:b/>
        </w:rPr>
        <w:t>Value</w:t>
      </w:r>
      <w:r w:rsidRPr="00CC2DB4">
        <w:rPr>
          <w:b/>
        </w:rPr>
        <w:t xml:space="preserve">: </w:t>
      </w:r>
      <w:r>
        <w:t>Intuitive interface for layout creation and validation.</w:t>
      </w:r>
    </w:p>
    <w:p w14:paraId="3C914545" w14:textId="77777777" w:rsidR="00F40DEA" w:rsidRPr="00CC2DB4" w:rsidRDefault="00F40DEA" w:rsidP="00CC2DB4">
      <w:pPr>
        <w:spacing w:before="120"/>
        <w:ind w:firstLine="720"/>
        <w:rPr>
          <w:b/>
        </w:rPr>
      </w:pPr>
      <w:r w:rsidRPr="006F6FF7">
        <w:rPr>
          <w:b/>
        </w:rPr>
        <w:t>Gains</w:t>
      </w:r>
      <w:r w:rsidRPr="00CC2DB4">
        <w:rPr>
          <w:b/>
        </w:rPr>
        <w:t>:</w:t>
      </w:r>
    </w:p>
    <w:p w14:paraId="2B7A4170" w14:textId="77777777" w:rsidR="00F40DEA" w:rsidRDefault="00F40DEA" w:rsidP="006E2AA5">
      <w:pPr>
        <w:numPr>
          <w:ilvl w:val="0"/>
          <w:numId w:val="72"/>
        </w:numPr>
        <w:spacing w:before="120"/>
      </w:pPr>
      <w:r>
        <w:t>Drag-and-drop components with real-time feedback.</w:t>
      </w:r>
    </w:p>
    <w:p w14:paraId="0C2D4047" w14:textId="77777777" w:rsidR="00F40DEA" w:rsidRDefault="00F40DEA" w:rsidP="006E2AA5">
      <w:pPr>
        <w:numPr>
          <w:ilvl w:val="0"/>
          <w:numId w:val="72"/>
        </w:numPr>
        <w:spacing w:before="120"/>
      </w:pPr>
      <w:r>
        <w:lastRenderedPageBreak/>
        <w:t>Error-checking and constraint validation.</w:t>
      </w:r>
    </w:p>
    <w:p w14:paraId="26A7860D" w14:textId="47734A14" w:rsidR="00F40DEA" w:rsidRPr="00AF5124" w:rsidRDefault="00F40DEA" w:rsidP="006E2AA5">
      <w:pPr>
        <w:numPr>
          <w:ilvl w:val="0"/>
          <w:numId w:val="27"/>
        </w:numPr>
        <w:spacing w:before="120"/>
        <w:rPr>
          <w:b/>
        </w:rPr>
      </w:pPr>
      <w:r w:rsidRPr="00AF5124">
        <w:rPr>
          <w:b/>
        </w:rPr>
        <w:t>IT &amp; Cloud Operations</w:t>
      </w:r>
    </w:p>
    <w:p w14:paraId="215DCDB7" w14:textId="77777777" w:rsidR="00F40DEA" w:rsidRPr="005E2F9D" w:rsidRDefault="00F40DEA" w:rsidP="005E2F9D">
      <w:pPr>
        <w:spacing w:before="120"/>
        <w:ind w:firstLine="720"/>
        <w:rPr>
          <w:b/>
        </w:rPr>
      </w:pPr>
      <w:r w:rsidRPr="00AF5124">
        <w:rPr>
          <w:b/>
        </w:rPr>
        <w:t>Value</w:t>
      </w:r>
      <w:r w:rsidRPr="005E2F9D">
        <w:rPr>
          <w:b/>
        </w:rPr>
        <w:t xml:space="preserve">: </w:t>
      </w:r>
      <w:r>
        <w:t>Secure, scalable, and cost-optimized cloud infrastructure.</w:t>
      </w:r>
    </w:p>
    <w:p w14:paraId="26A99A4F" w14:textId="77777777" w:rsidR="00F40DEA" w:rsidRPr="005E2F9D" w:rsidRDefault="00F40DEA" w:rsidP="005E2F9D">
      <w:pPr>
        <w:spacing w:before="120"/>
        <w:ind w:firstLine="720"/>
        <w:rPr>
          <w:b/>
        </w:rPr>
      </w:pPr>
      <w:r w:rsidRPr="00AF5124">
        <w:rPr>
          <w:b/>
        </w:rPr>
        <w:t>Gains</w:t>
      </w:r>
      <w:r w:rsidRPr="005E2F9D">
        <w:rPr>
          <w:b/>
        </w:rPr>
        <w:t>:</w:t>
      </w:r>
    </w:p>
    <w:p w14:paraId="0FA8F846" w14:textId="77777777" w:rsidR="00F40DEA" w:rsidRDefault="00F40DEA" w:rsidP="006E2AA5">
      <w:pPr>
        <w:numPr>
          <w:ilvl w:val="0"/>
          <w:numId w:val="72"/>
        </w:numPr>
        <w:spacing w:before="120"/>
      </w:pPr>
      <w:r>
        <w:t>AWS-native services for performance and reliability.</w:t>
      </w:r>
    </w:p>
    <w:p w14:paraId="11357B16" w14:textId="2C0DF150" w:rsidR="004B01F7" w:rsidRPr="004B01F7" w:rsidRDefault="00F40DEA">
      <w:pPr>
        <w:numPr>
          <w:ilvl w:val="0"/>
          <w:numId w:val="72"/>
        </w:numPr>
        <w:spacing w:before="120"/>
      </w:pPr>
      <w:r>
        <w:t>Role-based access control and audit logging.</w:t>
      </w:r>
    </w:p>
    <w:p w14:paraId="0216CE5C" w14:textId="77777777" w:rsidR="003B619B" w:rsidRPr="000A6C73" w:rsidRDefault="003B619B" w:rsidP="002567BE">
      <w:pPr>
        <w:pStyle w:val="Heading1"/>
        <w:numPr>
          <w:ilvl w:val="0"/>
          <w:numId w:val="20"/>
        </w:numPr>
        <w:rPr>
          <w:rFonts w:ascii="Arial" w:eastAsia="MS Mincho" w:hAnsi="Arial" w:cs="Arial"/>
          <w:b/>
          <w:sz w:val="24"/>
          <w:szCs w:val="24"/>
        </w:rPr>
      </w:pPr>
      <w:bookmarkStart w:id="48" w:name="_Toc265244889"/>
      <w:bookmarkStart w:id="49" w:name="_Toc267402522"/>
      <w:bookmarkStart w:id="50" w:name="_Toc209523176"/>
      <w:bookmarkStart w:id="51" w:name="_Toc436203381"/>
      <w:r w:rsidRPr="000A6C73">
        <w:rPr>
          <w:rFonts w:ascii="Arial" w:eastAsia="MS Mincho" w:hAnsi="Arial" w:cs="Arial"/>
          <w:b/>
          <w:sz w:val="24"/>
          <w:szCs w:val="24"/>
        </w:rPr>
        <w:t>Product Environment</w:t>
      </w:r>
      <w:bookmarkEnd w:id="48"/>
      <w:bookmarkEnd w:id="49"/>
      <w:bookmarkEnd w:id="50"/>
    </w:p>
    <w:p w14:paraId="5186F2F1" w14:textId="77777777" w:rsidR="00F742BE" w:rsidRPr="00F742BE" w:rsidRDefault="00F742BE" w:rsidP="00F742BE">
      <w:pPr>
        <w:pStyle w:val="ListParagraph"/>
        <w:keepNext/>
        <w:widowControl w:val="0"/>
        <w:numPr>
          <w:ilvl w:val="0"/>
          <w:numId w:val="7"/>
        </w:numPr>
        <w:spacing w:before="120" w:after="60" w:line="240" w:lineRule="atLeast"/>
        <w:contextualSpacing w:val="0"/>
        <w:jc w:val="both"/>
        <w:outlineLvl w:val="1"/>
        <w:rPr>
          <w:rFonts w:ascii="Arial" w:eastAsia="Times New Roman" w:hAnsi="Arial" w:cs="Arial"/>
          <w:b/>
          <w:vanish/>
          <w:spacing w:val="-10"/>
          <w:kern w:val="28"/>
          <w:sz w:val="20"/>
          <w:szCs w:val="20"/>
        </w:rPr>
      </w:pPr>
      <w:bookmarkStart w:id="52" w:name="_Toc265244890"/>
      <w:bookmarkStart w:id="53" w:name="_Toc267402523"/>
      <w:bookmarkStart w:id="54" w:name="_Toc209523177"/>
    </w:p>
    <w:p w14:paraId="05BC2983" w14:textId="1D34FC28" w:rsidR="00862776" w:rsidRDefault="003B619B" w:rsidP="00862776">
      <w:pPr>
        <w:pStyle w:val="Heading2"/>
        <w:keepLines w:val="0"/>
        <w:widowControl w:val="0"/>
        <w:numPr>
          <w:ilvl w:val="1"/>
          <w:numId w:val="7"/>
        </w:numPr>
        <w:spacing w:before="120" w:after="60" w:afterAutospacing="0" w:line="240" w:lineRule="atLeast"/>
        <w:rPr>
          <w:rFonts w:ascii="Arial" w:hAnsi="Arial" w:cs="Arial"/>
          <w:b/>
        </w:rPr>
      </w:pPr>
      <w:r w:rsidRPr="008D5349">
        <w:rPr>
          <w:rFonts w:ascii="Arial" w:hAnsi="Arial" w:cs="Arial"/>
          <w:b/>
        </w:rPr>
        <w:t>Environmental Analysis &amp; Statutory Requirements</w:t>
      </w:r>
      <w:bookmarkEnd w:id="52"/>
      <w:bookmarkEnd w:id="53"/>
      <w:bookmarkEnd w:id="54"/>
    </w:p>
    <w:p w14:paraId="47684A38" w14:textId="77777777" w:rsidR="0083738F" w:rsidRPr="0083738F" w:rsidRDefault="0083738F" w:rsidP="0083738F">
      <w:pPr>
        <w:pStyle w:val="BodyText"/>
      </w:pPr>
    </w:p>
    <w:p w14:paraId="3588D789" w14:textId="77777777" w:rsidR="003B619B" w:rsidRPr="007D702E" w:rsidRDefault="003B619B" w:rsidP="00EF3C7A">
      <w:pPr>
        <w:ind w:left="360" w:firstLine="360"/>
        <w:rPr>
          <w:color w:val="000000"/>
        </w:rPr>
      </w:pPr>
      <w:r w:rsidRPr="007D702E">
        <w:rPr>
          <w:color w:val="000000"/>
        </w:rPr>
        <w:t>[PESTLE analysis in brief, the working environment conditions for product and explicitly cite the statutory requirements that need to be met, location specific, regulatory compliance etc.]</w:t>
      </w:r>
    </w:p>
    <w:p w14:paraId="468917A0" w14:textId="77777777" w:rsidR="00EF3C7A" w:rsidRPr="00EF3C7A" w:rsidRDefault="00EF3C7A" w:rsidP="00EF3C7A">
      <w:pPr>
        <w:ind w:left="360" w:firstLine="360"/>
        <w:rPr>
          <w:color w:val="000000"/>
          <w:highlight w:val="yellow"/>
        </w:rPr>
      </w:pPr>
    </w:p>
    <w:tbl>
      <w:tblPr>
        <w:tblW w:w="981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6"/>
        <w:gridCol w:w="1638"/>
        <w:gridCol w:w="2925"/>
        <w:gridCol w:w="3688"/>
      </w:tblGrid>
      <w:tr w:rsidR="0027229A" w:rsidRPr="004E0BBF" w14:paraId="14F49ADA" w14:textId="77777777" w:rsidTr="009D4BF1">
        <w:trPr>
          <w:trHeight w:val="329"/>
        </w:trPr>
        <w:tc>
          <w:tcPr>
            <w:tcW w:w="1560" w:type="dxa"/>
            <w:noWrap/>
            <w:vAlign w:val="bottom"/>
            <w:hideMark/>
          </w:tcPr>
          <w:p w14:paraId="6439E3D4" w14:textId="77777777" w:rsidR="004E0BBF" w:rsidRPr="00EF3C7A" w:rsidRDefault="004E0BBF" w:rsidP="004E0BBF">
            <w:pPr>
              <w:jc w:val="left"/>
              <w:rPr>
                <w:rFonts w:cs="Arial"/>
                <w:b/>
                <w:color w:val="000000"/>
                <w:spacing w:val="0"/>
              </w:rPr>
            </w:pPr>
            <w:r w:rsidRPr="00EF3C7A">
              <w:rPr>
                <w:rFonts w:cs="Arial"/>
                <w:b/>
                <w:color w:val="000000"/>
                <w:spacing w:val="0"/>
              </w:rPr>
              <w:t>Factor</w:t>
            </w:r>
          </w:p>
        </w:tc>
        <w:tc>
          <w:tcPr>
            <w:tcW w:w="1638" w:type="dxa"/>
            <w:noWrap/>
            <w:vAlign w:val="bottom"/>
            <w:hideMark/>
          </w:tcPr>
          <w:p w14:paraId="1BE6255E" w14:textId="77777777" w:rsidR="004E0BBF" w:rsidRPr="00EF3C7A" w:rsidRDefault="004E0BBF" w:rsidP="004E0BBF">
            <w:pPr>
              <w:jc w:val="left"/>
              <w:rPr>
                <w:rFonts w:cs="Arial"/>
                <w:b/>
                <w:color w:val="000000"/>
                <w:spacing w:val="0"/>
              </w:rPr>
            </w:pPr>
            <w:r w:rsidRPr="00EF3C7A">
              <w:rPr>
                <w:rFonts w:cs="Arial"/>
                <w:b/>
                <w:color w:val="000000"/>
                <w:spacing w:val="0"/>
              </w:rPr>
              <w:t>Impact Area</w:t>
            </w:r>
          </w:p>
        </w:tc>
        <w:tc>
          <w:tcPr>
            <w:tcW w:w="2925" w:type="dxa"/>
            <w:noWrap/>
            <w:vAlign w:val="bottom"/>
            <w:hideMark/>
          </w:tcPr>
          <w:p w14:paraId="67344975" w14:textId="77777777" w:rsidR="004E0BBF" w:rsidRPr="00EF3C7A" w:rsidRDefault="004E0BBF" w:rsidP="004E0BBF">
            <w:pPr>
              <w:jc w:val="left"/>
              <w:rPr>
                <w:rFonts w:cs="Arial"/>
                <w:b/>
                <w:color w:val="000000"/>
                <w:spacing w:val="0"/>
              </w:rPr>
            </w:pPr>
            <w:r w:rsidRPr="00EF3C7A">
              <w:rPr>
                <w:rFonts w:cs="Arial"/>
                <w:b/>
                <w:color w:val="000000"/>
                <w:spacing w:val="0"/>
              </w:rPr>
              <w:t>Key Considerations</w:t>
            </w:r>
          </w:p>
        </w:tc>
        <w:tc>
          <w:tcPr>
            <w:tcW w:w="3688" w:type="dxa"/>
            <w:noWrap/>
            <w:vAlign w:val="bottom"/>
            <w:hideMark/>
          </w:tcPr>
          <w:p w14:paraId="5BF30430" w14:textId="77777777" w:rsidR="004E0BBF" w:rsidRPr="00EF3C7A" w:rsidRDefault="004E0BBF" w:rsidP="004E0BBF">
            <w:pPr>
              <w:jc w:val="left"/>
              <w:rPr>
                <w:rFonts w:cs="Arial"/>
                <w:b/>
                <w:color w:val="000000"/>
                <w:spacing w:val="0"/>
              </w:rPr>
            </w:pPr>
            <w:r w:rsidRPr="00EF3C7A">
              <w:rPr>
                <w:rFonts w:cs="Arial"/>
                <w:b/>
                <w:color w:val="000000"/>
                <w:spacing w:val="0"/>
              </w:rPr>
              <w:t>Implications for Development</w:t>
            </w:r>
          </w:p>
        </w:tc>
      </w:tr>
      <w:tr w:rsidR="0027229A" w:rsidRPr="004E0BBF" w14:paraId="6D701B4E" w14:textId="77777777" w:rsidTr="009D4BF1">
        <w:trPr>
          <w:trHeight w:val="272"/>
        </w:trPr>
        <w:tc>
          <w:tcPr>
            <w:tcW w:w="1560" w:type="dxa"/>
            <w:noWrap/>
            <w:vAlign w:val="bottom"/>
            <w:hideMark/>
          </w:tcPr>
          <w:p w14:paraId="06E568E0" w14:textId="77777777" w:rsidR="004E0BBF" w:rsidRPr="009C08E9" w:rsidRDefault="004E0BBF" w:rsidP="004E0BBF">
            <w:pPr>
              <w:jc w:val="left"/>
              <w:rPr>
                <w:rFonts w:cs="Arial"/>
                <w:b/>
                <w:color w:val="000000"/>
                <w:spacing w:val="0"/>
              </w:rPr>
            </w:pPr>
            <w:r w:rsidRPr="009C08E9">
              <w:rPr>
                <w:rFonts w:cs="Arial"/>
                <w:b/>
                <w:color w:val="000000"/>
                <w:spacing w:val="0"/>
              </w:rPr>
              <w:t>Political</w:t>
            </w:r>
          </w:p>
        </w:tc>
        <w:tc>
          <w:tcPr>
            <w:tcW w:w="1638" w:type="dxa"/>
            <w:noWrap/>
            <w:vAlign w:val="bottom"/>
            <w:hideMark/>
          </w:tcPr>
          <w:p w14:paraId="29F51E63" w14:textId="77777777" w:rsidR="004E0BBF" w:rsidRPr="009C08E9" w:rsidRDefault="004E0BBF" w:rsidP="004E0BBF">
            <w:pPr>
              <w:jc w:val="left"/>
              <w:rPr>
                <w:rFonts w:cs="Arial"/>
                <w:color w:val="000000"/>
                <w:spacing w:val="0"/>
              </w:rPr>
            </w:pPr>
            <w:r w:rsidRPr="009C08E9">
              <w:rPr>
                <w:rFonts w:cs="Arial"/>
                <w:color w:val="000000"/>
                <w:spacing w:val="0"/>
              </w:rPr>
              <w:t>Data Hosting &amp; Compliance</w:t>
            </w:r>
          </w:p>
        </w:tc>
        <w:tc>
          <w:tcPr>
            <w:tcW w:w="2925" w:type="dxa"/>
            <w:noWrap/>
            <w:vAlign w:val="bottom"/>
            <w:hideMark/>
          </w:tcPr>
          <w:p w14:paraId="3B9B7A9B" w14:textId="77777777" w:rsidR="004E0BBF" w:rsidRPr="009C08E9" w:rsidRDefault="004E0BBF" w:rsidP="004E0BBF">
            <w:pPr>
              <w:jc w:val="left"/>
              <w:rPr>
                <w:rFonts w:cs="Arial"/>
                <w:color w:val="000000"/>
                <w:spacing w:val="0"/>
              </w:rPr>
            </w:pPr>
            <w:r w:rsidRPr="009C08E9">
              <w:rPr>
                <w:rFonts w:cs="Arial"/>
                <w:color w:val="000000"/>
                <w:spacing w:val="0"/>
              </w:rPr>
              <w:t>Government regulations on data residency (e.g., India’s data localization laws)</w:t>
            </w:r>
          </w:p>
        </w:tc>
        <w:tc>
          <w:tcPr>
            <w:tcW w:w="3688" w:type="dxa"/>
            <w:noWrap/>
            <w:vAlign w:val="bottom"/>
            <w:hideMark/>
          </w:tcPr>
          <w:p w14:paraId="56BB6074" w14:textId="77777777" w:rsidR="004E0BBF" w:rsidRPr="009C08E9" w:rsidRDefault="004E0BBF" w:rsidP="004E0BBF">
            <w:pPr>
              <w:jc w:val="left"/>
              <w:rPr>
                <w:rFonts w:cs="Arial"/>
                <w:color w:val="000000"/>
                <w:spacing w:val="0"/>
              </w:rPr>
            </w:pPr>
            <w:r w:rsidRPr="009C08E9">
              <w:rPr>
                <w:rFonts w:cs="Arial"/>
                <w:color w:val="000000"/>
                <w:spacing w:val="0"/>
              </w:rPr>
              <w:t xml:space="preserve">Choose AWS </w:t>
            </w:r>
            <w:commentRangeStart w:id="55"/>
            <w:commentRangeStart w:id="56"/>
            <w:r w:rsidRPr="009C08E9">
              <w:rPr>
                <w:rFonts w:cs="Arial"/>
                <w:color w:val="000000"/>
                <w:spacing w:val="0"/>
              </w:rPr>
              <w:t>regions</w:t>
            </w:r>
            <w:commentRangeEnd w:id="55"/>
            <w:r w:rsidR="00E5488D">
              <w:rPr>
                <w:rStyle w:val="CommentReference"/>
              </w:rPr>
              <w:commentReference w:id="55"/>
            </w:r>
            <w:commentRangeEnd w:id="56"/>
            <w:r w:rsidR="00A519C1">
              <w:rPr>
                <w:rStyle w:val="CommentReference"/>
              </w:rPr>
              <w:commentReference w:id="56"/>
            </w:r>
            <w:r w:rsidRPr="009C08E9">
              <w:rPr>
                <w:rFonts w:cs="Arial"/>
                <w:color w:val="000000"/>
                <w:spacing w:val="0"/>
              </w:rPr>
              <w:t xml:space="preserve"> carefully</w:t>
            </w:r>
          </w:p>
        </w:tc>
      </w:tr>
      <w:tr w:rsidR="0027229A" w:rsidRPr="004E0BBF" w14:paraId="3BBAD281" w14:textId="77777777" w:rsidTr="009D4BF1">
        <w:trPr>
          <w:trHeight w:val="272"/>
        </w:trPr>
        <w:tc>
          <w:tcPr>
            <w:tcW w:w="1560" w:type="dxa"/>
            <w:noWrap/>
            <w:vAlign w:val="bottom"/>
            <w:hideMark/>
          </w:tcPr>
          <w:p w14:paraId="00D45F06" w14:textId="77777777" w:rsidR="004E0BBF" w:rsidRPr="009C08E9" w:rsidRDefault="004E0BBF" w:rsidP="004E0BBF">
            <w:pPr>
              <w:jc w:val="left"/>
              <w:rPr>
                <w:rFonts w:cs="Arial"/>
                <w:b/>
                <w:color w:val="000000"/>
                <w:spacing w:val="0"/>
              </w:rPr>
            </w:pPr>
            <w:r w:rsidRPr="009C08E9">
              <w:rPr>
                <w:rFonts w:cs="Arial"/>
                <w:b/>
                <w:color w:val="000000"/>
                <w:spacing w:val="0"/>
              </w:rPr>
              <w:t>Political</w:t>
            </w:r>
          </w:p>
        </w:tc>
        <w:tc>
          <w:tcPr>
            <w:tcW w:w="1638" w:type="dxa"/>
            <w:noWrap/>
            <w:vAlign w:val="bottom"/>
            <w:hideMark/>
          </w:tcPr>
          <w:p w14:paraId="6E4E1B01" w14:textId="77777777" w:rsidR="004E0BBF" w:rsidRPr="009C08E9" w:rsidRDefault="004E0BBF" w:rsidP="004E0BBF">
            <w:pPr>
              <w:jc w:val="left"/>
              <w:rPr>
                <w:rFonts w:cs="Arial"/>
                <w:color w:val="000000"/>
                <w:spacing w:val="0"/>
              </w:rPr>
            </w:pPr>
            <w:r w:rsidRPr="009C08E9">
              <w:rPr>
                <w:rFonts w:cs="Arial"/>
                <w:color w:val="000000"/>
                <w:spacing w:val="0"/>
              </w:rPr>
              <w:t>Data Hosting &amp; Compliance</w:t>
            </w:r>
          </w:p>
        </w:tc>
        <w:tc>
          <w:tcPr>
            <w:tcW w:w="2925" w:type="dxa"/>
            <w:noWrap/>
            <w:vAlign w:val="bottom"/>
            <w:hideMark/>
          </w:tcPr>
          <w:p w14:paraId="456EED8D" w14:textId="77777777" w:rsidR="004E0BBF" w:rsidRPr="009C08E9" w:rsidRDefault="004E0BBF" w:rsidP="004E0BBF">
            <w:pPr>
              <w:jc w:val="left"/>
              <w:rPr>
                <w:rFonts w:cs="Arial"/>
                <w:color w:val="000000"/>
                <w:spacing w:val="0"/>
              </w:rPr>
            </w:pPr>
            <w:r w:rsidRPr="009C08E9">
              <w:rPr>
                <w:rFonts w:cs="Arial"/>
                <w:color w:val="000000"/>
                <w:spacing w:val="0"/>
              </w:rPr>
              <w:t>Trade restrictions affecting dealer access across borders</w:t>
            </w:r>
          </w:p>
        </w:tc>
        <w:tc>
          <w:tcPr>
            <w:tcW w:w="3688" w:type="dxa"/>
            <w:noWrap/>
            <w:vAlign w:val="bottom"/>
            <w:hideMark/>
          </w:tcPr>
          <w:p w14:paraId="4B9C06B9" w14:textId="77777777" w:rsidR="004E0BBF" w:rsidRPr="009C08E9" w:rsidRDefault="004E0BBF" w:rsidP="004E0BBF">
            <w:pPr>
              <w:jc w:val="left"/>
              <w:rPr>
                <w:rFonts w:cs="Arial"/>
                <w:color w:val="000000"/>
                <w:spacing w:val="0"/>
              </w:rPr>
            </w:pPr>
            <w:commentRangeStart w:id="58"/>
            <w:r w:rsidRPr="009C08E9">
              <w:rPr>
                <w:rFonts w:cs="Arial"/>
                <w:color w:val="000000"/>
                <w:spacing w:val="0"/>
              </w:rPr>
              <w:t>Ensure</w:t>
            </w:r>
            <w:commentRangeEnd w:id="58"/>
            <w:r w:rsidR="00D873CF">
              <w:rPr>
                <w:rStyle w:val="CommentReference"/>
              </w:rPr>
              <w:commentReference w:id="58"/>
            </w:r>
            <w:r w:rsidRPr="009C08E9">
              <w:rPr>
                <w:rFonts w:cs="Arial"/>
                <w:color w:val="000000"/>
                <w:spacing w:val="0"/>
              </w:rPr>
              <w:t xml:space="preserve"> compliance with local hosting laws</w:t>
            </w:r>
          </w:p>
        </w:tc>
      </w:tr>
      <w:tr w:rsidR="0027229A" w:rsidRPr="004E0BBF" w14:paraId="76406250" w14:textId="77777777" w:rsidTr="009D4BF1">
        <w:trPr>
          <w:trHeight w:val="272"/>
        </w:trPr>
        <w:tc>
          <w:tcPr>
            <w:tcW w:w="1560" w:type="dxa"/>
            <w:noWrap/>
            <w:vAlign w:val="bottom"/>
            <w:hideMark/>
          </w:tcPr>
          <w:p w14:paraId="092A7CE7" w14:textId="77777777" w:rsidR="004E0BBF" w:rsidRPr="009C08E9" w:rsidRDefault="004E0BBF" w:rsidP="004E0BBF">
            <w:pPr>
              <w:jc w:val="left"/>
              <w:rPr>
                <w:rFonts w:cs="Arial"/>
                <w:b/>
                <w:color w:val="000000"/>
                <w:spacing w:val="0"/>
              </w:rPr>
            </w:pPr>
            <w:r w:rsidRPr="009C08E9">
              <w:rPr>
                <w:rFonts w:cs="Arial"/>
                <w:b/>
                <w:color w:val="000000"/>
                <w:spacing w:val="0"/>
              </w:rPr>
              <w:t>Political</w:t>
            </w:r>
          </w:p>
        </w:tc>
        <w:tc>
          <w:tcPr>
            <w:tcW w:w="1638" w:type="dxa"/>
            <w:noWrap/>
            <w:vAlign w:val="bottom"/>
            <w:hideMark/>
          </w:tcPr>
          <w:p w14:paraId="3E065BD2" w14:textId="77777777" w:rsidR="004E0BBF" w:rsidRPr="009C08E9" w:rsidRDefault="004E0BBF" w:rsidP="004E0BBF">
            <w:pPr>
              <w:jc w:val="left"/>
              <w:rPr>
                <w:rFonts w:cs="Arial"/>
                <w:color w:val="000000"/>
                <w:spacing w:val="0"/>
              </w:rPr>
            </w:pPr>
            <w:r w:rsidRPr="009C08E9">
              <w:rPr>
                <w:rFonts w:cs="Arial"/>
                <w:color w:val="000000"/>
                <w:spacing w:val="0"/>
              </w:rPr>
              <w:t>Data Hosting &amp; Compliance</w:t>
            </w:r>
          </w:p>
        </w:tc>
        <w:tc>
          <w:tcPr>
            <w:tcW w:w="2925" w:type="dxa"/>
            <w:noWrap/>
            <w:vAlign w:val="bottom"/>
            <w:hideMark/>
          </w:tcPr>
          <w:p w14:paraId="14FD6015" w14:textId="77777777" w:rsidR="004E0BBF" w:rsidRPr="009C08E9" w:rsidRDefault="004E0BBF" w:rsidP="004E0BBF">
            <w:pPr>
              <w:jc w:val="left"/>
              <w:rPr>
                <w:rFonts w:cs="Arial"/>
                <w:color w:val="000000"/>
                <w:spacing w:val="0"/>
              </w:rPr>
            </w:pPr>
            <w:r w:rsidRPr="009C08E9">
              <w:rPr>
                <w:rFonts w:cs="Arial"/>
                <w:color w:val="000000"/>
                <w:spacing w:val="0"/>
              </w:rPr>
              <w:t>Expansion on APAC and Americas</w:t>
            </w:r>
          </w:p>
        </w:tc>
        <w:tc>
          <w:tcPr>
            <w:tcW w:w="3688" w:type="dxa"/>
            <w:noWrap/>
            <w:vAlign w:val="bottom"/>
            <w:hideMark/>
          </w:tcPr>
          <w:p w14:paraId="575BC278" w14:textId="77777777" w:rsidR="004E0BBF" w:rsidRPr="009C08E9" w:rsidRDefault="004E0BBF" w:rsidP="004E0BBF">
            <w:pPr>
              <w:jc w:val="left"/>
              <w:rPr>
                <w:rFonts w:cs="Arial"/>
                <w:color w:val="000000"/>
                <w:spacing w:val="0"/>
              </w:rPr>
            </w:pPr>
            <w:r w:rsidRPr="009C08E9">
              <w:rPr>
                <w:rFonts w:cs="Arial"/>
                <w:color w:val="000000"/>
                <w:spacing w:val="0"/>
              </w:rPr>
              <w:t>Plan for multi-region deployment if needed</w:t>
            </w:r>
          </w:p>
        </w:tc>
      </w:tr>
      <w:tr w:rsidR="0027229A" w:rsidRPr="004E0BBF" w14:paraId="08EF7F99" w14:textId="77777777" w:rsidTr="009D4BF1">
        <w:trPr>
          <w:trHeight w:val="272"/>
        </w:trPr>
        <w:tc>
          <w:tcPr>
            <w:tcW w:w="1560" w:type="dxa"/>
            <w:noWrap/>
            <w:vAlign w:val="bottom"/>
            <w:hideMark/>
          </w:tcPr>
          <w:p w14:paraId="1F088669" w14:textId="77777777" w:rsidR="004E0BBF" w:rsidRPr="009C08E9" w:rsidRDefault="004E0BBF" w:rsidP="004E0BBF">
            <w:pPr>
              <w:jc w:val="left"/>
              <w:rPr>
                <w:rFonts w:cs="Arial"/>
                <w:b/>
                <w:color w:val="000000"/>
                <w:spacing w:val="0"/>
              </w:rPr>
            </w:pPr>
            <w:r w:rsidRPr="009C08E9">
              <w:rPr>
                <w:rFonts w:cs="Arial"/>
                <w:b/>
                <w:color w:val="000000"/>
                <w:spacing w:val="0"/>
              </w:rPr>
              <w:t>Political</w:t>
            </w:r>
          </w:p>
        </w:tc>
        <w:tc>
          <w:tcPr>
            <w:tcW w:w="1638" w:type="dxa"/>
            <w:noWrap/>
            <w:vAlign w:val="bottom"/>
            <w:hideMark/>
          </w:tcPr>
          <w:p w14:paraId="25191AA0" w14:textId="77777777" w:rsidR="004E0BBF" w:rsidRPr="009C08E9" w:rsidRDefault="004E0BBF" w:rsidP="004E0BBF">
            <w:pPr>
              <w:jc w:val="left"/>
              <w:rPr>
                <w:rFonts w:cs="Arial"/>
                <w:color w:val="000000"/>
                <w:spacing w:val="0"/>
              </w:rPr>
            </w:pPr>
            <w:r w:rsidRPr="009C08E9">
              <w:rPr>
                <w:rFonts w:cs="Arial"/>
                <w:color w:val="000000"/>
                <w:spacing w:val="0"/>
              </w:rPr>
              <w:t>Data Hosting &amp; Compliance</w:t>
            </w:r>
          </w:p>
        </w:tc>
        <w:tc>
          <w:tcPr>
            <w:tcW w:w="2925" w:type="dxa"/>
            <w:noWrap/>
            <w:vAlign w:val="bottom"/>
            <w:hideMark/>
          </w:tcPr>
          <w:p w14:paraId="4F1F339B" w14:textId="77777777" w:rsidR="004E0BBF" w:rsidRPr="009C08E9" w:rsidRDefault="004E0BBF" w:rsidP="004E0BBF">
            <w:pPr>
              <w:jc w:val="left"/>
              <w:rPr>
                <w:rFonts w:cs="Arial"/>
                <w:color w:val="000000"/>
                <w:spacing w:val="0"/>
              </w:rPr>
            </w:pPr>
            <w:r w:rsidRPr="009C08E9">
              <w:rPr>
                <w:rFonts w:cs="Arial"/>
                <w:color w:val="000000"/>
                <w:spacing w:val="0"/>
              </w:rPr>
              <w:t>Deployment in China</w:t>
            </w:r>
          </w:p>
        </w:tc>
        <w:tc>
          <w:tcPr>
            <w:tcW w:w="3688" w:type="dxa"/>
            <w:noWrap/>
            <w:vAlign w:val="bottom"/>
            <w:hideMark/>
          </w:tcPr>
          <w:p w14:paraId="7B0BA615" w14:textId="0C1E4DB1" w:rsidR="004E0BBF" w:rsidRPr="009C08E9" w:rsidRDefault="004E0BBF" w:rsidP="004E0BBF">
            <w:pPr>
              <w:jc w:val="left"/>
              <w:rPr>
                <w:rFonts w:cs="Arial"/>
                <w:color w:val="000000"/>
                <w:spacing w:val="0"/>
              </w:rPr>
            </w:pPr>
            <w:r w:rsidRPr="009C08E9">
              <w:rPr>
                <w:rFonts w:cs="Arial"/>
                <w:color w:val="000000"/>
                <w:spacing w:val="0"/>
              </w:rPr>
              <w:t xml:space="preserve">Need to deploy to the </w:t>
            </w:r>
            <w:r w:rsidR="00EC1129" w:rsidRPr="009C08E9">
              <w:rPr>
                <w:rFonts w:cs="Arial"/>
                <w:color w:val="000000"/>
                <w:spacing w:val="0"/>
              </w:rPr>
              <w:t>China</w:t>
            </w:r>
            <w:r w:rsidRPr="009C08E9">
              <w:rPr>
                <w:rFonts w:cs="Arial"/>
                <w:color w:val="000000"/>
                <w:spacing w:val="0"/>
              </w:rPr>
              <w:t xml:space="preserve"> region</w:t>
            </w:r>
          </w:p>
        </w:tc>
      </w:tr>
      <w:tr w:rsidR="0027229A" w:rsidRPr="004E0BBF" w14:paraId="3297A582" w14:textId="77777777" w:rsidTr="009D4BF1">
        <w:trPr>
          <w:trHeight w:val="272"/>
        </w:trPr>
        <w:tc>
          <w:tcPr>
            <w:tcW w:w="1560" w:type="dxa"/>
            <w:noWrap/>
            <w:vAlign w:val="bottom"/>
            <w:hideMark/>
          </w:tcPr>
          <w:p w14:paraId="66FECFBF" w14:textId="77777777" w:rsidR="004E0BBF" w:rsidRPr="009C08E9" w:rsidRDefault="004E0BBF" w:rsidP="004E0BBF">
            <w:pPr>
              <w:jc w:val="left"/>
              <w:rPr>
                <w:rFonts w:cs="Arial"/>
                <w:b/>
                <w:color w:val="000000"/>
                <w:spacing w:val="0"/>
              </w:rPr>
            </w:pPr>
            <w:r w:rsidRPr="009C08E9">
              <w:rPr>
                <w:rFonts w:cs="Arial"/>
                <w:b/>
                <w:color w:val="000000"/>
                <w:spacing w:val="0"/>
              </w:rPr>
              <w:t>Economic</w:t>
            </w:r>
          </w:p>
        </w:tc>
        <w:tc>
          <w:tcPr>
            <w:tcW w:w="1638" w:type="dxa"/>
            <w:noWrap/>
            <w:vAlign w:val="bottom"/>
            <w:hideMark/>
          </w:tcPr>
          <w:p w14:paraId="5874B0F2" w14:textId="77777777" w:rsidR="004E0BBF" w:rsidRPr="009C08E9" w:rsidRDefault="004E0BBF" w:rsidP="004E0BBF">
            <w:pPr>
              <w:jc w:val="left"/>
              <w:rPr>
                <w:rFonts w:cs="Arial"/>
                <w:color w:val="000000"/>
                <w:spacing w:val="0"/>
              </w:rPr>
            </w:pPr>
            <w:r w:rsidRPr="009C08E9">
              <w:rPr>
                <w:rFonts w:cs="Arial"/>
                <w:color w:val="000000"/>
                <w:spacing w:val="0"/>
              </w:rPr>
              <w:t>Cost Optimization &amp; Licensing</w:t>
            </w:r>
          </w:p>
        </w:tc>
        <w:tc>
          <w:tcPr>
            <w:tcW w:w="2925" w:type="dxa"/>
            <w:noWrap/>
            <w:vAlign w:val="bottom"/>
            <w:hideMark/>
          </w:tcPr>
          <w:p w14:paraId="0FB51699" w14:textId="77777777" w:rsidR="004E0BBF" w:rsidRPr="009C08E9" w:rsidRDefault="004E0BBF" w:rsidP="004E0BBF">
            <w:pPr>
              <w:jc w:val="left"/>
              <w:rPr>
                <w:rFonts w:cs="Arial"/>
                <w:color w:val="000000"/>
                <w:spacing w:val="0"/>
              </w:rPr>
            </w:pPr>
            <w:r w:rsidRPr="009C08E9">
              <w:rPr>
                <w:rFonts w:cs="Arial"/>
                <w:color w:val="000000"/>
                <w:spacing w:val="0"/>
              </w:rPr>
              <w:t>Budget constraints for usage</w:t>
            </w:r>
          </w:p>
        </w:tc>
        <w:tc>
          <w:tcPr>
            <w:tcW w:w="3688" w:type="dxa"/>
            <w:noWrap/>
            <w:vAlign w:val="bottom"/>
            <w:hideMark/>
          </w:tcPr>
          <w:p w14:paraId="3130A787" w14:textId="77777777" w:rsidR="004E0BBF" w:rsidRPr="009C08E9" w:rsidRDefault="004E0BBF" w:rsidP="004E0BBF">
            <w:pPr>
              <w:jc w:val="left"/>
              <w:rPr>
                <w:rFonts w:cs="Arial"/>
                <w:color w:val="000000"/>
                <w:spacing w:val="0"/>
              </w:rPr>
            </w:pPr>
            <w:r w:rsidRPr="606280F7">
              <w:rPr>
                <w:rFonts w:cs="Arial"/>
                <w:color w:val="000000"/>
                <w:spacing w:val="0"/>
              </w:rPr>
              <w:t>Optimize cloud costs using serverless and auto-scaling</w:t>
            </w:r>
          </w:p>
        </w:tc>
      </w:tr>
      <w:tr w:rsidR="0027229A" w:rsidRPr="004E0BBF" w14:paraId="5408FC0E" w14:textId="77777777" w:rsidTr="009D4BF1">
        <w:trPr>
          <w:trHeight w:val="272"/>
        </w:trPr>
        <w:tc>
          <w:tcPr>
            <w:tcW w:w="1560" w:type="dxa"/>
            <w:noWrap/>
            <w:vAlign w:val="bottom"/>
            <w:hideMark/>
          </w:tcPr>
          <w:p w14:paraId="7EB5404B" w14:textId="77777777" w:rsidR="004E0BBF" w:rsidRPr="009C08E9" w:rsidRDefault="004E0BBF" w:rsidP="004E0BBF">
            <w:pPr>
              <w:jc w:val="left"/>
              <w:rPr>
                <w:rFonts w:cs="Arial"/>
                <w:b/>
                <w:color w:val="000000"/>
                <w:spacing w:val="0"/>
              </w:rPr>
            </w:pPr>
            <w:r w:rsidRPr="009C08E9">
              <w:rPr>
                <w:rFonts w:cs="Arial"/>
                <w:b/>
                <w:color w:val="000000"/>
                <w:spacing w:val="0"/>
              </w:rPr>
              <w:t>Economic</w:t>
            </w:r>
          </w:p>
        </w:tc>
        <w:tc>
          <w:tcPr>
            <w:tcW w:w="1638" w:type="dxa"/>
            <w:noWrap/>
            <w:vAlign w:val="bottom"/>
            <w:hideMark/>
          </w:tcPr>
          <w:p w14:paraId="0A7075CF" w14:textId="77777777" w:rsidR="004E0BBF" w:rsidRPr="009C08E9" w:rsidRDefault="004E0BBF" w:rsidP="004E0BBF">
            <w:pPr>
              <w:jc w:val="left"/>
              <w:rPr>
                <w:rFonts w:cs="Arial"/>
                <w:color w:val="000000"/>
                <w:spacing w:val="0"/>
              </w:rPr>
            </w:pPr>
            <w:r w:rsidRPr="009C08E9">
              <w:rPr>
                <w:rFonts w:cs="Arial"/>
                <w:color w:val="000000"/>
                <w:spacing w:val="0"/>
              </w:rPr>
              <w:t>Cost Optimization &amp; Licensing</w:t>
            </w:r>
          </w:p>
        </w:tc>
        <w:tc>
          <w:tcPr>
            <w:tcW w:w="2925" w:type="dxa"/>
            <w:noWrap/>
            <w:vAlign w:val="bottom"/>
            <w:hideMark/>
          </w:tcPr>
          <w:p w14:paraId="176443B8" w14:textId="77777777" w:rsidR="004E0BBF" w:rsidRPr="009C08E9" w:rsidRDefault="004E0BBF" w:rsidP="004E0BBF">
            <w:pPr>
              <w:jc w:val="left"/>
              <w:rPr>
                <w:rFonts w:cs="Arial"/>
                <w:color w:val="000000"/>
                <w:spacing w:val="0"/>
              </w:rPr>
            </w:pPr>
            <w:r w:rsidRPr="009C08E9">
              <w:rPr>
                <w:rFonts w:cs="Arial"/>
                <w:color w:val="000000"/>
                <w:spacing w:val="0"/>
              </w:rPr>
              <w:t>Economic fluctuations affecting procurement cycles</w:t>
            </w:r>
          </w:p>
        </w:tc>
        <w:tc>
          <w:tcPr>
            <w:tcW w:w="3688" w:type="dxa"/>
            <w:noWrap/>
            <w:vAlign w:val="bottom"/>
            <w:hideMark/>
          </w:tcPr>
          <w:p w14:paraId="7C86A230" w14:textId="77777777" w:rsidR="004E0BBF" w:rsidRPr="009C08E9" w:rsidRDefault="004E0BBF" w:rsidP="004E0BBF">
            <w:pPr>
              <w:jc w:val="left"/>
              <w:rPr>
                <w:rFonts w:cs="Arial"/>
                <w:color w:val="000000"/>
                <w:spacing w:val="0"/>
              </w:rPr>
            </w:pPr>
            <w:r w:rsidRPr="009C08E9">
              <w:rPr>
                <w:rFonts w:cs="Arial"/>
                <w:color w:val="000000"/>
                <w:spacing w:val="0"/>
              </w:rPr>
              <w:t>Design BOM features to support cost estimation</w:t>
            </w:r>
          </w:p>
        </w:tc>
      </w:tr>
      <w:tr w:rsidR="0027229A" w:rsidRPr="004E0BBF" w14:paraId="6BD77A71" w14:textId="77777777" w:rsidTr="009D4BF1">
        <w:trPr>
          <w:trHeight w:val="272"/>
        </w:trPr>
        <w:tc>
          <w:tcPr>
            <w:tcW w:w="1560" w:type="dxa"/>
            <w:noWrap/>
            <w:vAlign w:val="bottom"/>
            <w:hideMark/>
          </w:tcPr>
          <w:p w14:paraId="77BA7F39" w14:textId="77777777" w:rsidR="004E0BBF" w:rsidRPr="009C08E9" w:rsidRDefault="004E0BBF" w:rsidP="004E0BBF">
            <w:pPr>
              <w:jc w:val="left"/>
              <w:rPr>
                <w:rFonts w:cs="Arial"/>
                <w:b/>
                <w:color w:val="000000"/>
                <w:spacing w:val="0"/>
              </w:rPr>
            </w:pPr>
            <w:r w:rsidRPr="009C08E9">
              <w:rPr>
                <w:rFonts w:cs="Arial"/>
                <w:b/>
                <w:color w:val="000000"/>
                <w:spacing w:val="0"/>
              </w:rPr>
              <w:t>Social</w:t>
            </w:r>
          </w:p>
        </w:tc>
        <w:tc>
          <w:tcPr>
            <w:tcW w:w="1638" w:type="dxa"/>
            <w:noWrap/>
            <w:vAlign w:val="bottom"/>
            <w:hideMark/>
          </w:tcPr>
          <w:p w14:paraId="48AF9B41" w14:textId="77777777" w:rsidR="004E0BBF" w:rsidRPr="009C08E9" w:rsidRDefault="004E0BBF" w:rsidP="004E0BBF">
            <w:pPr>
              <w:jc w:val="left"/>
              <w:rPr>
                <w:rFonts w:cs="Arial"/>
                <w:color w:val="000000"/>
                <w:spacing w:val="0"/>
              </w:rPr>
            </w:pPr>
            <w:r w:rsidRPr="009C08E9">
              <w:rPr>
                <w:rFonts w:cs="Arial"/>
                <w:color w:val="000000"/>
                <w:spacing w:val="0"/>
              </w:rPr>
              <w:t>User Experience</w:t>
            </w:r>
          </w:p>
        </w:tc>
        <w:tc>
          <w:tcPr>
            <w:tcW w:w="2925" w:type="dxa"/>
            <w:noWrap/>
            <w:vAlign w:val="bottom"/>
            <w:hideMark/>
          </w:tcPr>
          <w:p w14:paraId="13E3D5AC" w14:textId="77777777" w:rsidR="004E0BBF" w:rsidRPr="009C08E9" w:rsidRDefault="004E0BBF" w:rsidP="004E0BBF">
            <w:pPr>
              <w:jc w:val="left"/>
              <w:rPr>
                <w:rFonts w:cs="Arial"/>
                <w:color w:val="000000"/>
                <w:spacing w:val="0"/>
              </w:rPr>
            </w:pPr>
            <w:r w:rsidRPr="009C08E9">
              <w:rPr>
                <w:rFonts w:cs="Arial"/>
                <w:color w:val="000000"/>
                <w:spacing w:val="0"/>
              </w:rPr>
              <w:t>Diverse user base (dealers, sales teams)</w:t>
            </w:r>
          </w:p>
        </w:tc>
        <w:tc>
          <w:tcPr>
            <w:tcW w:w="3688" w:type="dxa"/>
            <w:noWrap/>
            <w:vAlign w:val="bottom"/>
            <w:hideMark/>
          </w:tcPr>
          <w:p w14:paraId="2688DEC9" w14:textId="77777777" w:rsidR="004E0BBF" w:rsidRPr="009C08E9" w:rsidRDefault="004E0BBF" w:rsidP="004E0BBF">
            <w:pPr>
              <w:jc w:val="left"/>
              <w:rPr>
                <w:rFonts w:cs="Arial"/>
                <w:color w:val="000000"/>
                <w:spacing w:val="0"/>
              </w:rPr>
            </w:pPr>
            <w:r w:rsidRPr="009C08E9">
              <w:rPr>
                <w:rFonts w:cs="Arial"/>
                <w:color w:val="000000"/>
                <w:spacing w:val="0"/>
              </w:rPr>
              <w:t>Build responsive UI and easy to use via Web Interface</w:t>
            </w:r>
          </w:p>
        </w:tc>
      </w:tr>
      <w:tr w:rsidR="0027229A" w:rsidRPr="004E0BBF" w14:paraId="70089225" w14:textId="77777777" w:rsidTr="009D4BF1">
        <w:trPr>
          <w:trHeight w:val="272"/>
        </w:trPr>
        <w:tc>
          <w:tcPr>
            <w:tcW w:w="1560" w:type="dxa"/>
            <w:noWrap/>
            <w:vAlign w:val="bottom"/>
            <w:hideMark/>
          </w:tcPr>
          <w:p w14:paraId="44812E72" w14:textId="77777777" w:rsidR="004E0BBF" w:rsidRPr="009C08E9" w:rsidRDefault="004E0BBF" w:rsidP="004E0BBF">
            <w:pPr>
              <w:jc w:val="left"/>
              <w:rPr>
                <w:rFonts w:cs="Arial"/>
                <w:b/>
                <w:color w:val="000000"/>
                <w:spacing w:val="0"/>
              </w:rPr>
            </w:pPr>
            <w:r w:rsidRPr="009C08E9">
              <w:rPr>
                <w:rFonts w:cs="Arial"/>
                <w:b/>
                <w:color w:val="000000"/>
                <w:spacing w:val="0"/>
              </w:rPr>
              <w:t>Social</w:t>
            </w:r>
          </w:p>
        </w:tc>
        <w:tc>
          <w:tcPr>
            <w:tcW w:w="1638" w:type="dxa"/>
            <w:noWrap/>
            <w:vAlign w:val="bottom"/>
            <w:hideMark/>
          </w:tcPr>
          <w:p w14:paraId="2ADFACBF" w14:textId="77777777" w:rsidR="004E0BBF" w:rsidRPr="009C08E9" w:rsidRDefault="004E0BBF" w:rsidP="004E0BBF">
            <w:pPr>
              <w:jc w:val="left"/>
              <w:rPr>
                <w:rFonts w:cs="Arial"/>
                <w:color w:val="000000"/>
                <w:spacing w:val="0"/>
              </w:rPr>
            </w:pPr>
            <w:r w:rsidRPr="009C08E9">
              <w:rPr>
                <w:rFonts w:cs="Arial"/>
                <w:color w:val="000000"/>
                <w:spacing w:val="0"/>
              </w:rPr>
              <w:t>User Experience</w:t>
            </w:r>
          </w:p>
        </w:tc>
        <w:tc>
          <w:tcPr>
            <w:tcW w:w="2925" w:type="dxa"/>
            <w:noWrap/>
            <w:vAlign w:val="bottom"/>
            <w:hideMark/>
          </w:tcPr>
          <w:p w14:paraId="61F2F35A" w14:textId="77777777" w:rsidR="004E0BBF" w:rsidRPr="009C08E9" w:rsidRDefault="004E0BBF" w:rsidP="004E0BBF">
            <w:pPr>
              <w:jc w:val="left"/>
              <w:rPr>
                <w:rFonts w:cs="Arial"/>
                <w:color w:val="000000"/>
                <w:spacing w:val="0"/>
              </w:rPr>
            </w:pPr>
            <w:r w:rsidRPr="009C08E9">
              <w:rPr>
                <w:rFonts w:cs="Arial"/>
                <w:color w:val="000000"/>
                <w:spacing w:val="0"/>
              </w:rPr>
              <w:t>Inclusive design expectations</w:t>
            </w:r>
          </w:p>
        </w:tc>
        <w:tc>
          <w:tcPr>
            <w:tcW w:w="3688" w:type="dxa"/>
            <w:noWrap/>
            <w:vAlign w:val="bottom"/>
            <w:hideMark/>
          </w:tcPr>
          <w:p w14:paraId="406EA6FA" w14:textId="77777777" w:rsidR="004E0BBF" w:rsidRPr="009C08E9" w:rsidRDefault="004E0BBF" w:rsidP="004E0BBF">
            <w:pPr>
              <w:jc w:val="left"/>
              <w:rPr>
                <w:rFonts w:cs="Arial"/>
                <w:color w:val="000000"/>
                <w:spacing w:val="0"/>
              </w:rPr>
            </w:pPr>
            <w:r w:rsidRPr="009C08E9">
              <w:rPr>
                <w:rFonts w:cs="Arial"/>
                <w:color w:val="000000"/>
                <w:spacing w:val="0"/>
              </w:rPr>
              <w:t>Enable collaboration features for distributed workflow</w:t>
            </w:r>
          </w:p>
        </w:tc>
      </w:tr>
      <w:tr w:rsidR="0027229A" w:rsidRPr="004E0BBF" w14:paraId="724F9E49" w14:textId="77777777" w:rsidTr="009D4BF1">
        <w:trPr>
          <w:trHeight w:val="272"/>
        </w:trPr>
        <w:tc>
          <w:tcPr>
            <w:tcW w:w="1560" w:type="dxa"/>
            <w:noWrap/>
            <w:vAlign w:val="bottom"/>
            <w:hideMark/>
          </w:tcPr>
          <w:p w14:paraId="13DB80AB" w14:textId="77777777" w:rsidR="004E0BBF" w:rsidRPr="009C08E9" w:rsidRDefault="004E0BBF" w:rsidP="004E0BBF">
            <w:pPr>
              <w:jc w:val="left"/>
              <w:rPr>
                <w:rFonts w:cs="Arial"/>
                <w:b/>
                <w:color w:val="000000"/>
                <w:spacing w:val="0"/>
              </w:rPr>
            </w:pPr>
            <w:r w:rsidRPr="009C08E9">
              <w:rPr>
                <w:rFonts w:cs="Arial"/>
                <w:b/>
                <w:color w:val="000000"/>
                <w:spacing w:val="0"/>
              </w:rPr>
              <w:t>Technological</w:t>
            </w:r>
          </w:p>
        </w:tc>
        <w:tc>
          <w:tcPr>
            <w:tcW w:w="1638" w:type="dxa"/>
            <w:noWrap/>
            <w:vAlign w:val="bottom"/>
            <w:hideMark/>
          </w:tcPr>
          <w:p w14:paraId="66E3D0E6" w14:textId="77777777" w:rsidR="004E0BBF" w:rsidRPr="009C08E9" w:rsidRDefault="004E0BBF" w:rsidP="004E0BBF">
            <w:pPr>
              <w:jc w:val="left"/>
              <w:rPr>
                <w:rFonts w:cs="Arial"/>
                <w:color w:val="000000"/>
                <w:spacing w:val="0"/>
              </w:rPr>
            </w:pPr>
            <w:r w:rsidRPr="009C08E9">
              <w:rPr>
                <w:rFonts w:cs="Arial"/>
                <w:color w:val="000000"/>
                <w:spacing w:val="0"/>
              </w:rPr>
              <w:t>Cloud Adoption</w:t>
            </w:r>
          </w:p>
        </w:tc>
        <w:tc>
          <w:tcPr>
            <w:tcW w:w="2925" w:type="dxa"/>
            <w:noWrap/>
            <w:vAlign w:val="bottom"/>
            <w:hideMark/>
          </w:tcPr>
          <w:p w14:paraId="4CD1EAE9" w14:textId="77777777" w:rsidR="004E0BBF" w:rsidRPr="009C08E9" w:rsidRDefault="004E0BBF" w:rsidP="004E0BBF">
            <w:pPr>
              <w:jc w:val="left"/>
              <w:rPr>
                <w:rFonts w:cs="Arial"/>
                <w:color w:val="000000"/>
                <w:spacing w:val="0"/>
              </w:rPr>
            </w:pPr>
            <w:r w:rsidRPr="009C08E9">
              <w:rPr>
                <w:rFonts w:cs="Arial"/>
                <w:color w:val="000000"/>
                <w:spacing w:val="0"/>
              </w:rPr>
              <w:t>Adoption of Cloud infrastructure such as AWS and need for Web based solution</w:t>
            </w:r>
          </w:p>
        </w:tc>
        <w:tc>
          <w:tcPr>
            <w:tcW w:w="3688" w:type="dxa"/>
            <w:noWrap/>
            <w:vAlign w:val="bottom"/>
            <w:hideMark/>
          </w:tcPr>
          <w:p w14:paraId="2C2DC0F1" w14:textId="77777777" w:rsidR="004E0BBF" w:rsidRPr="009C08E9" w:rsidRDefault="004E0BBF" w:rsidP="004E0BBF">
            <w:pPr>
              <w:jc w:val="left"/>
              <w:rPr>
                <w:rFonts w:cs="Arial"/>
                <w:color w:val="000000"/>
                <w:spacing w:val="0"/>
              </w:rPr>
            </w:pPr>
            <w:r w:rsidRPr="009C08E9">
              <w:rPr>
                <w:rFonts w:cs="Arial"/>
                <w:color w:val="000000"/>
                <w:spacing w:val="0"/>
              </w:rPr>
              <w:t>Build the solution architecture around AWS Native features</w:t>
            </w:r>
          </w:p>
        </w:tc>
      </w:tr>
      <w:tr w:rsidR="0027229A" w:rsidRPr="004E0BBF" w14:paraId="798F5904" w14:textId="77777777" w:rsidTr="009D4BF1">
        <w:trPr>
          <w:trHeight w:val="272"/>
        </w:trPr>
        <w:tc>
          <w:tcPr>
            <w:tcW w:w="1560" w:type="dxa"/>
            <w:noWrap/>
            <w:vAlign w:val="bottom"/>
            <w:hideMark/>
          </w:tcPr>
          <w:p w14:paraId="73785452" w14:textId="77777777" w:rsidR="004E0BBF" w:rsidRPr="009C08E9" w:rsidRDefault="004E0BBF" w:rsidP="004E0BBF">
            <w:pPr>
              <w:jc w:val="left"/>
              <w:rPr>
                <w:rFonts w:cs="Arial"/>
                <w:b/>
                <w:color w:val="000000"/>
                <w:spacing w:val="0"/>
              </w:rPr>
            </w:pPr>
            <w:r w:rsidRPr="009C08E9">
              <w:rPr>
                <w:rFonts w:cs="Arial"/>
                <w:b/>
                <w:color w:val="000000"/>
                <w:spacing w:val="0"/>
              </w:rPr>
              <w:t>Technological</w:t>
            </w:r>
          </w:p>
        </w:tc>
        <w:tc>
          <w:tcPr>
            <w:tcW w:w="1638" w:type="dxa"/>
            <w:noWrap/>
            <w:vAlign w:val="bottom"/>
            <w:hideMark/>
          </w:tcPr>
          <w:p w14:paraId="6A47CD17" w14:textId="77777777" w:rsidR="004E0BBF" w:rsidRPr="009C08E9" w:rsidRDefault="004E0BBF" w:rsidP="004E0BBF">
            <w:pPr>
              <w:jc w:val="left"/>
              <w:rPr>
                <w:rFonts w:cs="Arial"/>
                <w:color w:val="000000"/>
                <w:spacing w:val="0"/>
              </w:rPr>
            </w:pPr>
            <w:r w:rsidRPr="009C08E9">
              <w:rPr>
                <w:rFonts w:cs="Arial"/>
                <w:color w:val="000000"/>
                <w:spacing w:val="0"/>
              </w:rPr>
              <w:t>Security Standards</w:t>
            </w:r>
          </w:p>
        </w:tc>
        <w:tc>
          <w:tcPr>
            <w:tcW w:w="2925" w:type="dxa"/>
            <w:noWrap/>
            <w:vAlign w:val="bottom"/>
            <w:hideMark/>
          </w:tcPr>
          <w:p w14:paraId="5F93DC92" w14:textId="77777777" w:rsidR="004E0BBF" w:rsidRPr="009C08E9" w:rsidRDefault="004E0BBF" w:rsidP="004E0BBF">
            <w:pPr>
              <w:jc w:val="left"/>
              <w:rPr>
                <w:rFonts w:cs="Arial"/>
                <w:color w:val="000000"/>
                <w:spacing w:val="0"/>
              </w:rPr>
            </w:pPr>
            <w:r w:rsidRPr="009C08E9">
              <w:rPr>
                <w:rFonts w:cs="Arial"/>
                <w:color w:val="000000"/>
                <w:spacing w:val="0"/>
              </w:rPr>
              <w:t>Adopt Godrej Guidelines for security considerations</w:t>
            </w:r>
          </w:p>
        </w:tc>
        <w:tc>
          <w:tcPr>
            <w:tcW w:w="3688" w:type="dxa"/>
            <w:noWrap/>
            <w:vAlign w:val="bottom"/>
            <w:hideMark/>
          </w:tcPr>
          <w:p w14:paraId="4681B87C" w14:textId="1BB1EC5A" w:rsidR="004E0BBF" w:rsidRPr="009C08E9" w:rsidRDefault="004E0BBF" w:rsidP="004E0BBF">
            <w:pPr>
              <w:jc w:val="left"/>
              <w:rPr>
                <w:rFonts w:cs="Arial"/>
                <w:color w:val="000000"/>
                <w:spacing w:val="0"/>
              </w:rPr>
            </w:pPr>
            <w:r w:rsidRPr="009C08E9">
              <w:rPr>
                <w:rFonts w:cs="Arial"/>
                <w:color w:val="000000"/>
                <w:spacing w:val="0"/>
              </w:rPr>
              <w:t>Applic</w:t>
            </w:r>
            <w:r w:rsidR="00F85B21" w:rsidRPr="009C08E9">
              <w:rPr>
                <w:rFonts w:cs="Arial"/>
                <w:color w:val="000000"/>
                <w:spacing w:val="0"/>
              </w:rPr>
              <w:t>a</w:t>
            </w:r>
            <w:r w:rsidRPr="009C08E9">
              <w:rPr>
                <w:rFonts w:cs="Arial"/>
                <w:color w:val="000000"/>
                <w:spacing w:val="0"/>
              </w:rPr>
              <w:t>tion development needs to adhere to Godrej security guidelines</w:t>
            </w:r>
          </w:p>
        </w:tc>
      </w:tr>
      <w:tr w:rsidR="0027229A" w:rsidRPr="004E0BBF" w14:paraId="61048884" w14:textId="77777777" w:rsidTr="009D4BF1">
        <w:trPr>
          <w:trHeight w:val="272"/>
        </w:trPr>
        <w:tc>
          <w:tcPr>
            <w:tcW w:w="1560" w:type="dxa"/>
            <w:noWrap/>
            <w:vAlign w:val="bottom"/>
            <w:hideMark/>
          </w:tcPr>
          <w:p w14:paraId="0B56E4D8" w14:textId="77777777" w:rsidR="004E0BBF" w:rsidRPr="009C08E9" w:rsidRDefault="004E0BBF" w:rsidP="004E0BBF">
            <w:pPr>
              <w:jc w:val="left"/>
              <w:rPr>
                <w:rFonts w:cs="Arial"/>
                <w:b/>
                <w:color w:val="000000"/>
                <w:spacing w:val="0"/>
              </w:rPr>
            </w:pPr>
            <w:r w:rsidRPr="009C08E9">
              <w:rPr>
                <w:rFonts w:cs="Arial"/>
                <w:b/>
                <w:color w:val="000000"/>
                <w:spacing w:val="0"/>
              </w:rPr>
              <w:t>Legal</w:t>
            </w:r>
          </w:p>
        </w:tc>
        <w:tc>
          <w:tcPr>
            <w:tcW w:w="1638" w:type="dxa"/>
            <w:noWrap/>
            <w:vAlign w:val="bottom"/>
            <w:hideMark/>
          </w:tcPr>
          <w:p w14:paraId="1F95E5A6" w14:textId="77777777" w:rsidR="004E0BBF" w:rsidRPr="009C08E9" w:rsidRDefault="004E0BBF" w:rsidP="004E0BBF">
            <w:pPr>
              <w:jc w:val="left"/>
              <w:rPr>
                <w:rFonts w:cs="Arial"/>
                <w:color w:val="000000"/>
                <w:spacing w:val="0"/>
              </w:rPr>
            </w:pPr>
            <w:r w:rsidRPr="009C08E9">
              <w:rPr>
                <w:rFonts w:cs="Arial"/>
                <w:color w:val="000000"/>
                <w:spacing w:val="0"/>
              </w:rPr>
              <w:t>Data Protection Laws</w:t>
            </w:r>
          </w:p>
        </w:tc>
        <w:tc>
          <w:tcPr>
            <w:tcW w:w="2925" w:type="dxa"/>
            <w:noWrap/>
            <w:vAlign w:val="bottom"/>
            <w:hideMark/>
          </w:tcPr>
          <w:p w14:paraId="5497C71A" w14:textId="07F51F82" w:rsidR="004E0BBF" w:rsidRPr="009C08E9" w:rsidRDefault="004E0BBF" w:rsidP="004E0BBF">
            <w:pPr>
              <w:jc w:val="left"/>
              <w:rPr>
                <w:rFonts w:cs="Arial"/>
                <w:color w:val="000000"/>
                <w:spacing w:val="0"/>
              </w:rPr>
            </w:pPr>
            <w:r w:rsidRPr="009C08E9">
              <w:rPr>
                <w:rFonts w:cs="Arial"/>
                <w:color w:val="000000"/>
                <w:spacing w:val="0"/>
              </w:rPr>
              <w:t>Make sure the data is collected and stored as per the respective guide</w:t>
            </w:r>
            <w:r w:rsidR="00F85B21" w:rsidRPr="009C08E9">
              <w:rPr>
                <w:rFonts w:cs="Arial"/>
                <w:color w:val="000000"/>
                <w:spacing w:val="0"/>
              </w:rPr>
              <w:t>l</w:t>
            </w:r>
            <w:r w:rsidRPr="009C08E9">
              <w:rPr>
                <w:rFonts w:cs="Arial"/>
                <w:color w:val="000000"/>
                <w:spacing w:val="0"/>
              </w:rPr>
              <w:t>ines</w:t>
            </w:r>
          </w:p>
        </w:tc>
        <w:tc>
          <w:tcPr>
            <w:tcW w:w="3688" w:type="dxa"/>
            <w:noWrap/>
            <w:vAlign w:val="bottom"/>
            <w:hideMark/>
          </w:tcPr>
          <w:p w14:paraId="5DBE1A51" w14:textId="77777777" w:rsidR="004E0BBF" w:rsidRPr="009C08E9" w:rsidRDefault="004E0BBF" w:rsidP="004E0BBF">
            <w:pPr>
              <w:jc w:val="left"/>
              <w:rPr>
                <w:rFonts w:cs="Arial"/>
                <w:color w:val="000000"/>
                <w:spacing w:val="0"/>
              </w:rPr>
            </w:pPr>
            <w:r w:rsidRPr="009C08E9">
              <w:rPr>
                <w:rFonts w:cs="Arial"/>
                <w:color w:val="000000"/>
                <w:spacing w:val="0"/>
              </w:rPr>
              <w:t xml:space="preserve">Sufficient care to be </w:t>
            </w:r>
            <w:commentRangeStart w:id="59"/>
            <w:r w:rsidRPr="009C08E9">
              <w:rPr>
                <w:rFonts w:cs="Arial"/>
                <w:color w:val="000000"/>
                <w:spacing w:val="0"/>
              </w:rPr>
              <w:t>taken</w:t>
            </w:r>
            <w:commentRangeEnd w:id="59"/>
            <w:r w:rsidR="00A17DB7">
              <w:rPr>
                <w:rStyle w:val="CommentReference"/>
              </w:rPr>
              <w:commentReference w:id="59"/>
            </w:r>
            <w:r w:rsidRPr="009C08E9">
              <w:rPr>
                <w:rFonts w:cs="Arial"/>
                <w:color w:val="000000"/>
                <w:spacing w:val="0"/>
              </w:rPr>
              <w:t xml:space="preserve"> not to capture PII (Personally Identifiable Information)</w:t>
            </w:r>
          </w:p>
        </w:tc>
      </w:tr>
      <w:tr w:rsidR="0027229A" w:rsidRPr="004E0BBF" w14:paraId="2302FA6E" w14:textId="77777777" w:rsidTr="009D4BF1">
        <w:trPr>
          <w:trHeight w:val="272"/>
        </w:trPr>
        <w:tc>
          <w:tcPr>
            <w:tcW w:w="1560" w:type="dxa"/>
            <w:noWrap/>
            <w:vAlign w:val="bottom"/>
            <w:hideMark/>
          </w:tcPr>
          <w:p w14:paraId="05F609CC" w14:textId="77777777" w:rsidR="004E0BBF" w:rsidRPr="009C08E9" w:rsidRDefault="004E0BBF" w:rsidP="004E0BBF">
            <w:pPr>
              <w:jc w:val="left"/>
              <w:rPr>
                <w:rFonts w:cs="Arial"/>
                <w:b/>
                <w:color w:val="000000"/>
                <w:spacing w:val="0"/>
              </w:rPr>
            </w:pPr>
            <w:r w:rsidRPr="009C08E9">
              <w:rPr>
                <w:rFonts w:cs="Arial"/>
                <w:b/>
                <w:color w:val="000000"/>
                <w:spacing w:val="0"/>
              </w:rPr>
              <w:t>Legal</w:t>
            </w:r>
          </w:p>
        </w:tc>
        <w:tc>
          <w:tcPr>
            <w:tcW w:w="1638" w:type="dxa"/>
            <w:noWrap/>
            <w:vAlign w:val="bottom"/>
            <w:hideMark/>
          </w:tcPr>
          <w:p w14:paraId="4AE2826B" w14:textId="77777777" w:rsidR="004E0BBF" w:rsidRPr="009C08E9" w:rsidRDefault="004E0BBF" w:rsidP="004E0BBF">
            <w:pPr>
              <w:jc w:val="left"/>
              <w:rPr>
                <w:rFonts w:cs="Arial"/>
                <w:color w:val="000000"/>
                <w:spacing w:val="0"/>
              </w:rPr>
            </w:pPr>
            <w:r w:rsidRPr="009C08E9">
              <w:rPr>
                <w:rFonts w:cs="Arial"/>
                <w:color w:val="000000"/>
                <w:spacing w:val="0"/>
              </w:rPr>
              <w:t>Contractual Obligations</w:t>
            </w:r>
          </w:p>
        </w:tc>
        <w:tc>
          <w:tcPr>
            <w:tcW w:w="2925" w:type="dxa"/>
            <w:noWrap/>
            <w:vAlign w:val="bottom"/>
            <w:hideMark/>
          </w:tcPr>
          <w:p w14:paraId="6EB21C42" w14:textId="77777777" w:rsidR="004E0BBF" w:rsidRPr="009C08E9" w:rsidRDefault="004E0BBF" w:rsidP="004E0BBF">
            <w:pPr>
              <w:jc w:val="left"/>
              <w:rPr>
                <w:rFonts w:cs="Arial"/>
                <w:color w:val="000000"/>
                <w:spacing w:val="0"/>
              </w:rPr>
            </w:pPr>
            <w:r w:rsidRPr="009C08E9">
              <w:rPr>
                <w:rFonts w:cs="Arial"/>
                <w:color w:val="000000"/>
                <w:spacing w:val="0"/>
              </w:rPr>
              <w:t>Audit Trail and access controls</w:t>
            </w:r>
          </w:p>
        </w:tc>
        <w:tc>
          <w:tcPr>
            <w:tcW w:w="3688" w:type="dxa"/>
            <w:noWrap/>
            <w:vAlign w:val="bottom"/>
            <w:hideMark/>
          </w:tcPr>
          <w:p w14:paraId="41F30491" w14:textId="523B0A12" w:rsidR="004E0BBF" w:rsidRPr="009C08E9" w:rsidRDefault="004E0BBF" w:rsidP="004E0BBF">
            <w:pPr>
              <w:jc w:val="left"/>
              <w:rPr>
                <w:rFonts w:cs="Arial"/>
                <w:color w:val="000000"/>
                <w:spacing w:val="0"/>
              </w:rPr>
            </w:pPr>
            <w:r w:rsidRPr="009C08E9">
              <w:rPr>
                <w:rFonts w:cs="Arial"/>
                <w:color w:val="000000"/>
                <w:spacing w:val="0"/>
              </w:rPr>
              <w:t>Establish role</w:t>
            </w:r>
            <w:r w:rsidR="006C70CF" w:rsidRPr="009C08E9">
              <w:rPr>
                <w:rFonts w:cs="Arial"/>
                <w:color w:val="000000"/>
                <w:spacing w:val="0"/>
              </w:rPr>
              <w:t>-</w:t>
            </w:r>
            <w:r w:rsidRPr="009C08E9">
              <w:rPr>
                <w:rFonts w:cs="Arial"/>
                <w:color w:val="000000"/>
                <w:spacing w:val="0"/>
              </w:rPr>
              <w:t>based access and implement audit logs</w:t>
            </w:r>
          </w:p>
        </w:tc>
      </w:tr>
      <w:tr w:rsidR="0027229A" w:rsidRPr="004E0BBF" w14:paraId="240ABBCD" w14:textId="77777777" w:rsidTr="009D4BF1">
        <w:trPr>
          <w:trHeight w:val="272"/>
        </w:trPr>
        <w:tc>
          <w:tcPr>
            <w:tcW w:w="1560" w:type="dxa"/>
            <w:noWrap/>
            <w:vAlign w:val="bottom"/>
            <w:hideMark/>
          </w:tcPr>
          <w:p w14:paraId="444E19F0" w14:textId="77777777" w:rsidR="004E0BBF" w:rsidRPr="009C08E9" w:rsidRDefault="004E0BBF" w:rsidP="004E0BBF">
            <w:pPr>
              <w:jc w:val="left"/>
              <w:rPr>
                <w:rFonts w:cs="Arial"/>
                <w:b/>
                <w:color w:val="000000"/>
                <w:spacing w:val="0"/>
              </w:rPr>
            </w:pPr>
            <w:r w:rsidRPr="009C08E9">
              <w:rPr>
                <w:rFonts w:cs="Arial"/>
                <w:b/>
                <w:color w:val="000000"/>
                <w:spacing w:val="0"/>
              </w:rPr>
              <w:t>Environmental</w:t>
            </w:r>
          </w:p>
        </w:tc>
        <w:tc>
          <w:tcPr>
            <w:tcW w:w="1638" w:type="dxa"/>
            <w:noWrap/>
            <w:vAlign w:val="bottom"/>
            <w:hideMark/>
          </w:tcPr>
          <w:p w14:paraId="0345ED13" w14:textId="787A8D18" w:rsidR="004E0BBF" w:rsidRPr="009C08E9" w:rsidRDefault="004E0BBF" w:rsidP="004E0BBF">
            <w:pPr>
              <w:jc w:val="left"/>
              <w:rPr>
                <w:rFonts w:cs="Arial"/>
                <w:color w:val="000000"/>
                <w:spacing w:val="0"/>
              </w:rPr>
            </w:pPr>
            <w:r w:rsidRPr="009C08E9">
              <w:rPr>
                <w:rFonts w:cs="Arial"/>
                <w:color w:val="000000"/>
                <w:spacing w:val="0"/>
              </w:rPr>
              <w:t>Sustainability goals</w:t>
            </w:r>
          </w:p>
        </w:tc>
        <w:tc>
          <w:tcPr>
            <w:tcW w:w="2925" w:type="dxa"/>
            <w:noWrap/>
            <w:vAlign w:val="bottom"/>
            <w:hideMark/>
          </w:tcPr>
          <w:p w14:paraId="2CA4A00F" w14:textId="1BC53B24" w:rsidR="004E0BBF" w:rsidRPr="009C08E9" w:rsidRDefault="004E0BBF" w:rsidP="004E0BBF">
            <w:pPr>
              <w:jc w:val="left"/>
              <w:rPr>
                <w:rFonts w:cs="Arial"/>
                <w:color w:val="000000"/>
                <w:spacing w:val="0"/>
              </w:rPr>
            </w:pPr>
            <w:r w:rsidRPr="009C08E9">
              <w:rPr>
                <w:rFonts w:cs="Arial"/>
                <w:color w:val="000000"/>
                <w:spacing w:val="0"/>
              </w:rPr>
              <w:t xml:space="preserve"> </w:t>
            </w:r>
            <w:r w:rsidR="00F85B21" w:rsidRPr="009C08E9">
              <w:rPr>
                <w:rFonts w:cs="Arial"/>
                <w:color w:val="000000"/>
                <w:spacing w:val="0"/>
              </w:rPr>
              <w:t>M</w:t>
            </w:r>
            <w:r w:rsidRPr="009C08E9">
              <w:rPr>
                <w:rFonts w:cs="Arial"/>
                <w:color w:val="000000"/>
                <w:spacing w:val="0"/>
              </w:rPr>
              <w:t>ay influence layout optimization (e.g., energy-efficient designs).</w:t>
            </w:r>
          </w:p>
        </w:tc>
        <w:tc>
          <w:tcPr>
            <w:tcW w:w="3688" w:type="dxa"/>
            <w:noWrap/>
            <w:vAlign w:val="bottom"/>
            <w:hideMark/>
          </w:tcPr>
          <w:p w14:paraId="429D3518" w14:textId="77777777" w:rsidR="004E0BBF" w:rsidRPr="009C08E9" w:rsidRDefault="004E0BBF" w:rsidP="004E0BBF">
            <w:pPr>
              <w:jc w:val="left"/>
              <w:rPr>
                <w:rFonts w:cs="Arial"/>
                <w:color w:val="000000"/>
                <w:spacing w:val="0"/>
              </w:rPr>
            </w:pPr>
            <w:r w:rsidRPr="009C08E9">
              <w:rPr>
                <w:rFonts w:cs="Arial"/>
                <w:color w:val="000000"/>
                <w:spacing w:val="0"/>
              </w:rPr>
              <w:t xml:space="preserve">Suggest or implement potential steel </w:t>
            </w:r>
            <w:commentRangeStart w:id="60"/>
            <w:commentRangeStart w:id="61"/>
            <w:r w:rsidRPr="009C08E9">
              <w:rPr>
                <w:rFonts w:cs="Arial"/>
                <w:color w:val="000000"/>
                <w:spacing w:val="0"/>
              </w:rPr>
              <w:t xml:space="preserve">requirements or </w:t>
            </w:r>
            <w:commentRangeEnd w:id="60"/>
            <w:r w:rsidR="00F74891">
              <w:rPr>
                <w:rStyle w:val="CommentReference"/>
              </w:rPr>
              <w:commentReference w:id="60"/>
            </w:r>
            <w:commentRangeEnd w:id="61"/>
            <w:r w:rsidR="00AC0989">
              <w:rPr>
                <w:rStyle w:val="CommentReference"/>
              </w:rPr>
              <w:commentReference w:id="61"/>
            </w:r>
            <w:r w:rsidRPr="009C08E9">
              <w:rPr>
                <w:rFonts w:cs="Arial"/>
                <w:color w:val="000000"/>
                <w:spacing w:val="0"/>
              </w:rPr>
              <w:t>Material Usage Requirements</w:t>
            </w:r>
          </w:p>
        </w:tc>
      </w:tr>
    </w:tbl>
    <w:p w14:paraId="484C67C9" w14:textId="44B2AA37" w:rsidR="00816EC8" w:rsidRDefault="003B619B" w:rsidP="00045AD0">
      <w:pPr>
        <w:pStyle w:val="Heading2"/>
        <w:keepLines w:val="0"/>
        <w:widowControl w:val="0"/>
        <w:numPr>
          <w:ilvl w:val="1"/>
          <w:numId w:val="7"/>
        </w:numPr>
        <w:spacing w:before="120" w:after="60" w:afterAutospacing="0" w:line="240" w:lineRule="atLeast"/>
        <w:rPr>
          <w:rFonts w:ascii="Arial" w:hAnsi="Arial" w:cs="Arial"/>
          <w:b/>
        </w:rPr>
      </w:pPr>
      <w:r w:rsidRPr="00184EAE">
        <w:rPr>
          <w:rFonts w:ascii="Arial" w:hAnsi="Arial" w:cs="Arial"/>
          <w:b/>
        </w:rPr>
        <w:lastRenderedPageBreak/>
        <w:t>General Constraints</w:t>
      </w:r>
    </w:p>
    <w:p w14:paraId="3C1D6A23" w14:textId="4B420DC7" w:rsidR="00045AD0" w:rsidRDefault="00045AD0" w:rsidP="00045AD0">
      <w:pPr>
        <w:pStyle w:val="Heading3"/>
        <w:numPr>
          <w:ilvl w:val="2"/>
          <w:numId w:val="7"/>
        </w:numPr>
        <w:spacing w:before="0" w:after="0" w:afterAutospacing="0"/>
        <w:rPr>
          <w:rFonts w:ascii="Arial" w:hAnsi="Arial" w:cs="Arial"/>
          <w:b/>
        </w:rPr>
      </w:pPr>
      <w:r w:rsidRPr="00045AD0">
        <w:rPr>
          <w:rFonts w:ascii="Arial" w:hAnsi="Arial" w:cs="Arial"/>
          <w:b/>
        </w:rPr>
        <w:t>Technical Constraints</w:t>
      </w:r>
    </w:p>
    <w:p w14:paraId="4870458B" w14:textId="3121364F" w:rsidR="00045AD0" w:rsidRDefault="00045AD0" w:rsidP="00045AD0">
      <w:pPr>
        <w:numPr>
          <w:ilvl w:val="0"/>
          <w:numId w:val="72"/>
        </w:numPr>
        <w:spacing w:before="120"/>
      </w:pPr>
      <w:r>
        <w:t>Web browser-based application</w:t>
      </w:r>
    </w:p>
    <w:p w14:paraId="1628BB84" w14:textId="5FB3DE7C" w:rsidR="00045AD0" w:rsidRDefault="00045AD0" w:rsidP="00045AD0">
      <w:pPr>
        <w:numPr>
          <w:ilvl w:val="0"/>
          <w:numId w:val="72"/>
        </w:numPr>
        <w:spacing w:before="120"/>
      </w:pPr>
      <w:r>
        <w:t>AWS as the primary choice of platform for cloud deployments</w:t>
      </w:r>
    </w:p>
    <w:p w14:paraId="7BA50BBE" w14:textId="126B370E" w:rsidR="00045AD0" w:rsidRDefault="00045AD0" w:rsidP="00045AD0">
      <w:pPr>
        <w:numPr>
          <w:ilvl w:val="0"/>
          <w:numId w:val="72"/>
        </w:numPr>
        <w:spacing w:before="120"/>
      </w:pPr>
      <w:r>
        <w:t>Security and sign on would be limited to the Azure AD integration.</w:t>
      </w:r>
    </w:p>
    <w:p w14:paraId="0FAA0E59" w14:textId="77777777" w:rsidR="00045AD0" w:rsidRDefault="00045AD0" w:rsidP="00045AD0">
      <w:pPr>
        <w:spacing w:before="120"/>
        <w:ind w:left="1440"/>
      </w:pPr>
    </w:p>
    <w:p w14:paraId="78E56ACC" w14:textId="53AF60F4" w:rsidR="00045AD0" w:rsidRDefault="00045AD0" w:rsidP="00045AD0">
      <w:pPr>
        <w:pStyle w:val="Heading3"/>
        <w:numPr>
          <w:ilvl w:val="2"/>
          <w:numId w:val="7"/>
        </w:numPr>
        <w:spacing w:before="0" w:after="0" w:afterAutospacing="0"/>
        <w:rPr>
          <w:rFonts w:ascii="Arial" w:hAnsi="Arial" w:cs="Arial"/>
          <w:b/>
        </w:rPr>
      </w:pPr>
      <w:r w:rsidRPr="00045AD0">
        <w:rPr>
          <w:rFonts w:ascii="Arial" w:hAnsi="Arial" w:cs="Arial"/>
          <w:b/>
        </w:rPr>
        <w:t>Domain Driven Constraints</w:t>
      </w:r>
    </w:p>
    <w:p w14:paraId="42000956" w14:textId="11112AA4" w:rsidR="00045AD0" w:rsidRDefault="00045AD0" w:rsidP="00045AD0">
      <w:pPr>
        <w:numPr>
          <w:ilvl w:val="0"/>
          <w:numId w:val="72"/>
        </w:numPr>
        <w:spacing w:before="120"/>
      </w:pPr>
      <w:r>
        <w:t>Godrej’s engineering standards</w:t>
      </w:r>
    </w:p>
    <w:p w14:paraId="1673089A" w14:textId="6C8802C0" w:rsidR="00045AD0" w:rsidRDefault="00045AD0" w:rsidP="00045AD0">
      <w:pPr>
        <w:numPr>
          <w:ilvl w:val="0"/>
          <w:numId w:val="72"/>
        </w:numPr>
        <w:spacing w:before="120"/>
      </w:pPr>
      <w:r w:rsidRPr="4FD3F960">
        <w:t>Each product group (e.g., SPRS) has unique design rules, validation logic, and component configurations.</w:t>
      </w:r>
    </w:p>
    <w:p w14:paraId="561DC60C" w14:textId="489ADF83" w:rsidR="00045AD0" w:rsidRDefault="00045AD0" w:rsidP="00045AD0">
      <w:pPr>
        <w:numPr>
          <w:ilvl w:val="0"/>
          <w:numId w:val="72"/>
        </w:numPr>
        <w:spacing w:before="120"/>
      </w:pPr>
      <w:r>
        <w:t>Frames, beams, bracings, and accessories have strict placement, sizing, and load rules.</w:t>
      </w:r>
    </w:p>
    <w:p w14:paraId="4F43ACD9" w14:textId="787D7968" w:rsidR="00045AD0" w:rsidRDefault="00045AD0" w:rsidP="00045AD0">
      <w:pPr>
        <w:numPr>
          <w:ilvl w:val="0"/>
          <w:numId w:val="72"/>
        </w:numPr>
        <w:spacing w:before="120"/>
      </w:pPr>
      <w:r>
        <w:t>Safety and stability requirements</w:t>
      </w:r>
    </w:p>
    <w:p w14:paraId="3813D1D7" w14:textId="00A77C4D" w:rsidR="00045AD0" w:rsidRPr="00045AD0" w:rsidRDefault="00045AD0" w:rsidP="00045AD0">
      <w:pPr>
        <w:numPr>
          <w:ilvl w:val="0"/>
          <w:numId w:val="72"/>
        </w:numPr>
        <w:spacing w:before="120"/>
      </w:pPr>
      <w:r>
        <w:t>Operational compatibility with MHE and SKU types</w:t>
      </w:r>
    </w:p>
    <w:p w14:paraId="68BC7DFE" w14:textId="77777777" w:rsidR="00045AD0" w:rsidRPr="00045AD0" w:rsidRDefault="00045AD0" w:rsidP="00045AD0">
      <w:pPr>
        <w:pStyle w:val="BodyText"/>
      </w:pPr>
    </w:p>
    <w:p w14:paraId="09E2860D" w14:textId="1B58DFF3" w:rsidR="003B619B" w:rsidRPr="009813D3" w:rsidRDefault="003B619B" w:rsidP="00CC382B">
      <w:pPr>
        <w:pStyle w:val="Heading2"/>
        <w:keepLines w:val="0"/>
        <w:widowControl w:val="0"/>
        <w:numPr>
          <w:ilvl w:val="1"/>
          <w:numId w:val="7"/>
        </w:numPr>
        <w:spacing w:before="120" w:after="60" w:afterAutospacing="0" w:line="240" w:lineRule="atLeast"/>
        <w:rPr>
          <w:rFonts w:ascii="Arial" w:hAnsi="Arial" w:cs="Arial"/>
          <w:b/>
        </w:rPr>
      </w:pPr>
      <w:bookmarkStart w:id="62" w:name="_Toc265244892"/>
      <w:bookmarkStart w:id="63" w:name="_Toc267402525"/>
      <w:bookmarkStart w:id="64" w:name="_Toc209523181"/>
      <w:r w:rsidRPr="00AA5A93">
        <w:rPr>
          <w:rFonts w:ascii="Arial" w:hAnsi="Arial" w:cs="Arial"/>
          <w:b/>
        </w:rPr>
        <w:t>Assumptions &amp; Dependencies</w:t>
      </w:r>
      <w:bookmarkEnd w:id="62"/>
      <w:bookmarkEnd w:id="63"/>
      <w:bookmarkEnd w:id="64"/>
    </w:p>
    <w:p w14:paraId="38F509DB" w14:textId="77777777" w:rsidR="00C713A6" w:rsidRPr="00C713A6" w:rsidRDefault="00C713A6" w:rsidP="00C713A6">
      <w:pPr>
        <w:pStyle w:val="BodyText"/>
      </w:pPr>
    </w:p>
    <w:p w14:paraId="3E29FA96" w14:textId="4D057EF9" w:rsidR="009813D3" w:rsidRDefault="001458E6" w:rsidP="00C713A6">
      <w:pPr>
        <w:pStyle w:val="Heading3"/>
        <w:numPr>
          <w:ilvl w:val="2"/>
          <w:numId w:val="7"/>
        </w:numPr>
        <w:spacing w:before="0" w:after="0" w:afterAutospacing="0"/>
        <w:rPr>
          <w:rFonts w:ascii="Arial" w:hAnsi="Arial" w:cs="Arial"/>
          <w:b/>
        </w:rPr>
      </w:pPr>
      <w:r w:rsidRPr="00FA5939">
        <w:rPr>
          <w:rFonts w:ascii="Arial" w:hAnsi="Arial" w:cs="Arial"/>
          <w:b/>
        </w:rPr>
        <w:t>Assumptions</w:t>
      </w:r>
    </w:p>
    <w:p w14:paraId="612172C0" w14:textId="77777777" w:rsidR="008D500E" w:rsidRPr="008D500E" w:rsidRDefault="008D500E" w:rsidP="008D500E">
      <w:pPr>
        <w:pStyle w:val="BodyText"/>
      </w:pPr>
    </w:p>
    <w:tbl>
      <w:tblPr>
        <w:tblW w:w="196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9622"/>
        <w:gridCol w:w="9522"/>
      </w:tblGrid>
      <w:tr w:rsidR="000E5184" w:rsidRPr="001458E6" w14:paraId="24A7A729" w14:textId="77777777" w:rsidTr="008274CC">
        <w:trPr>
          <w:trHeight w:val="271"/>
        </w:trPr>
        <w:tc>
          <w:tcPr>
            <w:tcW w:w="993" w:type="dxa"/>
            <w:noWrap/>
            <w:hideMark/>
          </w:tcPr>
          <w:p w14:paraId="0B682D1C" w14:textId="77777777" w:rsidR="001458E6" w:rsidRPr="009813D3" w:rsidRDefault="001458E6" w:rsidP="001458E6">
            <w:pPr>
              <w:jc w:val="left"/>
              <w:rPr>
                <w:rFonts w:cs="Arial"/>
                <w:b/>
                <w:color w:val="000000"/>
                <w:spacing w:val="0"/>
              </w:rPr>
            </w:pPr>
            <w:r w:rsidRPr="009813D3">
              <w:rPr>
                <w:rFonts w:cs="Arial"/>
                <w:b/>
                <w:color w:val="000000"/>
                <w:spacing w:val="0"/>
              </w:rPr>
              <w:t>ID</w:t>
            </w:r>
          </w:p>
        </w:tc>
        <w:tc>
          <w:tcPr>
            <w:tcW w:w="9100" w:type="dxa"/>
            <w:noWrap/>
            <w:hideMark/>
          </w:tcPr>
          <w:p w14:paraId="369737D4" w14:textId="77777777" w:rsidR="001458E6" w:rsidRPr="009813D3" w:rsidRDefault="001458E6" w:rsidP="001458E6">
            <w:pPr>
              <w:jc w:val="left"/>
              <w:rPr>
                <w:rFonts w:cs="Arial"/>
                <w:b/>
                <w:color w:val="000000"/>
                <w:spacing w:val="0"/>
              </w:rPr>
            </w:pPr>
            <w:r w:rsidRPr="009813D3">
              <w:rPr>
                <w:rFonts w:cs="Arial"/>
                <w:b/>
                <w:color w:val="000000"/>
                <w:spacing w:val="0"/>
              </w:rPr>
              <w:t>Assumption</w:t>
            </w:r>
          </w:p>
        </w:tc>
        <w:tc>
          <w:tcPr>
            <w:tcW w:w="9522" w:type="dxa"/>
            <w:noWrap/>
            <w:hideMark/>
          </w:tcPr>
          <w:p w14:paraId="6245A3BE" w14:textId="77777777" w:rsidR="001458E6" w:rsidRPr="009813D3" w:rsidRDefault="001458E6" w:rsidP="001458E6">
            <w:pPr>
              <w:jc w:val="left"/>
              <w:rPr>
                <w:rFonts w:cs="Arial"/>
                <w:b/>
                <w:color w:val="000000"/>
                <w:spacing w:val="0"/>
              </w:rPr>
            </w:pPr>
            <w:r w:rsidRPr="009813D3">
              <w:rPr>
                <w:rFonts w:cs="Arial"/>
                <w:b/>
                <w:color w:val="000000"/>
                <w:spacing w:val="0"/>
              </w:rPr>
              <w:t>Rationale / Impact</w:t>
            </w:r>
          </w:p>
        </w:tc>
      </w:tr>
      <w:tr w:rsidR="000E5184" w:rsidRPr="001458E6" w14:paraId="775CB866" w14:textId="77777777" w:rsidTr="008274CC">
        <w:trPr>
          <w:trHeight w:val="531"/>
        </w:trPr>
        <w:tc>
          <w:tcPr>
            <w:tcW w:w="993" w:type="dxa"/>
            <w:noWrap/>
            <w:hideMark/>
          </w:tcPr>
          <w:p w14:paraId="4EC4A264" w14:textId="77777777" w:rsidR="001458E6" w:rsidRPr="003F670F" w:rsidRDefault="001458E6" w:rsidP="001458E6">
            <w:pPr>
              <w:jc w:val="left"/>
              <w:rPr>
                <w:rFonts w:cs="Arial"/>
                <w:color w:val="000000"/>
                <w:spacing w:val="0"/>
              </w:rPr>
            </w:pPr>
            <w:r w:rsidRPr="003F670F">
              <w:rPr>
                <w:rFonts w:cs="Arial"/>
                <w:color w:val="000000"/>
                <w:spacing w:val="0"/>
              </w:rPr>
              <w:t>A1</w:t>
            </w:r>
          </w:p>
        </w:tc>
        <w:tc>
          <w:tcPr>
            <w:tcW w:w="9100" w:type="dxa"/>
            <w:noWrap/>
            <w:hideMark/>
          </w:tcPr>
          <w:p w14:paraId="6896AFA4" w14:textId="77777777" w:rsidR="001458E6" w:rsidRPr="003F670F" w:rsidRDefault="001458E6" w:rsidP="001458E6">
            <w:pPr>
              <w:jc w:val="left"/>
              <w:rPr>
                <w:rFonts w:cs="Arial"/>
                <w:color w:val="000000"/>
                <w:spacing w:val="0"/>
              </w:rPr>
            </w:pPr>
            <w:r w:rsidRPr="003F670F">
              <w:rPr>
                <w:rFonts w:cs="Arial"/>
                <w:color w:val="000000"/>
                <w:spacing w:val="0"/>
              </w:rPr>
              <w:t>Users will access the application via modern web browsers (Chrome, Edge, Firefox, Safari)</w:t>
            </w:r>
          </w:p>
        </w:tc>
        <w:tc>
          <w:tcPr>
            <w:tcW w:w="9522" w:type="dxa"/>
            <w:noWrap/>
            <w:hideMark/>
          </w:tcPr>
          <w:p w14:paraId="77DD1432" w14:textId="77777777" w:rsidR="001458E6" w:rsidRPr="003F670F" w:rsidRDefault="001458E6" w:rsidP="001458E6">
            <w:pPr>
              <w:jc w:val="left"/>
              <w:rPr>
                <w:rFonts w:cs="Arial"/>
                <w:color w:val="000000"/>
                <w:spacing w:val="0"/>
              </w:rPr>
            </w:pPr>
            <w:r w:rsidRPr="003F670F">
              <w:rPr>
                <w:rFonts w:cs="Arial"/>
                <w:color w:val="000000"/>
                <w:spacing w:val="0"/>
              </w:rPr>
              <w:t>Enables use of modern web technologies (React, WebGL, Canvas)</w:t>
            </w:r>
          </w:p>
        </w:tc>
      </w:tr>
      <w:tr w:rsidR="000E5184" w:rsidRPr="001458E6" w14:paraId="3351F5A9" w14:textId="77777777" w:rsidTr="008274CC">
        <w:trPr>
          <w:trHeight w:val="531"/>
        </w:trPr>
        <w:tc>
          <w:tcPr>
            <w:tcW w:w="993" w:type="dxa"/>
            <w:noWrap/>
            <w:hideMark/>
          </w:tcPr>
          <w:p w14:paraId="3B1B132C" w14:textId="77777777" w:rsidR="001458E6" w:rsidRPr="003F670F" w:rsidRDefault="001458E6" w:rsidP="001458E6">
            <w:pPr>
              <w:jc w:val="left"/>
              <w:rPr>
                <w:rFonts w:cs="Arial"/>
                <w:color w:val="000000"/>
                <w:spacing w:val="0"/>
              </w:rPr>
            </w:pPr>
            <w:r w:rsidRPr="003F670F">
              <w:rPr>
                <w:rFonts w:cs="Arial"/>
                <w:color w:val="000000"/>
                <w:spacing w:val="0"/>
              </w:rPr>
              <w:t>A2</w:t>
            </w:r>
          </w:p>
        </w:tc>
        <w:tc>
          <w:tcPr>
            <w:tcW w:w="9100" w:type="dxa"/>
            <w:noWrap/>
            <w:hideMark/>
          </w:tcPr>
          <w:p w14:paraId="18BB4B0A" w14:textId="1CACCFD4" w:rsidR="001458E6" w:rsidRPr="003F670F" w:rsidRDefault="001458E6" w:rsidP="001458E6">
            <w:pPr>
              <w:jc w:val="left"/>
              <w:rPr>
                <w:rFonts w:cs="Arial"/>
                <w:color w:val="000000"/>
                <w:spacing w:val="0"/>
              </w:rPr>
            </w:pPr>
            <w:r w:rsidRPr="003F670F">
              <w:rPr>
                <w:rFonts w:cs="Arial"/>
                <w:color w:val="000000"/>
                <w:spacing w:val="0"/>
              </w:rPr>
              <w:t>Internet connectivity is available for most </w:t>
            </w:r>
            <w:r w:rsidR="009709D9" w:rsidRPr="003F670F">
              <w:rPr>
                <w:rFonts w:cs="Arial"/>
                <w:color w:val="000000"/>
                <w:spacing w:val="0"/>
              </w:rPr>
              <w:t>users except</w:t>
            </w:r>
            <w:r w:rsidRPr="003F670F">
              <w:rPr>
                <w:rFonts w:cs="Arial"/>
                <w:color w:val="000000"/>
                <w:spacing w:val="0"/>
              </w:rPr>
              <w:t> during </w:t>
            </w:r>
            <w:commentRangeStart w:id="65"/>
            <w:commentRangeStart w:id="66"/>
            <w:r w:rsidRPr="003F670F">
              <w:rPr>
                <w:rFonts w:cs="Arial"/>
                <w:color w:val="000000"/>
                <w:spacing w:val="0"/>
              </w:rPr>
              <w:t>offline drafting</w:t>
            </w:r>
            <w:commentRangeEnd w:id="65"/>
            <w:r w:rsidR="00A46275">
              <w:rPr>
                <w:rStyle w:val="CommentReference"/>
              </w:rPr>
              <w:commentReference w:id="65"/>
            </w:r>
            <w:commentRangeEnd w:id="66"/>
            <w:r w:rsidR="00D7354B">
              <w:rPr>
                <w:rStyle w:val="CommentReference"/>
              </w:rPr>
              <w:commentReference w:id="66"/>
            </w:r>
          </w:p>
        </w:tc>
        <w:tc>
          <w:tcPr>
            <w:tcW w:w="9522" w:type="dxa"/>
            <w:noWrap/>
            <w:hideMark/>
          </w:tcPr>
          <w:p w14:paraId="643A801E" w14:textId="77777777" w:rsidR="001458E6" w:rsidRPr="003F670F" w:rsidRDefault="001458E6" w:rsidP="001458E6">
            <w:pPr>
              <w:jc w:val="left"/>
              <w:rPr>
                <w:rFonts w:cs="Arial"/>
                <w:color w:val="000000"/>
                <w:spacing w:val="0"/>
              </w:rPr>
            </w:pPr>
            <w:r w:rsidRPr="003F670F">
              <w:rPr>
                <w:rFonts w:cs="Arial"/>
                <w:color w:val="000000"/>
                <w:spacing w:val="0"/>
              </w:rPr>
              <w:t>Offline support is limited to layout creation; sync requires connectivity</w:t>
            </w:r>
          </w:p>
        </w:tc>
      </w:tr>
      <w:tr w:rsidR="000E5184" w:rsidRPr="001458E6" w14:paraId="20FF086F" w14:textId="77777777" w:rsidTr="008274CC">
        <w:trPr>
          <w:trHeight w:val="531"/>
        </w:trPr>
        <w:tc>
          <w:tcPr>
            <w:tcW w:w="993" w:type="dxa"/>
            <w:noWrap/>
            <w:hideMark/>
          </w:tcPr>
          <w:p w14:paraId="6A4A2A69" w14:textId="77777777" w:rsidR="001458E6" w:rsidRPr="003F670F" w:rsidRDefault="001458E6" w:rsidP="001458E6">
            <w:pPr>
              <w:jc w:val="left"/>
              <w:rPr>
                <w:rFonts w:cs="Arial"/>
                <w:color w:val="000000"/>
                <w:spacing w:val="0"/>
              </w:rPr>
            </w:pPr>
            <w:r w:rsidRPr="003F670F">
              <w:rPr>
                <w:rFonts w:cs="Arial"/>
                <w:color w:val="000000"/>
                <w:spacing w:val="0"/>
              </w:rPr>
              <w:t>A3</w:t>
            </w:r>
          </w:p>
        </w:tc>
        <w:tc>
          <w:tcPr>
            <w:tcW w:w="9100" w:type="dxa"/>
            <w:noWrap/>
            <w:hideMark/>
          </w:tcPr>
          <w:p w14:paraId="3A49EC11" w14:textId="77777777" w:rsidR="001458E6" w:rsidRPr="003F670F" w:rsidRDefault="001458E6" w:rsidP="001458E6">
            <w:pPr>
              <w:jc w:val="left"/>
              <w:rPr>
                <w:rFonts w:cs="Arial"/>
                <w:color w:val="000000"/>
                <w:spacing w:val="0"/>
              </w:rPr>
            </w:pPr>
            <w:r w:rsidRPr="003F670F">
              <w:rPr>
                <w:rFonts w:cs="Arial"/>
                <w:color w:val="000000"/>
                <w:spacing w:val="0"/>
              </w:rPr>
              <w:t>Godrej will provide complete and validated design rules for each product group during the discovery phase</w:t>
            </w:r>
          </w:p>
        </w:tc>
        <w:tc>
          <w:tcPr>
            <w:tcW w:w="9522" w:type="dxa"/>
            <w:noWrap/>
            <w:hideMark/>
          </w:tcPr>
          <w:p w14:paraId="40F20D8F" w14:textId="77777777" w:rsidR="001458E6" w:rsidRPr="003F670F" w:rsidRDefault="001458E6" w:rsidP="001458E6">
            <w:pPr>
              <w:jc w:val="left"/>
              <w:rPr>
                <w:rFonts w:cs="Arial"/>
                <w:color w:val="000000"/>
                <w:spacing w:val="0"/>
              </w:rPr>
            </w:pPr>
            <w:r w:rsidRPr="4FD3F960">
              <w:rPr>
                <w:rFonts w:cs="Arial"/>
                <w:color w:val="000000"/>
                <w:spacing w:val="0"/>
              </w:rPr>
              <w:t>Rule engine logic and validations depend on timely and accurate rule inputs</w:t>
            </w:r>
          </w:p>
        </w:tc>
      </w:tr>
      <w:tr w:rsidR="000E5184" w:rsidRPr="001458E6" w14:paraId="3C2DE932" w14:textId="77777777" w:rsidTr="008274CC">
        <w:trPr>
          <w:trHeight w:val="531"/>
        </w:trPr>
        <w:tc>
          <w:tcPr>
            <w:tcW w:w="993" w:type="dxa"/>
            <w:noWrap/>
            <w:hideMark/>
          </w:tcPr>
          <w:p w14:paraId="72F349DC" w14:textId="77777777" w:rsidR="001458E6" w:rsidRPr="003F670F" w:rsidRDefault="001458E6" w:rsidP="001458E6">
            <w:pPr>
              <w:jc w:val="left"/>
              <w:rPr>
                <w:rFonts w:cs="Arial"/>
                <w:color w:val="000000"/>
                <w:spacing w:val="0"/>
              </w:rPr>
            </w:pPr>
            <w:r w:rsidRPr="003F670F">
              <w:rPr>
                <w:rFonts w:cs="Arial"/>
                <w:color w:val="000000"/>
                <w:spacing w:val="0"/>
              </w:rPr>
              <w:t>A4</w:t>
            </w:r>
          </w:p>
        </w:tc>
        <w:tc>
          <w:tcPr>
            <w:tcW w:w="9100" w:type="dxa"/>
            <w:noWrap/>
            <w:hideMark/>
          </w:tcPr>
          <w:p w14:paraId="7A657E52" w14:textId="77777777" w:rsidR="001458E6" w:rsidRPr="003F670F" w:rsidRDefault="001458E6" w:rsidP="001458E6">
            <w:pPr>
              <w:jc w:val="left"/>
              <w:rPr>
                <w:rFonts w:cs="Arial"/>
                <w:color w:val="000000"/>
                <w:spacing w:val="0"/>
              </w:rPr>
            </w:pPr>
            <w:r w:rsidRPr="4FD3F960">
              <w:rPr>
                <w:rFonts w:cs="Arial"/>
                <w:color w:val="000000"/>
                <w:spacing w:val="0"/>
              </w:rPr>
              <w:t>All MHE specifications and SKU data required for layout logic will be provided or selected by the user</w:t>
            </w:r>
          </w:p>
        </w:tc>
        <w:tc>
          <w:tcPr>
            <w:tcW w:w="9522" w:type="dxa"/>
            <w:noWrap/>
            <w:hideMark/>
          </w:tcPr>
          <w:p w14:paraId="22AC044E" w14:textId="77777777" w:rsidR="001458E6" w:rsidRPr="003F670F" w:rsidRDefault="001458E6" w:rsidP="001458E6">
            <w:pPr>
              <w:jc w:val="left"/>
              <w:rPr>
                <w:rFonts w:cs="Arial"/>
                <w:color w:val="000000"/>
                <w:spacing w:val="0"/>
              </w:rPr>
            </w:pPr>
            <w:r w:rsidRPr="003F670F">
              <w:rPr>
                <w:rFonts w:cs="Arial"/>
                <w:color w:val="000000"/>
                <w:spacing w:val="0"/>
              </w:rPr>
              <w:t>Elevation, aisle width, and rack height calculations depend on this data</w:t>
            </w:r>
          </w:p>
        </w:tc>
      </w:tr>
      <w:tr w:rsidR="000E5184" w:rsidRPr="001458E6" w14:paraId="17595D1F" w14:textId="77777777" w:rsidTr="008274CC">
        <w:trPr>
          <w:trHeight w:val="531"/>
        </w:trPr>
        <w:tc>
          <w:tcPr>
            <w:tcW w:w="993" w:type="dxa"/>
            <w:noWrap/>
            <w:hideMark/>
          </w:tcPr>
          <w:p w14:paraId="4857FA3B" w14:textId="77777777" w:rsidR="001458E6" w:rsidRPr="003F670F" w:rsidRDefault="001458E6" w:rsidP="001458E6">
            <w:pPr>
              <w:jc w:val="left"/>
              <w:rPr>
                <w:rFonts w:cs="Arial"/>
                <w:color w:val="000000"/>
                <w:spacing w:val="0"/>
              </w:rPr>
            </w:pPr>
            <w:r w:rsidRPr="003F670F">
              <w:rPr>
                <w:rFonts w:cs="Arial"/>
                <w:color w:val="000000"/>
                <w:spacing w:val="0"/>
              </w:rPr>
              <w:t>A5</w:t>
            </w:r>
          </w:p>
        </w:tc>
        <w:tc>
          <w:tcPr>
            <w:tcW w:w="9100" w:type="dxa"/>
            <w:noWrap/>
            <w:hideMark/>
          </w:tcPr>
          <w:p w14:paraId="722785D1" w14:textId="77777777" w:rsidR="001458E6" w:rsidRPr="003F670F" w:rsidRDefault="001458E6" w:rsidP="001458E6">
            <w:pPr>
              <w:jc w:val="left"/>
              <w:rPr>
                <w:rFonts w:cs="Arial"/>
                <w:color w:val="000000"/>
                <w:spacing w:val="0"/>
              </w:rPr>
            </w:pPr>
            <w:r w:rsidRPr="003F670F">
              <w:rPr>
                <w:rFonts w:cs="Arial"/>
                <w:color w:val="000000"/>
                <w:spacing w:val="0"/>
              </w:rPr>
              <w:t>AWS will be the primary cloud platform for hosting and scaling the application</w:t>
            </w:r>
          </w:p>
        </w:tc>
        <w:tc>
          <w:tcPr>
            <w:tcW w:w="9522" w:type="dxa"/>
            <w:noWrap/>
            <w:hideMark/>
          </w:tcPr>
          <w:p w14:paraId="7145A1B4" w14:textId="77777777" w:rsidR="001458E6" w:rsidRPr="003F670F" w:rsidRDefault="001458E6" w:rsidP="001458E6">
            <w:pPr>
              <w:jc w:val="left"/>
              <w:rPr>
                <w:rFonts w:cs="Arial"/>
                <w:color w:val="000000"/>
                <w:spacing w:val="0"/>
              </w:rPr>
            </w:pPr>
            <w:r w:rsidRPr="003F670F">
              <w:rPr>
                <w:rFonts w:cs="Arial"/>
                <w:color w:val="000000"/>
                <w:spacing w:val="0"/>
              </w:rPr>
              <w:t>Architecture and services are designed around AWS-native tools (Lambda, S3, DynamoDB)</w:t>
            </w:r>
          </w:p>
        </w:tc>
      </w:tr>
      <w:tr w:rsidR="000E5184" w:rsidRPr="001458E6" w14:paraId="43C38F89" w14:textId="77777777" w:rsidTr="008274CC">
        <w:trPr>
          <w:trHeight w:val="531"/>
        </w:trPr>
        <w:tc>
          <w:tcPr>
            <w:tcW w:w="993" w:type="dxa"/>
            <w:noWrap/>
            <w:hideMark/>
          </w:tcPr>
          <w:p w14:paraId="5A5622EF" w14:textId="77777777" w:rsidR="001458E6" w:rsidRPr="003F670F" w:rsidRDefault="001458E6" w:rsidP="001458E6">
            <w:pPr>
              <w:jc w:val="left"/>
              <w:rPr>
                <w:rFonts w:cs="Arial"/>
                <w:color w:val="000000"/>
                <w:spacing w:val="0"/>
              </w:rPr>
            </w:pPr>
            <w:r w:rsidRPr="003F670F">
              <w:rPr>
                <w:rFonts w:cs="Arial"/>
                <w:color w:val="000000"/>
                <w:spacing w:val="0"/>
              </w:rPr>
              <w:t>A6</w:t>
            </w:r>
          </w:p>
        </w:tc>
        <w:tc>
          <w:tcPr>
            <w:tcW w:w="9100" w:type="dxa"/>
            <w:noWrap/>
            <w:hideMark/>
          </w:tcPr>
          <w:p w14:paraId="35871F44" w14:textId="77777777" w:rsidR="001458E6" w:rsidRPr="003F670F" w:rsidRDefault="001458E6" w:rsidP="001458E6">
            <w:pPr>
              <w:jc w:val="left"/>
              <w:rPr>
                <w:rFonts w:cs="Arial"/>
                <w:color w:val="000000"/>
                <w:spacing w:val="0"/>
              </w:rPr>
            </w:pPr>
            <w:r w:rsidRPr="606280F7">
              <w:rPr>
                <w:rFonts w:cs="Arial"/>
                <w:color w:val="000000"/>
                <w:spacing w:val="0"/>
              </w:rPr>
              <w:t>Dealers and manufacturers will have access to product group-specific catalogs and configurations</w:t>
            </w:r>
          </w:p>
        </w:tc>
        <w:tc>
          <w:tcPr>
            <w:tcW w:w="9522" w:type="dxa"/>
            <w:noWrap/>
            <w:hideMark/>
          </w:tcPr>
          <w:p w14:paraId="1BC73186" w14:textId="77777777" w:rsidR="001458E6" w:rsidRPr="003F670F" w:rsidRDefault="001458E6" w:rsidP="001458E6">
            <w:pPr>
              <w:jc w:val="left"/>
              <w:rPr>
                <w:rFonts w:cs="Arial"/>
                <w:color w:val="000000"/>
                <w:spacing w:val="0"/>
              </w:rPr>
            </w:pPr>
            <w:r w:rsidRPr="003F670F">
              <w:rPr>
                <w:rFonts w:cs="Arial"/>
                <w:color w:val="000000"/>
                <w:spacing w:val="0"/>
              </w:rPr>
              <w:t>UI filtering, rule enforcement, and BOM generation rely on this segmentation</w:t>
            </w:r>
          </w:p>
        </w:tc>
      </w:tr>
      <w:tr w:rsidR="000E5184" w:rsidRPr="001458E6" w14:paraId="2BE513AE" w14:textId="77777777" w:rsidTr="008274CC">
        <w:trPr>
          <w:trHeight w:val="531"/>
        </w:trPr>
        <w:tc>
          <w:tcPr>
            <w:tcW w:w="993" w:type="dxa"/>
            <w:noWrap/>
            <w:hideMark/>
          </w:tcPr>
          <w:p w14:paraId="40665AE7" w14:textId="77777777" w:rsidR="001458E6" w:rsidRPr="003F670F" w:rsidRDefault="001458E6" w:rsidP="001458E6">
            <w:pPr>
              <w:jc w:val="left"/>
              <w:rPr>
                <w:rFonts w:cs="Arial"/>
                <w:color w:val="000000"/>
                <w:spacing w:val="0"/>
              </w:rPr>
            </w:pPr>
            <w:r w:rsidRPr="003F670F">
              <w:rPr>
                <w:rFonts w:cs="Arial"/>
                <w:color w:val="000000"/>
                <w:spacing w:val="0"/>
              </w:rPr>
              <w:t>A7</w:t>
            </w:r>
          </w:p>
        </w:tc>
        <w:tc>
          <w:tcPr>
            <w:tcW w:w="9100" w:type="dxa"/>
            <w:noWrap/>
            <w:hideMark/>
          </w:tcPr>
          <w:p w14:paraId="31BA2B7B" w14:textId="77777777" w:rsidR="001458E6" w:rsidRPr="003F670F" w:rsidRDefault="001458E6" w:rsidP="001458E6">
            <w:pPr>
              <w:jc w:val="left"/>
              <w:rPr>
                <w:rFonts w:cs="Arial"/>
                <w:color w:val="000000"/>
                <w:spacing w:val="0"/>
              </w:rPr>
            </w:pPr>
            <w:r w:rsidRPr="003F670F">
              <w:rPr>
                <w:rFonts w:cs="Arial"/>
                <w:color w:val="000000"/>
                <w:spacing w:val="0"/>
              </w:rPr>
              <w:t>Layouts will be limited to 2D and simplified 3D views (not full </w:t>
            </w:r>
            <w:commentRangeStart w:id="67"/>
            <w:r w:rsidRPr="003F670F">
              <w:rPr>
                <w:rFonts w:cs="Arial"/>
                <w:color w:val="000000"/>
                <w:spacing w:val="0"/>
              </w:rPr>
              <w:t>CAD </w:t>
            </w:r>
            <w:commentRangeEnd w:id="67"/>
            <w:r w:rsidR="001B5A20">
              <w:rPr>
                <w:rStyle w:val="CommentReference"/>
              </w:rPr>
              <w:commentReference w:id="67"/>
            </w:r>
            <w:r w:rsidRPr="003F670F">
              <w:rPr>
                <w:rFonts w:cs="Arial"/>
                <w:color w:val="000000"/>
                <w:spacing w:val="0"/>
              </w:rPr>
              <w:t>fidelity)</w:t>
            </w:r>
          </w:p>
        </w:tc>
        <w:tc>
          <w:tcPr>
            <w:tcW w:w="9522" w:type="dxa"/>
            <w:noWrap/>
            <w:hideMark/>
          </w:tcPr>
          <w:p w14:paraId="4E22E62C" w14:textId="77777777" w:rsidR="001458E6" w:rsidRPr="003F670F" w:rsidRDefault="001458E6" w:rsidP="001458E6">
            <w:pPr>
              <w:jc w:val="left"/>
              <w:rPr>
                <w:rFonts w:cs="Arial"/>
                <w:color w:val="000000"/>
                <w:spacing w:val="0"/>
              </w:rPr>
            </w:pPr>
            <w:r w:rsidRPr="003F670F">
              <w:rPr>
                <w:rFonts w:cs="Arial"/>
                <w:color w:val="000000"/>
                <w:spacing w:val="0"/>
              </w:rPr>
              <w:t>Ensures browser performance and avoids dependency on CAD engines</w:t>
            </w:r>
          </w:p>
        </w:tc>
      </w:tr>
      <w:tr w:rsidR="000E5184" w:rsidRPr="001458E6" w14:paraId="2195FFBF" w14:textId="77777777" w:rsidTr="008274CC">
        <w:trPr>
          <w:trHeight w:val="531"/>
        </w:trPr>
        <w:tc>
          <w:tcPr>
            <w:tcW w:w="993" w:type="dxa"/>
            <w:noWrap/>
            <w:hideMark/>
          </w:tcPr>
          <w:p w14:paraId="0E30D10E" w14:textId="77777777" w:rsidR="001458E6" w:rsidRPr="003F670F" w:rsidRDefault="001458E6" w:rsidP="001458E6">
            <w:pPr>
              <w:jc w:val="left"/>
              <w:rPr>
                <w:rFonts w:cs="Arial"/>
                <w:color w:val="000000"/>
                <w:spacing w:val="0"/>
              </w:rPr>
            </w:pPr>
            <w:r w:rsidRPr="003F670F">
              <w:rPr>
                <w:rFonts w:cs="Arial"/>
                <w:color w:val="000000"/>
                <w:spacing w:val="0"/>
              </w:rPr>
              <w:t>A8</w:t>
            </w:r>
          </w:p>
        </w:tc>
        <w:tc>
          <w:tcPr>
            <w:tcW w:w="9100" w:type="dxa"/>
            <w:noWrap/>
            <w:hideMark/>
          </w:tcPr>
          <w:p w14:paraId="01D0CD92" w14:textId="77777777" w:rsidR="001458E6" w:rsidRPr="003F670F" w:rsidRDefault="001458E6" w:rsidP="001458E6">
            <w:pPr>
              <w:jc w:val="left"/>
              <w:rPr>
                <w:rFonts w:cs="Arial"/>
                <w:color w:val="000000"/>
                <w:spacing w:val="0"/>
              </w:rPr>
            </w:pPr>
            <w:r w:rsidRPr="606280F7">
              <w:rPr>
                <w:rFonts w:cs="Arial"/>
                <w:color w:val="000000"/>
                <w:spacing w:val="0"/>
              </w:rPr>
              <w:t>All layout components will be modeled with metadata for rule validation and BOM generation</w:t>
            </w:r>
          </w:p>
        </w:tc>
        <w:tc>
          <w:tcPr>
            <w:tcW w:w="9522" w:type="dxa"/>
            <w:noWrap/>
            <w:hideMark/>
          </w:tcPr>
          <w:p w14:paraId="426B1874" w14:textId="77777777" w:rsidR="001458E6" w:rsidRPr="003F670F" w:rsidRDefault="001458E6" w:rsidP="001458E6">
            <w:pPr>
              <w:jc w:val="left"/>
              <w:rPr>
                <w:rFonts w:cs="Arial"/>
                <w:color w:val="000000"/>
                <w:spacing w:val="0"/>
              </w:rPr>
            </w:pPr>
            <w:r w:rsidRPr="003F670F">
              <w:rPr>
                <w:rFonts w:cs="Arial"/>
                <w:color w:val="000000"/>
                <w:spacing w:val="0"/>
              </w:rPr>
              <w:t>Enables automation of steel estimation, rule checks, and reporting</w:t>
            </w:r>
          </w:p>
        </w:tc>
      </w:tr>
      <w:tr w:rsidR="000E5184" w:rsidRPr="001458E6" w14:paraId="6AF2BECC" w14:textId="77777777" w:rsidTr="008274CC">
        <w:trPr>
          <w:trHeight w:val="531"/>
        </w:trPr>
        <w:tc>
          <w:tcPr>
            <w:tcW w:w="993" w:type="dxa"/>
            <w:noWrap/>
            <w:hideMark/>
          </w:tcPr>
          <w:p w14:paraId="1281188F" w14:textId="77777777" w:rsidR="001458E6" w:rsidRPr="003F670F" w:rsidRDefault="001458E6" w:rsidP="001458E6">
            <w:pPr>
              <w:jc w:val="left"/>
              <w:rPr>
                <w:rFonts w:cs="Arial"/>
                <w:color w:val="000000"/>
                <w:spacing w:val="0"/>
              </w:rPr>
            </w:pPr>
            <w:r w:rsidRPr="003F670F">
              <w:rPr>
                <w:rFonts w:cs="Arial"/>
                <w:color w:val="000000"/>
                <w:spacing w:val="0"/>
              </w:rPr>
              <w:t>A9</w:t>
            </w:r>
          </w:p>
        </w:tc>
        <w:tc>
          <w:tcPr>
            <w:tcW w:w="9100" w:type="dxa"/>
            <w:noWrap/>
            <w:hideMark/>
          </w:tcPr>
          <w:p w14:paraId="7D97D513" w14:textId="77777777" w:rsidR="001458E6" w:rsidRPr="003F670F" w:rsidRDefault="001458E6" w:rsidP="001458E6">
            <w:pPr>
              <w:jc w:val="left"/>
              <w:rPr>
                <w:rFonts w:cs="Arial"/>
                <w:color w:val="000000"/>
                <w:spacing w:val="0"/>
              </w:rPr>
            </w:pPr>
            <w:r w:rsidRPr="003F670F">
              <w:rPr>
                <w:rFonts w:cs="Arial"/>
                <w:color w:val="000000"/>
                <w:spacing w:val="0"/>
              </w:rPr>
              <w:t>Users will be authenticated via enterprise SSO or role-</w:t>
            </w:r>
            <w:commentRangeStart w:id="68"/>
            <w:commentRangeStart w:id="69"/>
            <w:r w:rsidRPr="003F670F">
              <w:rPr>
                <w:rFonts w:cs="Arial"/>
                <w:color w:val="000000"/>
                <w:spacing w:val="0"/>
              </w:rPr>
              <w:t>based</w:t>
            </w:r>
            <w:commentRangeEnd w:id="68"/>
            <w:r w:rsidR="00A128D3">
              <w:rPr>
                <w:rStyle w:val="CommentReference"/>
              </w:rPr>
              <w:commentReference w:id="68"/>
            </w:r>
            <w:commentRangeEnd w:id="69"/>
            <w:r w:rsidR="002E0636">
              <w:rPr>
                <w:rStyle w:val="CommentReference"/>
              </w:rPr>
              <w:commentReference w:id="69"/>
            </w:r>
            <w:r w:rsidRPr="003F670F">
              <w:rPr>
                <w:rFonts w:cs="Arial"/>
                <w:color w:val="000000"/>
                <w:spacing w:val="0"/>
              </w:rPr>
              <w:t> login</w:t>
            </w:r>
          </w:p>
        </w:tc>
        <w:tc>
          <w:tcPr>
            <w:tcW w:w="9522" w:type="dxa"/>
            <w:noWrap/>
            <w:hideMark/>
          </w:tcPr>
          <w:p w14:paraId="44D643C5" w14:textId="77777777" w:rsidR="001458E6" w:rsidRPr="003F670F" w:rsidRDefault="001458E6" w:rsidP="001458E6">
            <w:pPr>
              <w:jc w:val="left"/>
              <w:rPr>
                <w:rFonts w:cs="Arial"/>
                <w:color w:val="000000"/>
                <w:spacing w:val="0"/>
              </w:rPr>
            </w:pPr>
            <w:r w:rsidRPr="003F670F">
              <w:rPr>
                <w:rFonts w:cs="Arial"/>
                <w:color w:val="000000"/>
                <w:spacing w:val="0"/>
              </w:rPr>
              <w:t>Access control and feature visibility depend on user roles</w:t>
            </w:r>
          </w:p>
        </w:tc>
      </w:tr>
      <w:tr w:rsidR="000E5184" w:rsidRPr="001458E6" w14:paraId="1BCCFE96" w14:textId="77777777" w:rsidTr="008274CC">
        <w:trPr>
          <w:trHeight w:val="531"/>
        </w:trPr>
        <w:tc>
          <w:tcPr>
            <w:tcW w:w="993" w:type="dxa"/>
            <w:noWrap/>
            <w:hideMark/>
          </w:tcPr>
          <w:p w14:paraId="7D8E76F7" w14:textId="77777777" w:rsidR="001458E6" w:rsidRPr="003F670F" w:rsidRDefault="001458E6" w:rsidP="001458E6">
            <w:pPr>
              <w:jc w:val="left"/>
              <w:rPr>
                <w:rFonts w:cs="Arial"/>
                <w:color w:val="000000"/>
                <w:spacing w:val="0"/>
              </w:rPr>
            </w:pPr>
            <w:r w:rsidRPr="003F670F">
              <w:rPr>
                <w:rFonts w:cs="Arial"/>
                <w:color w:val="000000"/>
                <w:spacing w:val="0"/>
              </w:rPr>
              <w:t>A10</w:t>
            </w:r>
          </w:p>
        </w:tc>
        <w:tc>
          <w:tcPr>
            <w:tcW w:w="9100" w:type="dxa"/>
            <w:noWrap/>
            <w:hideMark/>
          </w:tcPr>
          <w:p w14:paraId="5D76E06F" w14:textId="77777777" w:rsidR="001458E6" w:rsidRPr="003F670F" w:rsidRDefault="001458E6" w:rsidP="001458E6">
            <w:pPr>
              <w:jc w:val="left"/>
              <w:rPr>
                <w:rFonts w:cs="Arial"/>
                <w:color w:val="000000"/>
                <w:spacing w:val="0"/>
              </w:rPr>
            </w:pPr>
            <w:r w:rsidRPr="003F670F">
              <w:rPr>
                <w:rFonts w:cs="Arial"/>
                <w:color w:val="000000"/>
                <w:spacing w:val="0"/>
              </w:rPr>
              <w:t>Localization requirements will be limited to a predefined set of languages</w:t>
            </w:r>
          </w:p>
        </w:tc>
        <w:tc>
          <w:tcPr>
            <w:tcW w:w="9522" w:type="dxa"/>
            <w:noWrap/>
            <w:hideMark/>
          </w:tcPr>
          <w:p w14:paraId="348CE229" w14:textId="77777777" w:rsidR="001458E6" w:rsidRPr="003F670F" w:rsidRDefault="001458E6" w:rsidP="001458E6">
            <w:pPr>
              <w:jc w:val="left"/>
              <w:rPr>
                <w:rFonts w:cs="Arial"/>
                <w:color w:val="000000"/>
                <w:spacing w:val="0"/>
              </w:rPr>
            </w:pPr>
            <w:r w:rsidRPr="003F670F">
              <w:rPr>
                <w:rFonts w:cs="Arial"/>
                <w:color w:val="000000"/>
                <w:spacing w:val="0"/>
              </w:rPr>
              <w:t>Translation management and UI design will be scoped accordingly</w:t>
            </w:r>
          </w:p>
        </w:tc>
      </w:tr>
    </w:tbl>
    <w:p w14:paraId="6F37A80C" w14:textId="28BD8610" w:rsidR="003B619B" w:rsidRDefault="00CE27F9" w:rsidP="00C713A6">
      <w:pPr>
        <w:pStyle w:val="Heading3"/>
        <w:numPr>
          <w:ilvl w:val="2"/>
          <w:numId w:val="7"/>
        </w:numPr>
        <w:spacing w:before="0" w:after="0" w:afterAutospacing="0"/>
        <w:rPr>
          <w:rFonts w:ascii="Arial" w:hAnsi="Arial" w:cs="Arial"/>
          <w:b/>
        </w:rPr>
      </w:pPr>
      <w:bookmarkStart w:id="70" w:name="_Toc209523183"/>
      <w:r w:rsidRPr="00B538D2">
        <w:rPr>
          <w:rFonts w:ascii="Arial" w:hAnsi="Arial" w:cs="Arial"/>
          <w:b/>
        </w:rPr>
        <w:t>Dependencies</w:t>
      </w:r>
      <w:bookmarkEnd w:id="70"/>
    </w:p>
    <w:p w14:paraId="03991B9A" w14:textId="77777777" w:rsidR="009813D3" w:rsidRPr="009813D3" w:rsidRDefault="009813D3" w:rsidP="009813D3">
      <w:pPr>
        <w:pStyle w:val="BodyText"/>
      </w:pPr>
    </w:p>
    <w:tbl>
      <w:tblPr>
        <w:tblW w:w="94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3385"/>
        <w:gridCol w:w="9611"/>
      </w:tblGrid>
      <w:tr w:rsidR="006F60F1" w:rsidRPr="003A6962" w14:paraId="1859BEF8" w14:textId="77777777" w:rsidTr="007C2A31">
        <w:trPr>
          <w:trHeight w:val="288"/>
        </w:trPr>
        <w:tc>
          <w:tcPr>
            <w:tcW w:w="993" w:type="dxa"/>
            <w:noWrap/>
            <w:hideMark/>
          </w:tcPr>
          <w:p w14:paraId="2646074C" w14:textId="77777777" w:rsidR="003A6962" w:rsidRPr="009813D3" w:rsidRDefault="003A6962" w:rsidP="003A6962">
            <w:pPr>
              <w:jc w:val="left"/>
              <w:rPr>
                <w:rFonts w:cs="Arial"/>
                <w:b/>
                <w:color w:val="000000"/>
                <w:spacing w:val="0"/>
              </w:rPr>
            </w:pPr>
            <w:r w:rsidRPr="009813D3">
              <w:rPr>
                <w:rFonts w:cs="Arial"/>
                <w:b/>
                <w:color w:val="000000"/>
                <w:spacing w:val="0"/>
              </w:rPr>
              <w:lastRenderedPageBreak/>
              <w:t>ID</w:t>
            </w:r>
          </w:p>
        </w:tc>
        <w:tc>
          <w:tcPr>
            <w:tcW w:w="1923" w:type="dxa"/>
            <w:noWrap/>
            <w:hideMark/>
          </w:tcPr>
          <w:p w14:paraId="6792B1F8" w14:textId="77777777" w:rsidR="003A6962" w:rsidRPr="009813D3" w:rsidRDefault="003A6962" w:rsidP="003A6962">
            <w:pPr>
              <w:jc w:val="left"/>
              <w:rPr>
                <w:rFonts w:cs="Arial"/>
                <w:b/>
                <w:color w:val="000000"/>
                <w:spacing w:val="0"/>
              </w:rPr>
            </w:pPr>
            <w:r w:rsidRPr="009813D3">
              <w:rPr>
                <w:rFonts w:cs="Arial"/>
                <w:b/>
                <w:color w:val="000000"/>
                <w:spacing w:val="0"/>
              </w:rPr>
              <w:t>Dependency</w:t>
            </w:r>
          </w:p>
        </w:tc>
        <w:tc>
          <w:tcPr>
            <w:tcW w:w="6552" w:type="dxa"/>
            <w:noWrap/>
            <w:hideMark/>
          </w:tcPr>
          <w:p w14:paraId="01C25C40" w14:textId="77777777" w:rsidR="003A6962" w:rsidRPr="009813D3" w:rsidRDefault="003A6962" w:rsidP="003A6962">
            <w:pPr>
              <w:jc w:val="left"/>
              <w:rPr>
                <w:rFonts w:cs="Arial"/>
                <w:b/>
                <w:color w:val="000000"/>
                <w:spacing w:val="0"/>
              </w:rPr>
            </w:pPr>
            <w:r w:rsidRPr="009813D3">
              <w:rPr>
                <w:rFonts w:cs="Arial"/>
                <w:b/>
                <w:color w:val="000000"/>
                <w:spacing w:val="0"/>
              </w:rPr>
              <w:t>Description / Risk</w:t>
            </w:r>
          </w:p>
        </w:tc>
      </w:tr>
      <w:tr w:rsidR="006F60F1" w:rsidRPr="003A6962" w14:paraId="55E4D992" w14:textId="77777777" w:rsidTr="007C2A31">
        <w:trPr>
          <w:trHeight w:val="288"/>
        </w:trPr>
        <w:tc>
          <w:tcPr>
            <w:tcW w:w="993" w:type="dxa"/>
            <w:noWrap/>
            <w:hideMark/>
          </w:tcPr>
          <w:p w14:paraId="46000105" w14:textId="77777777" w:rsidR="003A6962" w:rsidRPr="009467A7" w:rsidRDefault="003A6962" w:rsidP="003A6962">
            <w:pPr>
              <w:jc w:val="left"/>
              <w:rPr>
                <w:rFonts w:cs="Arial"/>
                <w:color w:val="000000"/>
                <w:spacing w:val="0"/>
              </w:rPr>
            </w:pPr>
            <w:r w:rsidRPr="009467A7">
              <w:rPr>
                <w:rFonts w:cs="Arial"/>
                <w:color w:val="000000"/>
                <w:spacing w:val="0"/>
              </w:rPr>
              <w:t>D1</w:t>
            </w:r>
          </w:p>
        </w:tc>
        <w:tc>
          <w:tcPr>
            <w:tcW w:w="1923" w:type="dxa"/>
            <w:noWrap/>
            <w:hideMark/>
          </w:tcPr>
          <w:p w14:paraId="0933EDE4" w14:textId="77777777" w:rsidR="003A6962" w:rsidRPr="009467A7" w:rsidRDefault="003A6962" w:rsidP="003A6962">
            <w:pPr>
              <w:jc w:val="left"/>
              <w:rPr>
                <w:rFonts w:cs="Arial"/>
                <w:color w:val="000000"/>
                <w:spacing w:val="0"/>
              </w:rPr>
            </w:pPr>
            <w:r w:rsidRPr="009467A7">
              <w:rPr>
                <w:rFonts w:cs="Arial"/>
                <w:color w:val="000000"/>
                <w:spacing w:val="0"/>
              </w:rPr>
              <w:t>Godrej Design Rules Document</w:t>
            </w:r>
          </w:p>
        </w:tc>
        <w:tc>
          <w:tcPr>
            <w:tcW w:w="6552" w:type="dxa"/>
            <w:noWrap/>
            <w:hideMark/>
          </w:tcPr>
          <w:p w14:paraId="283A0BD6" w14:textId="77777777" w:rsidR="003A6962" w:rsidRPr="009467A7" w:rsidRDefault="003A6962" w:rsidP="003A6962">
            <w:pPr>
              <w:jc w:val="left"/>
              <w:rPr>
                <w:rFonts w:cs="Arial"/>
                <w:color w:val="000000"/>
                <w:spacing w:val="0"/>
              </w:rPr>
            </w:pPr>
            <w:r w:rsidRPr="4FD3F960">
              <w:rPr>
                <w:rFonts w:cs="Arial"/>
                <w:color w:val="000000"/>
                <w:spacing w:val="0"/>
              </w:rPr>
              <w:t>Finalized and complete rules are required for each product group to implement validations and layout logic</w:t>
            </w:r>
          </w:p>
        </w:tc>
      </w:tr>
      <w:tr w:rsidR="006F60F1" w:rsidRPr="003A6962" w14:paraId="0F1ACCA9" w14:textId="77777777" w:rsidTr="007C2A31">
        <w:trPr>
          <w:trHeight w:val="288"/>
        </w:trPr>
        <w:tc>
          <w:tcPr>
            <w:tcW w:w="993" w:type="dxa"/>
            <w:noWrap/>
            <w:hideMark/>
          </w:tcPr>
          <w:p w14:paraId="477BA528" w14:textId="77777777" w:rsidR="003A6962" w:rsidRPr="009467A7" w:rsidRDefault="003A6962" w:rsidP="003A6962">
            <w:pPr>
              <w:jc w:val="left"/>
              <w:rPr>
                <w:rFonts w:cs="Arial"/>
                <w:color w:val="000000"/>
                <w:spacing w:val="0"/>
              </w:rPr>
            </w:pPr>
            <w:r w:rsidRPr="009467A7">
              <w:rPr>
                <w:rFonts w:cs="Arial"/>
                <w:color w:val="000000"/>
                <w:spacing w:val="0"/>
              </w:rPr>
              <w:t>D2</w:t>
            </w:r>
          </w:p>
        </w:tc>
        <w:tc>
          <w:tcPr>
            <w:tcW w:w="1923" w:type="dxa"/>
            <w:noWrap/>
            <w:hideMark/>
          </w:tcPr>
          <w:p w14:paraId="6D7BD7AE" w14:textId="77777777" w:rsidR="003A6962" w:rsidRPr="009467A7" w:rsidRDefault="003A6962" w:rsidP="003A6962">
            <w:pPr>
              <w:jc w:val="left"/>
              <w:rPr>
                <w:rFonts w:cs="Arial"/>
                <w:color w:val="000000"/>
                <w:spacing w:val="0"/>
              </w:rPr>
            </w:pPr>
            <w:r w:rsidRPr="009467A7">
              <w:rPr>
                <w:rFonts w:cs="Arial"/>
                <w:color w:val="000000"/>
                <w:spacing w:val="0"/>
              </w:rPr>
              <w:t>MHE Specification Database</w:t>
            </w:r>
          </w:p>
        </w:tc>
        <w:tc>
          <w:tcPr>
            <w:tcW w:w="6552" w:type="dxa"/>
            <w:noWrap/>
            <w:hideMark/>
          </w:tcPr>
          <w:p w14:paraId="430E1A7C" w14:textId="77777777" w:rsidR="003A6962" w:rsidRPr="009467A7" w:rsidRDefault="003A6962" w:rsidP="003A6962">
            <w:pPr>
              <w:jc w:val="left"/>
              <w:rPr>
                <w:rFonts w:cs="Arial"/>
                <w:color w:val="000000"/>
                <w:spacing w:val="0"/>
              </w:rPr>
            </w:pPr>
            <w:r w:rsidRPr="009467A7">
              <w:rPr>
                <w:rFonts w:cs="Arial"/>
                <w:color w:val="000000"/>
                <w:spacing w:val="0"/>
              </w:rPr>
              <w:t>Accurate MHE specs (MFH, aisle width, load capacity) are needed for elevation and aisle calculations</w:t>
            </w:r>
          </w:p>
        </w:tc>
      </w:tr>
      <w:tr w:rsidR="006F60F1" w:rsidRPr="003A6962" w14:paraId="1DFE178C" w14:textId="77777777" w:rsidTr="007C2A31">
        <w:trPr>
          <w:trHeight w:val="288"/>
        </w:trPr>
        <w:tc>
          <w:tcPr>
            <w:tcW w:w="993" w:type="dxa"/>
            <w:noWrap/>
            <w:hideMark/>
          </w:tcPr>
          <w:p w14:paraId="122A190F" w14:textId="77777777" w:rsidR="003A6962" w:rsidRPr="009467A7" w:rsidRDefault="003A6962" w:rsidP="003A6962">
            <w:pPr>
              <w:jc w:val="left"/>
              <w:rPr>
                <w:rFonts w:cs="Arial"/>
                <w:color w:val="000000"/>
                <w:spacing w:val="0"/>
              </w:rPr>
            </w:pPr>
            <w:r w:rsidRPr="009467A7">
              <w:rPr>
                <w:rFonts w:cs="Arial"/>
                <w:color w:val="000000"/>
                <w:spacing w:val="0"/>
              </w:rPr>
              <w:t>D3</w:t>
            </w:r>
          </w:p>
        </w:tc>
        <w:tc>
          <w:tcPr>
            <w:tcW w:w="1923" w:type="dxa"/>
            <w:noWrap/>
            <w:hideMark/>
          </w:tcPr>
          <w:p w14:paraId="7410079F" w14:textId="3D4DFDCF" w:rsidR="003A6962" w:rsidRPr="009467A7" w:rsidRDefault="003A6962" w:rsidP="003A6962">
            <w:pPr>
              <w:jc w:val="left"/>
              <w:rPr>
                <w:rFonts w:cs="Arial"/>
                <w:color w:val="000000"/>
                <w:spacing w:val="0"/>
              </w:rPr>
            </w:pPr>
            <w:r w:rsidRPr="009467A7">
              <w:rPr>
                <w:rFonts w:cs="Arial"/>
                <w:color w:val="000000"/>
                <w:spacing w:val="0"/>
              </w:rPr>
              <w:t>Product </w:t>
            </w:r>
            <w:r w:rsidR="3857DAAF" w:rsidRPr="60EA665A">
              <w:rPr>
                <w:rFonts w:cs="Arial"/>
                <w:color w:val="000000"/>
                <w:spacing w:val="0"/>
              </w:rPr>
              <w:t>Catalo</w:t>
            </w:r>
            <w:r w:rsidR="1929112A" w:rsidRPr="60EA665A">
              <w:rPr>
                <w:rFonts w:cs="Arial"/>
                <w:color w:val="000000"/>
                <w:spacing w:val="0"/>
              </w:rPr>
              <w:t>gues</w:t>
            </w:r>
          </w:p>
        </w:tc>
        <w:tc>
          <w:tcPr>
            <w:tcW w:w="6552" w:type="dxa"/>
            <w:noWrap/>
            <w:hideMark/>
          </w:tcPr>
          <w:p w14:paraId="2601614A" w14:textId="77777777" w:rsidR="003A6962" w:rsidRPr="009467A7" w:rsidRDefault="003A6962" w:rsidP="003A6962">
            <w:pPr>
              <w:jc w:val="left"/>
              <w:rPr>
                <w:rFonts w:cs="Arial"/>
                <w:color w:val="000000"/>
                <w:spacing w:val="0"/>
              </w:rPr>
            </w:pPr>
            <w:r w:rsidRPr="009467A7">
              <w:rPr>
                <w:rFonts w:cs="Arial"/>
                <w:color w:val="000000"/>
                <w:spacing w:val="0"/>
              </w:rPr>
              <w:t>Product group-specific components and accessories must be available for filtering and BOM generation</w:t>
            </w:r>
          </w:p>
        </w:tc>
      </w:tr>
      <w:tr w:rsidR="006F60F1" w:rsidRPr="003A6962" w14:paraId="22E40C83" w14:textId="77777777" w:rsidTr="007C2A31">
        <w:trPr>
          <w:trHeight w:val="288"/>
        </w:trPr>
        <w:tc>
          <w:tcPr>
            <w:tcW w:w="993" w:type="dxa"/>
            <w:noWrap/>
            <w:hideMark/>
          </w:tcPr>
          <w:p w14:paraId="37DA0A29" w14:textId="77777777" w:rsidR="003A6962" w:rsidRPr="009467A7" w:rsidRDefault="003A6962" w:rsidP="003A6962">
            <w:pPr>
              <w:jc w:val="left"/>
              <w:rPr>
                <w:rFonts w:cs="Arial"/>
                <w:color w:val="000000"/>
                <w:spacing w:val="0"/>
              </w:rPr>
            </w:pPr>
            <w:r w:rsidRPr="009467A7">
              <w:rPr>
                <w:rFonts w:cs="Arial"/>
                <w:color w:val="000000"/>
                <w:spacing w:val="0"/>
              </w:rPr>
              <w:t>D4</w:t>
            </w:r>
          </w:p>
        </w:tc>
        <w:tc>
          <w:tcPr>
            <w:tcW w:w="1923" w:type="dxa"/>
            <w:noWrap/>
            <w:hideMark/>
          </w:tcPr>
          <w:p w14:paraId="42C4987E" w14:textId="77777777" w:rsidR="003A6962" w:rsidRPr="009467A7" w:rsidRDefault="003A6962" w:rsidP="003A6962">
            <w:pPr>
              <w:jc w:val="left"/>
              <w:rPr>
                <w:rFonts w:cs="Arial"/>
                <w:color w:val="000000"/>
                <w:spacing w:val="0"/>
              </w:rPr>
            </w:pPr>
            <w:r w:rsidRPr="009467A7">
              <w:rPr>
                <w:rFonts w:cs="Arial"/>
                <w:color w:val="000000"/>
                <w:spacing w:val="0"/>
              </w:rPr>
              <w:t>ERP/WMS Integration APIs</w:t>
            </w:r>
          </w:p>
        </w:tc>
        <w:tc>
          <w:tcPr>
            <w:tcW w:w="6552" w:type="dxa"/>
            <w:noWrap/>
            <w:hideMark/>
          </w:tcPr>
          <w:p w14:paraId="0B1AEC33" w14:textId="77777777" w:rsidR="003A6962" w:rsidRPr="009467A7" w:rsidRDefault="003A6962" w:rsidP="003A6962">
            <w:pPr>
              <w:jc w:val="left"/>
              <w:rPr>
                <w:rFonts w:cs="Arial"/>
                <w:color w:val="000000"/>
                <w:spacing w:val="0"/>
              </w:rPr>
            </w:pPr>
            <w:r w:rsidRPr="009467A7">
              <w:rPr>
                <w:rFonts w:cs="Arial"/>
                <w:color w:val="000000"/>
                <w:spacing w:val="0"/>
              </w:rPr>
              <w:t>APIs must be available and documented for integration with external systems</w:t>
            </w:r>
          </w:p>
        </w:tc>
      </w:tr>
      <w:tr w:rsidR="006F60F1" w:rsidRPr="003A6962" w14:paraId="6260E99D" w14:textId="77777777" w:rsidTr="007C2A31">
        <w:trPr>
          <w:trHeight w:val="288"/>
        </w:trPr>
        <w:tc>
          <w:tcPr>
            <w:tcW w:w="993" w:type="dxa"/>
            <w:noWrap/>
            <w:hideMark/>
          </w:tcPr>
          <w:p w14:paraId="21C0C8F8" w14:textId="77777777" w:rsidR="003A6962" w:rsidRPr="009467A7" w:rsidRDefault="003A6962" w:rsidP="003A6962">
            <w:pPr>
              <w:jc w:val="left"/>
              <w:rPr>
                <w:rFonts w:cs="Arial"/>
                <w:color w:val="000000"/>
                <w:spacing w:val="0"/>
              </w:rPr>
            </w:pPr>
            <w:r w:rsidRPr="009467A7">
              <w:rPr>
                <w:rFonts w:cs="Arial"/>
                <w:color w:val="000000"/>
                <w:spacing w:val="0"/>
              </w:rPr>
              <w:t>D5</w:t>
            </w:r>
          </w:p>
        </w:tc>
        <w:tc>
          <w:tcPr>
            <w:tcW w:w="1923" w:type="dxa"/>
            <w:noWrap/>
            <w:hideMark/>
          </w:tcPr>
          <w:p w14:paraId="7BEAA197" w14:textId="7768CE91" w:rsidR="003A6962" w:rsidRPr="009467A7" w:rsidRDefault="003A6962" w:rsidP="003A6962">
            <w:pPr>
              <w:jc w:val="left"/>
              <w:rPr>
                <w:rFonts w:cs="Arial"/>
                <w:color w:val="000000"/>
                <w:spacing w:val="0"/>
              </w:rPr>
            </w:pPr>
            <w:r w:rsidRPr="009467A7">
              <w:rPr>
                <w:rFonts w:cs="Arial"/>
                <w:color w:val="000000"/>
                <w:spacing w:val="0"/>
              </w:rPr>
              <w:t>Authentication Provider (e.g</w:t>
            </w:r>
            <w:r w:rsidR="001A6388" w:rsidRPr="009467A7">
              <w:rPr>
                <w:rFonts w:cs="Arial"/>
                <w:color w:val="000000"/>
                <w:spacing w:val="0"/>
              </w:rPr>
              <w:t>.,</w:t>
            </w:r>
            <w:r w:rsidRPr="009467A7">
              <w:rPr>
                <w:rFonts w:cs="Arial"/>
                <w:color w:val="000000"/>
                <w:spacing w:val="0"/>
              </w:rPr>
              <w:t xml:space="preserve"> Azure AD)</w:t>
            </w:r>
          </w:p>
        </w:tc>
        <w:tc>
          <w:tcPr>
            <w:tcW w:w="6552" w:type="dxa"/>
            <w:noWrap/>
            <w:hideMark/>
          </w:tcPr>
          <w:p w14:paraId="73461357" w14:textId="77777777" w:rsidR="003A6962" w:rsidRPr="009467A7" w:rsidRDefault="003A6962" w:rsidP="003A6962">
            <w:pPr>
              <w:jc w:val="left"/>
              <w:rPr>
                <w:rFonts w:cs="Arial"/>
                <w:color w:val="000000"/>
                <w:spacing w:val="0"/>
              </w:rPr>
            </w:pPr>
            <w:r w:rsidRPr="009467A7">
              <w:rPr>
                <w:rFonts w:cs="Arial"/>
                <w:color w:val="000000"/>
                <w:spacing w:val="0"/>
              </w:rPr>
              <w:t>SSO and RBAC depend on integration with enterprise identity providers</w:t>
            </w:r>
          </w:p>
        </w:tc>
      </w:tr>
      <w:tr w:rsidR="006F60F1" w:rsidRPr="003A6962" w14:paraId="62B7BD79" w14:textId="77777777" w:rsidTr="007C2A31">
        <w:trPr>
          <w:trHeight w:val="288"/>
        </w:trPr>
        <w:tc>
          <w:tcPr>
            <w:tcW w:w="993" w:type="dxa"/>
            <w:noWrap/>
            <w:hideMark/>
          </w:tcPr>
          <w:p w14:paraId="3AEF135D" w14:textId="77777777" w:rsidR="003A6962" w:rsidRPr="009467A7" w:rsidRDefault="003A6962" w:rsidP="003A6962">
            <w:pPr>
              <w:jc w:val="left"/>
              <w:rPr>
                <w:rFonts w:cs="Arial"/>
                <w:color w:val="000000"/>
                <w:spacing w:val="0"/>
              </w:rPr>
            </w:pPr>
            <w:r w:rsidRPr="009467A7">
              <w:rPr>
                <w:rFonts w:cs="Arial"/>
                <w:color w:val="000000"/>
                <w:spacing w:val="0"/>
              </w:rPr>
              <w:t>D6</w:t>
            </w:r>
          </w:p>
        </w:tc>
        <w:tc>
          <w:tcPr>
            <w:tcW w:w="1923" w:type="dxa"/>
            <w:noWrap/>
            <w:hideMark/>
          </w:tcPr>
          <w:p w14:paraId="00C69CC6" w14:textId="77777777" w:rsidR="003A6962" w:rsidRPr="009467A7" w:rsidRDefault="003A6962" w:rsidP="003A6962">
            <w:pPr>
              <w:jc w:val="left"/>
              <w:rPr>
                <w:rFonts w:cs="Arial"/>
                <w:color w:val="000000"/>
                <w:spacing w:val="0"/>
              </w:rPr>
            </w:pPr>
            <w:r w:rsidRPr="009467A7">
              <w:rPr>
                <w:rFonts w:cs="Arial"/>
                <w:color w:val="000000"/>
                <w:spacing w:val="0"/>
              </w:rPr>
              <w:t>AWS Infrastructure Provisioning</w:t>
            </w:r>
          </w:p>
        </w:tc>
        <w:tc>
          <w:tcPr>
            <w:tcW w:w="6552" w:type="dxa"/>
            <w:noWrap/>
            <w:hideMark/>
          </w:tcPr>
          <w:p w14:paraId="5E78FE11" w14:textId="77777777" w:rsidR="003A6962" w:rsidRPr="009467A7" w:rsidRDefault="003A6962" w:rsidP="003A6962">
            <w:pPr>
              <w:jc w:val="left"/>
              <w:rPr>
                <w:rFonts w:cs="Arial"/>
                <w:color w:val="000000"/>
                <w:spacing w:val="0"/>
              </w:rPr>
            </w:pPr>
            <w:r w:rsidRPr="009467A7">
              <w:rPr>
                <w:rFonts w:cs="Arial"/>
                <w:color w:val="000000"/>
                <w:spacing w:val="0"/>
              </w:rPr>
              <w:t>Cloud resources (S3, Lambda, DynamoDB, API Gateway) must be provisioned and secured</w:t>
            </w:r>
          </w:p>
        </w:tc>
      </w:tr>
      <w:tr w:rsidR="006F60F1" w:rsidRPr="003A6962" w14:paraId="01FD4DF8" w14:textId="77777777" w:rsidTr="007C2A31">
        <w:trPr>
          <w:trHeight w:val="288"/>
        </w:trPr>
        <w:tc>
          <w:tcPr>
            <w:tcW w:w="993" w:type="dxa"/>
            <w:noWrap/>
            <w:hideMark/>
          </w:tcPr>
          <w:p w14:paraId="3DECB475" w14:textId="77777777" w:rsidR="003A6962" w:rsidRPr="009467A7" w:rsidRDefault="003A6962" w:rsidP="003A6962">
            <w:pPr>
              <w:jc w:val="left"/>
              <w:rPr>
                <w:rFonts w:cs="Arial"/>
                <w:color w:val="000000"/>
                <w:spacing w:val="0"/>
              </w:rPr>
            </w:pPr>
            <w:r w:rsidRPr="009467A7">
              <w:rPr>
                <w:rFonts w:cs="Arial"/>
                <w:color w:val="000000"/>
                <w:spacing w:val="0"/>
              </w:rPr>
              <w:t>D7</w:t>
            </w:r>
          </w:p>
        </w:tc>
        <w:tc>
          <w:tcPr>
            <w:tcW w:w="1923" w:type="dxa"/>
            <w:noWrap/>
            <w:hideMark/>
          </w:tcPr>
          <w:p w14:paraId="3CD3BCC1" w14:textId="77777777" w:rsidR="003A6962" w:rsidRPr="009467A7" w:rsidRDefault="003A6962" w:rsidP="003A6962">
            <w:pPr>
              <w:jc w:val="left"/>
              <w:rPr>
                <w:rFonts w:cs="Arial"/>
                <w:color w:val="000000"/>
                <w:spacing w:val="0"/>
              </w:rPr>
            </w:pPr>
            <w:r w:rsidRPr="009467A7">
              <w:rPr>
                <w:rFonts w:cs="Arial"/>
                <w:color w:val="000000"/>
                <w:spacing w:val="0"/>
              </w:rPr>
              <w:t>UI/UX Design Finalization</w:t>
            </w:r>
          </w:p>
        </w:tc>
        <w:tc>
          <w:tcPr>
            <w:tcW w:w="6552" w:type="dxa"/>
            <w:noWrap/>
            <w:hideMark/>
          </w:tcPr>
          <w:p w14:paraId="21FD0032" w14:textId="77777777" w:rsidR="003A6962" w:rsidRPr="009467A7" w:rsidRDefault="003A6962" w:rsidP="003A6962">
            <w:pPr>
              <w:jc w:val="left"/>
              <w:rPr>
                <w:rFonts w:cs="Arial"/>
                <w:color w:val="000000"/>
                <w:spacing w:val="0"/>
              </w:rPr>
            </w:pPr>
            <w:r w:rsidRPr="009467A7">
              <w:rPr>
                <w:rFonts w:cs="Arial"/>
                <w:color w:val="000000"/>
                <w:spacing w:val="0"/>
              </w:rPr>
              <w:t>Wireframes and interaction flows must be approved to begin frontend development</w:t>
            </w:r>
          </w:p>
        </w:tc>
      </w:tr>
      <w:tr w:rsidR="006F60F1" w:rsidRPr="003A6962" w14:paraId="52734B5D" w14:textId="77777777" w:rsidTr="007C2A31">
        <w:trPr>
          <w:trHeight w:val="288"/>
        </w:trPr>
        <w:tc>
          <w:tcPr>
            <w:tcW w:w="993" w:type="dxa"/>
            <w:noWrap/>
            <w:hideMark/>
          </w:tcPr>
          <w:p w14:paraId="6DA4C15D" w14:textId="77777777" w:rsidR="003A6962" w:rsidRPr="009467A7" w:rsidRDefault="003A6962" w:rsidP="003A6962">
            <w:pPr>
              <w:jc w:val="left"/>
              <w:rPr>
                <w:rFonts w:cs="Arial"/>
                <w:color w:val="000000"/>
                <w:spacing w:val="0"/>
              </w:rPr>
            </w:pPr>
            <w:r w:rsidRPr="009467A7">
              <w:rPr>
                <w:rFonts w:cs="Arial"/>
                <w:color w:val="000000"/>
                <w:spacing w:val="0"/>
              </w:rPr>
              <w:t>D8</w:t>
            </w:r>
          </w:p>
        </w:tc>
        <w:tc>
          <w:tcPr>
            <w:tcW w:w="1923" w:type="dxa"/>
            <w:noWrap/>
            <w:hideMark/>
          </w:tcPr>
          <w:p w14:paraId="649AF550" w14:textId="77777777" w:rsidR="003A6962" w:rsidRPr="009467A7" w:rsidRDefault="003A6962" w:rsidP="003A6962">
            <w:pPr>
              <w:jc w:val="left"/>
              <w:rPr>
                <w:rFonts w:cs="Arial"/>
                <w:color w:val="000000"/>
                <w:spacing w:val="0"/>
              </w:rPr>
            </w:pPr>
            <w:r w:rsidRPr="009467A7">
              <w:rPr>
                <w:rFonts w:cs="Arial"/>
                <w:color w:val="000000"/>
                <w:spacing w:val="0"/>
              </w:rPr>
              <w:t>Rule Engine Configuration Interface</w:t>
            </w:r>
          </w:p>
        </w:tc>
        <w:tc>
          <w:tcPr>
            <w:tcW w:w="6552" w:type="dxa"/>
            <w:noWrap/>
            <w:hideMark/>
          </w:tcPr>
          <w:p w14:paraId="27C1D774" w14:textId="77777777" w:rsidR="003A6962" w:rsidRPr="009467A7" w:rsidRDefault="003A6962" w:rsidP="003A6962">
            <w:pPr>
              <w:jc w:val="left"/>
              <w:rPr>
                <w:rFonts w:cs="Arial"/>
                <w:color w:val="000000"/>
                <w:spacing w:val="0"/>
              </w:rPr>
            </w:pPr>
            <w:r w:rsidRPr="009467A7">
              <w:rPr>
                <w:rFonts w:cs="Arial"/>
                <w:color w:val="000000"/>
                <w:spacing w:val="0"/>
              </w:rPr>
              <w:t>Admin UI for managing rules must be developed in parallel with the core engine</w:t>
            </w:r>
          </w:p>
        </w:tc>
      </w:tr>
      <w:tr w:rsidR="006F60F1" w:rsidRPr="003A6962" w14:paraId="39FAE86C" w14:textId="77777777" w:rsidTr="007C2A31">
        <w:trPr>
          <w:trHeight w:val="288"/>
        </w:trPr>
        <w:tc>
          <w:tcPr>
            <w:tcW w:w="993" w:type="dxa"/>
            <w:noWrap/>
            <w:hideMark/>
          </w:tcPr>
          <w:p w14:paraId="2C1F20E7" w14:textId="77777777" w:rsidR="003A6962" w:rsidRPr="009467A7" w:rsidRDefault="003A6962" w:rsidP="003A6962">
            <w:pPr>
              <w:jc w:val="left"/>
              <w:rPr>
                <w:rFonts w:cs="Arial"/>
                <w:color w:val="000000"/>
                <w:spacing w:val="0"/>
              </w:rPr>
            </w:pPr>
            <w:r w:rsidRPr="009467A7">
              <w:rPr>
                <w:rFonts w:cs="Arial"/>
                <w:color w:val="000000"/>
                <w:spacing w:val="0"/>
              </w:rPr>
              <w:t>D9</w:t>
            </w:r>
          </w:p>
        </w:tc>
        <w:tc>
          <w:tcPr>
            <w:tcW w:w="1923" w:type="dxa"/>
            <w:noWrap/>
            <w:hideMark/>
          </w:tcPr>
          <w:p w14:paraId="413E09E5" w14:textId="77777777" w:rsidR="003A6962" w:rsidRPr="009467A7" w:rsidRDefault="003A6962" w:rsidP="003A6962">
            <w:pPr>
              <w:jc w:val="left"/>
              <w:rPr>
                <w:rFonts w:cs="Arial"/>
                <w:color w:val="000000"/>
                <w:spacing w:val="0"/>
              </w:rPr>
            </w:pPr>
            <w:r w:rsidRPr="009467A7">
              <w:rPr>
                <w:rFonts w:cs="Arial"/>
                <w:color w:val="000000"/>
                <w:spacing w:val="0"/>
              </w:rPr>
              <w:t>Localization Files</w:t>
            </w:r>
          </w:p>
        </w:tc>
        <w:tc>
          <w:tcPr>
            <w:tcW w:w="6552" w:type="dxa"/>
            <w:noWrap/>
            <w:hideMark/>
          </w:tcPr>
          <w:p w14:paraId="040E7714" w14:textId="77777777" w:rsidR="003A6962" w:rsidRPr="009467A7" w:rsidRDefault="003A6962" w:rsidP="003A6962">
            <w:pPr>
              <w:jc w:val="left"/>
              <w:rPr>
                <w:rFonts w:cs="Arial"/>
                <w:color w:val="000000"/>
                <w:spacing w:val="0"/>
              </w:rPr>
            </w:pPr>
            <w:r w:rsidRPr="009467A7">
              <w:rPr>
                <w:rFonts w:cs="Arial"/>
                <w:color w:val="000000"/>
                <w:spacing w:val="0"/>
              </w:rPr>
              <w:t>English would be the supported language</w:t>
            </w:r>
          </w:p>
        </w:tc>
      </w:tr>
      <w:tr w:rsidR="006F60F1" w:rsidRPr="003A6962" w14:paraId="7BFC1D9D" w14:textId="77777777" w:rsidTr="007C2A31">
        <w:trPr>
          <w:trHeight w:val="288"/>
        </w:trPr>
        <w:tc>
          <w:tcPr>
            <w:tcW w:w="993" w:type="dxa"/>
            <w:noWrap/>
            <w:hideMark/>
          </w:tcPr>
          <w:p w14:paraId="69B34CE0" w14:textId="77777777" w:rsidR="003A6962" w:rsidRPr="009467A7" w:rsidRDefault="003A6962" w:rsidP="003A6962">
            <w:pPr>
              <w:jc w:val="left"/>
              <w:rPr>
                <w:rFonts w:cs="Arial"/>
                <w:color w:val="000000"/>
                <w:spacing w:val="0"/>
              </w:rPr>
            </w:pPr>
            <w:r w:rsidRPr="009467A7">
              <w:rPr>
                <w:rFonts w:cs="Arial"/>
                <w:color w:val="000000"/>
                <w:spacing w:val="0"/>
              </w:rPr>
              <w:t>D10</w:t>
            </w:r>
          </w:p>
        </w:tc>
        <w:tc>
          <w:tcPr>
            <w:tcW w:w="1923" w:type="dxa"/>
            <w:noWrap/>
            <w:hideMark/>
          </w:tcPr>
          <w:p w14:paraId="1E991ED2" w14:textId="0C2A7B47" w:rsidR="003A6962" w:rsidRPr="009467A7" w:rsidRDefault="003A6962" w:rsidP="003A6962">
            <w:pPr>
              <w:jc w:val="left"/>
              <w:rPr>
                <w:rFonts w:cs="Arial"/>
                <w:color w:val="000000"/>
                <w:spacing w:val="0"/>
              </w:rPr>
            </w:pPr>
            <w:commentRangeStart w:id="71"/>
            <w:r w:rsidRPr="00432D7B">
              <w:rPr>
                <w:rFonts w:cs="Arial"/>
                <w:color w:val="000000"/>
                <w:spacing w:val="0"/>
              </w:rPr>
              <w:t>Compliance Guidelines (OSHA, ISO)</w:t>
            </w:r>
            <w:commentRangeEnd w:id="71"/>
            <w:r w:rsidR="00B375E4">
              <w:rPr>
                <w:rStyle w:val="CommentReference"/>
              </w:rPr>
              <w:commentReference w:id="71"/>
            </w:r>
          </w:p>
        </w:tc>
        <w:tc>
          <w:tcPr>
            <w:tcW w:w="6552" w:type="dxa"/>
            <w:noWrap/>
            <w:hideMark/>
          </w:tcPr>
          <w:p w14:paraId="734011E9" w14:textId="77777777" w:rsidR="003A6962" w:rsidRPr="009467A7" w:rsidRDefault="003A6962" w:rsidP="003A6962">
            <w:pPr>
              <w:jc w:val="left"/>
              <w:rPr>
                <w:rFonts w:cs="Arial"/>
                <w:color w:val="000000"/>
                <w:spacing w:val="0"/>
              </w:rPr>
            </w:pPr>
            <w:r w:rsidRPr="009467A7">
              <w:rPr>
                <w:rFonts w:cs="Arial"/>
                <w:color w:val="000000"/>
                <w:spacing w:val="0"/>
              </w:rPr>
              <w:t>Legal and safety rules must be embedded into the validation logic</w:t>
            </w:r>
          </w:p>
        </w:tc>
      </w:tr>
    </w:tbl>
    <w:p w14:paraId="220A22E2" w14:textId="77777777" w:rsidR="00395E0C" w:rsidRPr="003B619B" w:rsidRDefault="00395E0C" w:rsidP="003B619B">
      <w:pPr>
        <w:spacing w:before="120"/>
        <w:rPr>
          <w:color w:val="000000"/>
        </w:rPr>
      </w:pPr>
    </w:p>
    <w:p w14:paraId="7ACFD9D6" w14:textId="77777777" w:rsidR="003B619B" w:rsidRPr="009813D3" w:rsidRDefault="003B619B" w:rsidP="00243843">
      <w:pPr>
        <w:pStyle w:val="Heading1"/>
        <w:numPr>
          <w:ilvl w:val="0"/>
          <w:numId w:val="20"/>
        </w:numPr>
        <w:rPr>
          <w:rFonts w:ascii="Arial" w:eastAsia="MS Mincho" w:hAnsi="Arial" w:cs="Arial"/>
          <w:b/>
          <w:sz w:val="24"/>
          <w:szCs w:val="24"/>
        </w:rPr>
      </w:pPr>
      <w:bookmarkStart w:id="72" w:name="_Toc265244893"/>
      <w:bookmarkStart w:id="73" w:name="_Toc267402526"/>
      <w:bookmarkStart w:id="74" w:name="_Toc209523184"/>
      <w:r w:rsidRPr="009813D3">
        <w:rPr>
          <w:rFonts w:ascii="Arial" w:eastAsia="MS Mincho" w:hAnsi="Arial" w:cs="Arial"/>
          <w:b/>
          <w:sz w:val="24"/>
          <w:szCs w:val="24"/>
        </w:rPr>
        <w:t>Product Requirements</w:t>
      </w:r>
      <w:bookmarkEnd w:id="72"/>
      <w:bookmarkEnd w:id="73"/>
      <w:bookmarkEnd w:id="74"/>
    </w:p>
    <w:p w14:paraId="4E3B70BA" w14:textId="77777777" w:rsidR="00DE7B3A" w:rsidRPr="00DE7B3A" w:rsidRDefault="00DE7B3A" w:rsidP="006E2AA5">
      <w:pPr>
        <w:pStyle w:val="ListParagraph"/>
        <w:keepNext/>
        <w:widowControl w:val="0"/>
        <w:numPr>
          <w:ilvl w:val="0"/>
          <w:numId w:val="7"/>
        </w:numPr>
        <w:spacing w:before="120" w:after="60" w:line="240" w:lineRule="atLeast"/>
        <w:contextualSpacing w:val="0"/>
        <w:jc w:val="both"/>
        <w:outlineLvl w:val="1"/>
        <w:rPr>
          <w:rFonts w:ascii="Arial" w:eastAsia="Times New Roman" w:hAnsi="Arial" w:cs="Arial"/>
          <w:b/>
          <w:vanish/>
          <w:spacing w:val="-10"/>
          <w:kern w:val="28"/>
          <w:sz w:val="20"/>
          <w:szCs w:val="20"/>
        </w:rPr>
      </w:pPr>
      <w:bookmarkStart w:id="75" w:name="_Toc265244894"/>
      <w:bookmarkStart w:id="76" w:name="_Toc267402527"/>
    </w:p>
    <w:p w14:paraId="317389EC" w14:textId="4E968F51" w:rsidR="009F5949" w:rsidRPr="00243843" w:rsidRDefault="003B619B" w:rsidP="005E2826">
      <w:pPr>
        <w:pStyle w:val="Heading2"/>
        <w:keepLines w:val="0"/>
        <w:widowControl w:val="0"/>
        <w:numPr>
          <w:ilvl w:val="1"/>
          <w:numId w:val="7"/>
        </w:numPr>
        <w:spacing w:before="120" w:after="60" w:afterAutospacing="0" w:line="240" w:lineRule="atLeast"/>
        <w:rPr>
          <w:rFonts w:ascii="Arial" w:hAnsi="Arial" w:cs="Arial"/>
          <w:b/>
        </w:rPr>
      </w:pPr>
      <w:bookmarkStart w:id="77" w:name="_Toc209523185"/>
      <w:r w:rsidRPr="006B0533">
        <w:rPr>
          <w:rFonts w:ascii="Arial" w:hAnsi="Arial" w:cs="Arial"/>
          <w:b/>
        </w:rPr>
        <w:t>Functional Requirements</w:t>
      </w:r>
      <w:bookmarkEnd w:id="75"/>
      <w:bookmarkEnd w:id="76"/>
      <w:bookmarkEnd w:id="77"/>
    </w:p>
    <w:p w14:paraId="711EDD35" w14:textId="27A555B6" w:rsidR="00E15CD9" w:rsidRDefault="00E15CD9" w:rsidP="00AC13A1">
      <w:pPr>
        <w:pStyle w:val="Heading3"/>
        <w:numPr>
          <w:ilvl w:val="2"/>
          <w:numId w:val="7"/>
        </w:numPr>
        <w:spacing w:before="0" w:after="0" w:afterAutospacing="0"/>
        <w:rPr>
          <w:rFonts w:ascii="Arial" w:hAnsi="Arial" w:cs="Arial"/>
          <w:b/>
        </w:rPr>
      </w:pPr>
      <w:bookmarkStart w:id="78" w:name="_Toc209523186"/>
      <w:r w:rsidRPr="00DE7B3A">
        <w:rPr>
          <w:rFonts w:ascii="Arial" w:hAnsi="Arial" w:cs="Arial"/>
          <w:b/>
        </w:rPr>
        <w:t>Civil Layout Import</w:t>
      </w:r>
      <w:bookmarkEnd w:id="78"/>
    </w:p>
    <w:p w14:paraId="732F27DB" w14:textId="77777777" w:rsidR="00332751" w:rsidRPr="00332751" w:rsidRDefault="00332751" w:rsidP="00332751">
      <w:pPr>
        <w:pStyle w:val="BodyText"/>
      </w:pPr>
    </w:p>
    <w:p w14:paraId="2F5644A9" w14:textId="7AEB49FE" w:rsidR="00332751" w:rsidRPr="00332751" w:rsidRDefault="003633DD" w:rsidP="00332751">
      <w:pPr>
        <w:ind w:left="360"/>
        <w:rPr>
          <w:rFonts w:cs="Arial"/>
          <w:b/>
          <w:bCs/>
        </w:rPr>
      </w:pPr>
      <w:r w:rsidRPr="003633DD">
        <w:rPr>
          <w:rFonts w:cs="Arial"/>
          <w:b/>
        </w:rPr>
        <w:t>[GSS_DC_SyRS_</w:t>
      </w:r>
      <w:r w:rsidR="002E215E">
        <w:rPr>
          <w:rFonts w:cs="Arial"/>
          <w:b/>
        </w:rPr>
        <w:t>41</w:t>
      </w:r>
      <w:r w:rsidR="00FB637B">
        <w:rPr>
          <w:rFonts w:cs="Arial"/>
          <w:b/>
        </w:rPr>
        <w:t>0</w:t>
      </w:r>
      <w:r w:rsidR="002E215E">
        <w:rPr>
          <w:rFonts w:cs="Arial"/>
          <w:b/>
        </w:rPr>
        <w:t>100</w:t>
      </w:r>
      <w:r w:rsidRPr="003633DD">
        <w:rPr>
          <w:rFonts w:cs="Arial"/>
          <w:b/>
        </w:rPr>
        <w:t>]</w:t>
      </w:r>
    </w:p>
    <w:p w14:paraId="4F4B50B7" w14:textId="4D1C7444" w:rsidR="00E15CD9" w:rsidRDefault="00E15CD9" w:rsidP="00332751">
      <w:pPr>
        <w:ind w:left="720"/>
      </w:pPr>
      <w:r>
        <w:t xml:space="preserve">The system shall allow users to import civil layout files in DWG, DXF, </w:t>
      </w:r>
      <w:commentRangeStart w:id="79"/>
      <w:r>
        <w:t xml:space="preserve">and PDF </w:t>
      </w:r>
      <w:commentRangeEnd w:id="79"/>
      <w:r w:rsidR="008D0076">
        <w:rPr>
          <w:rStyle w:val="CommentReference"/>
        </w:rPr>
        <w:commentReference w:id="79"/>
      </w:r>
      <w:r>
        <w:t>formats.</w:t>
      </w:r>
    </w:p>
    <w:p w14:paraId="3C8B55AA" w14:textId="77777777" w:rsidR="00332751" w:rsidRPr="00332751" w:rsidRDefault="00332751" w:rsidP="00181479">
      <w:pPr>
        <w:rPr>
          <w:rFonts w:cs="Arial"/>
        </w:rPr>
      </w:pPr>
    </w:p>
    <w:p w14:paraId="1256337B" w14:textId="2E3F9CD5" w:rsidR="00332751" w:rsidRPr="00332751" w:rsidRDefault="003633DD" w:rsidP="00332751">
      <w:pPr>
        <w:ind w:left="360"/>
        <w:rPr>
          <w:rFonts w:cs="Arial"/>
          <w:b/>
          <w:bCs/>
        </w:rPr>
      </w:pPr>
      <w:r w:rsidRPr="003633DD">
        <w:rPr>
          <w:rFonts w:cs="Arial"/>
          <w:b/>
        </w:rPr>
        <w:t>[GSS_DC_SyRS_</w:t>
      </w:r>
      <w:r w:rsidR="002E215E">
        <w:rPr>
          <w:rFonts w:cs="Arial"/>
          <w:b/>
        </w:rPr>
        <w:t>41</w:t>
      </w:r>
      <w:r w:rsidR="00FB637B">
        <w:rPr>
          <w:rFonts w:cs="Arial"/>
          <w:b/>
        </w:rPr>
        <w:t>0</w:t>
      </w:r>
      <w:r w:rsidR="002E215E">
        <w:rPr>
          <w:rFonts w:cs="Arial"/>
          <w:b/>
        </w:rPr>
        <w:t>10</w:t>
      </w:r>
      <w:r w:rsidR="00EF2C30">
        <w:rPr>
          <w:rFonts w:cs="Arial"/>
          <w:b/>
        </w:rPr>
        <w:t>1</w:t>
      </w:r>
      <w:r w:rsidRPr="003633DD">
        <w:rPr>
          <w:rFonts w:cs="Arial"/>
          <w:b/>
        </w:rPr>
        <w:t>]</w:t>
      </w:r>
    </w:p>
    <w:p w14:paraId="023E97B6" w14:textId="20E87ED3" w:rsidR="00E15CD9" w:rsidRDefault="00E15CD9" w:rsidP="00332751">
      <w:pPr>
        <w:ind w:left="360" w:firstLine="360"/>
      </w:pPr>
      <w:r>
        <w:t>The system shall allow users to start with a default civil template and edit it.</w:t>
      </w:r>
    </w:p>
    <w:p w14:paraId="3728EADB" w14:textId="77777777" w:rsidR="00332751" w:rsidRPr="00332751" w:rsidRDefault="00332751" w:rsidP="00332751">
      <w:pPr>
        <w:ind w:left="360" w:firstLine="360"/>
        <w:rPr>
          <w:rFonts w:cs="Arial"/>
        </w:rPr>
      </w:pPr>
    </w:p>
    <w:p w14:paraId="2B41D5E1" w14:textId="493E6851" w:rsidR="00332751" w:rsidRPr="00332751" w:rsidRDefault="003633DD" w:rsidP="00332751">
      <w:pPr>
        <w:ind w:left="360"/>
        <w:rPr>
          <w:rFonts w:cs="Arial"/>
          <w:b/>
          <w:bCs/>
        </w:rPr>
      </w:pPr>
      <w:r w:rsidRPr="003633DD">
        <w:rPr>
          <w:rFonts w:cs="Arial"/>
          <w:b/>
        </w:rPr>
        <w:t>[GSS_DC_SyRS_</w:t>
      </w:r>
      <w:r w:rsidR="004E6317">
        <w:rPr>
          <w:rFonts w:cs="Arial"/>
          <w:b/>
        </w:rPr>
        <w:t>41</w:t>
      </w:r>
      <w:r w:rsidR="00FB637B">
        <w:rPr>
          <w:rFonts w:cs="Arial"/>
          <w:b/>
        </w:rPr>
        <w:t>0</w:t>
      </w:r>
      <w:r w:rsidR="004E6317">
        <w:rPr>
          <w:rFonts w:cs="Arial"/>
          <w:b/>
        </w:rPr>
        <w:t>10</w:t>
      </w:r>
      <w:r w:rsidR="00EF2C30">
        <w:rPr>
          <w:rFonts w:cs="Arial"/>
          <w:b/>
        </w:rPr>
        <w:t>2</w:t>
      </w:r>
      <w:r w:rsidRPr="003633DD">
        <w:rPr>
          <w:rFonts w:cs="Arial"/>
          <w:b/>
        </w:rPr>
        <w:t>]</w:t>
      </w:r>
    </w:p>
    <w:p w14:paraId="364ED2B8" w14:textId="0EAEBD86" w:rsidR="00E15CD9" w:rsidRDefault="00E15CD9" w:rsidP="00332751">
      <w:pPr>
        <w:ind w:left="360" w:firstLine="360"/>
      </w:pPr>
      <w:r>
        <w:t xml:space="preserve">The system shall minimize </w:t>
      </w:r>
      <w:commentRangeStart w:id="80"/>
      <w:commentRangeStart w:id="81"/>
      <w:r>
        <w:t xml:space="preserve">preprocessing time </w:t>
      </w:r>
      <w:commentRangeEnd w:id="80"/>
      <w:r w:rsidR="00987BCB">
        <w:rPr>
          <w:rStyle w:val="CommentReference"/>
          <w:sz w:val="20"/>
        </w:rPr>
        <w:commentReference w:id="80"/>
      </w:r>
      <w:commentRangeEnd w:id="81"/>
      <w:r w:rsidR="003F11CC">
        <w:rPr>
          <w:rStyle w:val="CommentReference"/>
        </w:rPr>
        <w:commentReference w:id="81"/>
      </w:r>
      <w:r>
        <w:t>and provide user-friendly import workflows.</w:t>
      </w:r>
      <w:r w:rsidR="00AB1F6B">
        <w:t xml:space="preserve"> </w:t>
      </w:r>
    </w:p>
    <w:p w14:paraId="62C53667" w14:textId="6652FD08" w:rsidR="00AB1F6B" w:rsidRDefault="00AB1F6B" w:rsidP="00332751">
      <w:pPr>
        <w:ind w:left="360" w:firstLine="360"/>
      </w:pPr>
      <w:r w:rsidRPr="00F664D0">
        <w:rPr>
          <w:u w:val="single"/>
        </w:rPr>
        <w:t>Note</w:t>
      </w:r>
      <w:r>
        <w:t>: The current sys</w:t>
      </w:r>
      <w:r w:rsidR="00115E75">
        <w:t xml:space="preserve">tem takes minutes to hours </w:t>
      </w:r>
      <w:commentRangeStart w:id="82"/>
      <w:commentRangeStart w:id="83"/>
      <w:r w:rsidR="00115E75">
        <w:t>depending</w:t>
      </w:r>
      <w:commentRangeEnd w:id="82"/>
      <w:r w:rsidR="00676061">
        <w:rPr>
          <w:rStyle w:val="CommentReference"/>
        </w:rPr>
        <w:commentReference w:id="82"/>
      </w:r>
      <w:commentRangeEnd w:id="83"/>
      <w:r w:rsidR="002E0636">
        <w:rPr>
          <w:rStyle w:val="CommentReference"/>
        </w:rPr>
        <w:commentReference w:id="83"/>
      </w:r>
      <w:r w:rsidR="00115E75">
        <w:t xml:space="preserve"> on complexity of warehouse layouts.</w:t>
      </w:r>
    </w:p>
    <w:p w14:paraId="7F2CB558" w14:textId="77777777" w:rsidR="00C33C35" w:rsidRDefault="00C33C35" w:rsidP="00332751">
      <w:pPr>
        <w:ind w:left="360" w:firstLine="360"/>
      </w:pPr>
    </w:p>
    <w:p w14:paraId="67C6D94E" w14:textId="77777777" w:rsidR="00C33C35" w:rsidRPr="00332751" w:rsidRDefault="00C33C35" w:rsidP="00C33C35">
      <w:pPr>
        <w:ind w:left="360"/>
        <w:rPr>
          <w:rFonts w:cs="Arial"/>
          <w:b/>
          <w:bCs/>
        </w:rPr>
      </w:pPr>
      <w:r w:rsidRPr="003633DD">
        <w:rPr>
          <w:rFonts w:cs="Arial"/>
          <w:b/>
        </w:rPr>
        <w:t>[GSS_DC_SyRS_</w:t>
      </w:r>
      <w:r>
        <w:rPr>
          <w:rFonts w:cs="Arial"/>
          <w:b/>
        </w:rPr>
        <w:t>410103</w:t>
      </w:r>
      <w:r w:rsidRPr="003633DD">
        <w:rPr>
          <w:rFonts w:cs="Arial"/>
          <w:b/>
        </w:rPr>
        <w:t>]</w:t>
      </w:r>
    </w:p>
    <w:p w14:paraId="3DC2731C" w14:textId="63FB76EC" w:rsidR="00C33C35" w:rsidRDefault="00C33C35" w:rsidP="00332751">
      <w:pPr>
        <w:ind w:left="360" w:firstLine="360"/>
      </w:pPr>
      <w:r w:rsidRPr="00C33C35">
        <w:t>In case there are Pre-Processing steps, it should be easy and quick process</w:t>
      </w:r>
    </w:p>
    <w:p w14:paraId="296066B9" w14:textId="77777777" w:rsidR="00332751" w:rsidRPr="00332751" w:rsidRDefault="00332751" w:rsidP="00332751">
      <w:pPr>
        <w:ind w:left="360" w:firstLine="360"/>
        <w:rPr>
          <w:rFonts w:cs="Arial"/>
        </w:rPr>
      </w:pPr>
    </w:p>
    <w:p w14:paraId="5C465A52" w14:textId="41EB5777" w:rsidR="00332751" w:rsidRPr="00332751" w:rsidRDefault="003633DD" w:rsidP="00332751">
      <w:pPr>
        <w:ind w:left="360"/>
        <w:rPr>
          <w:rFonts w:cs="Arial"/>
          <w:b/>
          <w:bCs/>
        </w:rPr>
      </w:pPr>
      <w:r w:rsidRPr="003633DD">
        <w:rPr>
          <w:rFonts w:cs="Arial"/>
          <w:b/>
        </w:rPr>
        <w:t>[GSS_DC_SyRS_</w:t>
      </w:r>
      <w:r w:rsidR="005301CB">
        <w:rPr>
          <w:rFonts w:cs="Arial"/>
          <w:b/>
        </w:rPr>
        <w:t>41</w:t>
      </w:r>
      <w:r w:rsidR="00FB637B">
        <w:rPr>
          <w:rFonts w:cs="Arial"/>
          <w:b/>
        </w:rPr>
        <w:t>0</w:t>
      </w:r>
      <w:r w:rsidR="005301CB">
        <w:rPr>
          <w:rFonts w:cs="Arial"/>
          <w:b/>
        </w:rPr>
        <w:t>104</w:t>
      </w:r>
      <w:r w:rsidRPr="003633DD">
        <w:rPr>
          <w:rFonts w:cs="Arial"/>
          <w:b/>
        </w:rPr>
        <w:t>]</w:t>
      </w:r>
    </w:p>
    <w:p w14:paraId="77ED0E5F" w14:textId="2C40955E" w:rsidR="00981C90" w:rsidRDefault="00E15CD9" w:rsidP="008D2C28">
      <w:pPr>
        <w:ind w:firstLine="720"/>
      </w:pPr>
      <w:r>
        <w:t xml:space="preserve">The system shall provide a searchable library of </w:t>
      </w:r>
      <w:commentRangeStart w:id="84"/>
      <w:r>
        <w:t xml:space="preserve">civil components </w:t>
      </w:r>
      <w:commentRangeEnd w:id="84"/>
      <w:r w:rsidR="002250D3">
        <w:rPr>
          <w:rStyle w:val="CommentReference"/>
          <w:sz w:val="20"/>
        </w:rPr>
        <w:commentReference w:id="84"/>
      </w:r>
      <w:r>
        <w:t>for drag-and-</w:t>
      </w:r>
      <w:commentRangeStart w:id="85"/>
      <w:commentRangeStart w:id="86"/>
      <w:r>
        <w:t>drop placement</w:t>
      </w:r>
      <w:r w:rsidR="00981C90">
        <w:t xml:space="preserve"> or </w:t>
      </w:r>
      <w:commentRangeEnd w:id="85"/>
      <w:r w:rsidR="00173949">
        <w:rPr>
          <w:rStyle w:val="CommentReference"/>
        </w:rPr>
        <w:commentReference w:id="85"/>
      </w:r>
      <w:commentRangeEnd w:id="86"/>
      <w:r w:rsidR="00BB7E82">
        <w:rPr>
          <w:rStyle w:val="CommentReference"/>
        </w:rPr>
        <w:commentReference w:id="86"/>
      </w:r>
      <w:r w:rsidR="00981C90">
        <w:t>click-to-place interactions.</w:t>
      </w:r>
    </w:p>
    <w:p w14:paraId="2626EAFA" w14:textId="77777777" w:rsidR="00332751" w:rsidRPr="00332751" w:rsidRDefault="00332751" w:rsidP="00332751">
      <w:pPr>
        <w:ind w:left="360" w:firstLine="360"/>
        <w:rPr>
          <w:rFonts w:cs="Arial"/>
        </w:rPr>
      </w:pPr>
    </w:p>
    <w:p w14:paraId="3B912BD8" w14:textId="7C874B31" w:rsidR="00332751" w:rsidRPr="00332751" w:rsidRDefault="003633DD" w:rsidP="00332751">
      <w:pPr>
        <w:ind w:left="360"/>
        <w:rPr>
          <w:rFonts w:cs="Arial"/>
          <w:b/>
          <w:bCs/>
        </w:rPr>
      </w:pPr>
      <w:r w:rsidRPr="003633DD">
        <w:rPr>
          <w:rFonts w:cs="Arial"/>
          <w:b/>
        </w:rPr>
        <w:t>[GSS_DC_SyRS_</w:t>
      </w:r>
      <w:r w:rsidR="005301CB">
        <w:rPr>
          <w:rFonts w:cs="Arial"/>
          <w:b/>
        </w:rPr>
        <w:t>41</w:t>
      </w:r>
      <w:r w:rsidR="00FB637B">
        <w:rPr>
          <w:rFonts w:cs="Arial"/>
          <w:b/>
        </w:rPr>
        <w:t>0</w:t>
      </w:r>
      <w:r w:rsidR="005301CB">
        <w:rPr>
          <w:rFonts w:cs="Arial"/>
          <w:b/>
        </w:rPr>
        <w:t>105</w:t>
      </w:r>
      <w:r w:rsidRPr="003633DD">
        <w:rPr>
          <w:rFonts w:cs="Arial"/>
          <w:b/>
        </w:rPr>
        <w:t>]</w:t>
      </w:r>
    </w:p>
    <w:p w14:paraId="6160FB24" w14:textId="093CDDD0" w:rsidR="00B32523" w:rsidRDefault="00E15CD9" w:rsidP="00B32523">
      <w:pPr>
        <w:ind w:left="360" w:firstLine="360"/>
      </w:pPr>
      <w:r>
        <w:t>The system shall support freeform drawing of custom civil entities with precision tools.</w:t>
      </w:r>
    </w:p>
    <w:p w14:paraId="609CF1FB" w14:textId="77777777" w:rsidR="00935AD0" w:rsidRDefault="00935AD0" w:rsidP="00B32523">
      <w:pPr>
        <w:ind w:left="360" w:firstLine="360"/>
      </w:pPr>
    </w:p>
    <w:p w14:paraId="11F2C4F4" w14:textId="0D9EC9E4" w:rsidR="00935AD0" w:rsidRDefault="00935AD0" w:rsidP="00F664D0">
      <w:pPr>
        <w:ind w:left="360"/>
      </w:pPr>
      <w:r w:rsidRPr="003633DD">
        <w:rPr>
          <w:rFonts w:cs="Arial"/>
          <w:b/>
        </w:rPr>
        <w:t>[GSS_DC_SyRS_</w:t>
      </w:r>
      <w:r>
        <w:rPr>
          <w:rFonts w:cs="Arial"/>
          <w:b/>
        </w:rPr>
        <w:t>410106</w:t>
      </w:r>
      <w:r w:rsidRPr="003633DD">
        <w:rPr>
          <w:rFonts w:cs="Arial"/>
          <w:b/>
        </w:rPr>
        <w:t>]</w:t>
      </w:r>
    </w:p>
    <w:p w14:paraId="79C9DE4B" w14:textId="77777777" w:rsidR="00935AD0" w:rsidRDefault="00935AD0" w:rsidP="00935AD0">
      <w:pPr>
        <w:ind w:firstLine="720"/>
      </w:pPr>
      <w:r>
        <w:t>The drawing interface shall support</w:t>
      </w:r>
      <w:commentRangeStart w:id="88"/>
      <w:commentRangeStart w:id="89"/>
      <w:r>
        <w:t xml:space="preserve"> snapping, alignment, and scaling features for precision.</w:t>
      </w:r>
      <w:commentRangeEnd w:id="88"/>
      <w:r w:rsidR="00BF2607">
        <w:rPr>
          <w:rStyle w:val="CommentReference"/>
        </w:rPr>
        <w:commentReference w:id="88"/>
      </w:r>
      <w:commentRangeEnd w:id="89"/>
      <w:r w:rsidR="00764A05">
        <w:rPr>
          <w:rStyle w:val="CommentReference"/>
        </w:rPr>
        <w:commentReference w:id="89"/>
      </w:r>
    </w:p>
    <w:p w14:paraId="5D0DE9A9" w14:textId="77777777" w:rsidR="00935AD0" w:rsidRDefault="00935AD0" w:rsidP="00B32523">
      <w:pPr>
        <w:ind w:left="360" w:firstLine="360"/>
      </w:pPr>
    </w:p>
    <w:p w14:paraId="21F98BB5" w14:textId="77777777" w:rsidR="008C7E5A" w:rsidRDefault="008C7E5A" w:rsidP="00B32523">
      <w:pPr>
        <w:ind w:left="360" w:firstLine="360"/>
      </w:pPr>
    </w:p>
    <w:p w14:paraId="5DEF025E" w14:textId="4F734C90" w:rsidR="00C80701" w:rsidRDefault="00B32523" w:rsidP="00E23BDA">
      <w:pPr>
        <w:pStyle w:val="Heading3"/>
        <w:numPr>
          <w:ilvl w:val="2"/>
          <w:numId w:val="7"/>
        </w:numPr>
        <w:spacing w:before="0" w:after="0" w:afterAutospacing="0"/>
        <w:rPr>
          <w:rFonts w:ascii="Arial" w:hAnsi="Arial" w:cs="Arial"/>
          <w:b/>
        </w:rPr>
      </w:pPr>
      <w:r w:rsidRPr="00B32523">
        <w:rPr>
          <w:rFonts w:ascii="Arial" w:hAnsi="Arial" w:cs="Arial"/>
          <w:b/>
        </w:rPr>
        <w:t>Design Deck</w:t>
      </w:r>
    </w:p>
    <w:p w14:paraId="39536F60" w14:textId="77777777" w:rsidR="00626AD1" w:rsidRPr="00626AD1" w:rsidRDefault="00626AD1" w:rsidP="00626AD1">
      <w:pPr>
        <w:pStyle w:val="BodyText"/>
      </w:pPr>
    </w:p>
    <w:p w14:paraId="47CB57A6" w14:textId="4B7287BC" w:rsidR="0049098B" w:rsidRDefault="002405BA" w:rsidP="0049098B">
      <w:pPr>
        <w:pStyle w:val="Heading4"/>
        <w:numPr>
          <w:ilvl w:val="3"/>
          <w:numId w:val="7"/>
        </w:numPr>
        <w:spacing w:before="0" w:after="0" w:afterAutospacing="0"/>
        <w:rPr>
          <w:rFonts w:ascii="Arial" w:hAnsi="Arial" w:cs="Arial"/>
          <w:b/>
          <w:sz w:val="20"/>
        </w:rPr>
      </w:pPr>
      <w:r>
        <w:rPr>
          <w:rFonts w:ascii="Arial" w:hAnsi="Arial" w:cs="Arial"/>
          <w:b/>
          <w:sz w:val="20"/>
        </w:rPr>
        <w:t>User</w:t>
      </w:r>
      <w:r w:rsidR="00B32523" w:rsidRPr="00485910">
        <w:rPr>
          <w:rFonts w:ascii="Arial" w:hAnsi="Arial" w:cs="Arial"/>
          <w:b/>
          <w:sz w:val="20"/>
        </w:rPr>
        <w:t xml:space="preserve"> Access Control</w:t>
      </w:r>
    </w:p>
    <w:p w14:paraId="16B2E13E" w14:textId="77777777" w:rsidR="000A2B4C" w:rsidRPr="000A2B4C" w:rsidRDefault="000A2B4C" w:rsidP="000A2B4C">
      <w:pPr>
        <w:pStyle w:val="BodyText"/>
      </w:pPr>
    </w:p>
    <w:p w14:paraId="0DE95467" w14:textId="6D5C8445" w:rsidR="004C6B15" w:rsidRPr="0049098B" w:rsidRDefault="004C6B15" w:rsidP="004C6B15">
      <w:pPr>
        <w:ind w:left="360"/>
        <w:rPr>
          <w:rFonts w:cs="Arial"/>
          <w:b/>
          <w:bCs/>
        </w:rPr>
      </w:pPr>
      <w:r w:rsidRPr="003633DD">
        <w:rPr>
          <w:rFonts w:cs="Arial"/>
          <w:b/>
        </w:rPr>
        <w:lastRenderedPageBreak/>
        <w:t>[GSS_DC_SyRS_</w:t>
      </w:r>
      <w:r>
        <w:rPr>
          <w:rFonts w:cs="Arial"/>
          <w:b/>
        </w:rPr>
        <w:t>41</w:t>
      </w:r>
      <w:r w:rsidR="00FB637B">
        <w:rPr>
          <w:rFonts w:cs="Arial"/>
          <w:b/>
        </w:rPr>
        <w:t>0</w:t>
      </w:r>
      <w:r>
        <w:rPr>
          <w:rFonts w:cs="Arial"/>
          <w:b/>
        </w:rPr>
        <w:t>200</w:t>
      </w:r>
      <w:r w:rsidRPr="003633DD">
        <w:rPr>
          <w:rFonts w:cs="Arial"/>
          <w:b/>
        </w:rPr>
        <w:t>]</w:t>
      </w:r>
    </w:p>
    <w:p w14:paraId="5B190831" w14:textId="47FEF9E3" w:rsidR="00B32523" w:rsidRDefault="00B32523" w:rsidP="00C80701">
      <w:pPr>
        <w:ind w:left="360" w:firstLine="360"/>
        <w:rPr>
          <w:rFonts w:cs="Arial"/>
        </w:rPr>
      </w:pPr>
      <w:r w:rsidRPr="0049098B">
        <w:rPr>
          <w:rFonts w:cs="Arial"/>
        </w:rPr>
        <w:t xml:space="preserve">The system shall allow dealers to access the </w:t>
      </w:r>
      <w:r w:rsidR="0053289E">
        <w:rPr>
          <w:rFonts w:cs="Arial"/>
        </w:rPr>
        <w:t>GSS Design Configurator app</w:t>
      </w:r>
      <w:r w:rsidRPr="0049098B">
        <w:rPr>
          <w:rFonts w:cs="Arial"/>
        </w:rPr>
        <w:t xml:space="preserve"> via the Dealer App without requiring separate authentication.</w:t>
      </w:r>
    </w:p>
    <w:p w14:paraId="43368F08" w14:textId="77777777" w:rsidR="00B96902" w:rsidRDefault="00B96902" w:rsidP="00C80701">
      <w:pPr>
        <w:ind w:left="360" w:firstLine="360"/>
        <w:rPr>
          <w:rFonts w:cs="Arial"/>
        </w:rPr>
      </w:pPr>
    </w:p>
    <w:p w14:paraId="5A98A50C" w14:textId="69F52BB4" w:rsidR="00B96902" w:rsidRPr="0049098B" w:rsidRDefault="00B96902" w:rsidP="00B96902">
      <w:pPr>
        <w:ind w:left="360"/>
        <w:rPr>
          <w:rFonts w:cs="Arial"/>
          <w:b/>
          <w:bCs/>
        </w:rPr>
      </w:pPr>
      <w:r w:rsidRPr="003633DD">
        <w:rPr>
          <w:rFonts w:cs="Arial"/>
          <w:b/>
        </w:rPr>
        <w:t>[GSS_DC_SyRS_</w:t>
      </w:r>
      <w:r>
        <w:rPr>
          <w:rFonts w:cs="Arial"/>
          <w:b/>
        </w:rPr>
        <w:t>410201</w:t>
      </w:r>
      <w:r w:rsidRPr="003633DD">
        <w:rPr>
          <w:rFonts w:cs="Arial"/>
          <w:b/>
        </w:rPr>
        <w:t>]</w:t>
      </w:r>
    </w:p>
    <w:p w14:paraId="6A5C23D4" w14:textId="7056AACC" w:rsidR="009F5949" w:rsidRDefault="00B96902" w:rsidP="00024564">
      <w:pPr>
        <w:ind w:left="360" w:firstLine="360"/>
        <w:rPr>
          <w:rFonts w:cs="Arial"/>
        </w:rPr>
      </w:pPr>
      <w:r w:rsidRPr="0049098B">
        <w:rPr>
          <w:rFonts w:cs="Arial"/>
        </w:rPr>
        <w:t xml:space="preserve">The system shall allow </w:t>
      </w:r>
      <w:r>
        <w:rPr>
          <w:rFonts w:cs="Arial"/>
        </w:rPr>
        <w:t>Godrej HO</w:t>
      </w:r>
      <w:r w:rsidRPr="0049098B">
        <w:rPr>
          <w:rFonts w:cs="Arial"/>
        </w:rPr>
        <w:t xml:space="preserve"> to access the </w:t>
      </w:r>
      <w:r>
        <w:rPr>
          <w:rFonts w:cs="Arial"/>
        </w:rPr>
        <w:t>GSS Design Configurator app</w:t>
      </w:r>
      <w:r w:rsidRPr="0049098B">
        <w:rPr>
          <w:rFonts w:cs="Arial"/>
        </w:rPr>
        <w:t xml:space="preserve"> via the </w:t>
      </w:r>
      <w:r w:rsidR="00024564">
        <w:rPr>
          <w:rFonts w:cs="Arial"/>
        </w:rPr>
        <w:t>Godrej Sales</w:t>
      </w:r>
      <w:r w:rsidRPr="0049098B">
        <w:rPr>
          <w:rFonts w:cs="Arial"/>
        </w:rPr>
        <w:t xml:space="preserve"> App without requiring separate authentication.</w:t>
      </w:r>
    </w:p>
    <w:p w14:paraId="76B637C6" w14:textId="77777777" w:rsidR="00024564" w:rsidRDefault="00024564" w:rsidP="00024564">
      <w:pPr>
        <w:ind w:left="360" w:firstLine="360"/>
      </w:pPr>
    </w:p>
    <w:p w14:paraId="6BD768A9" w14:textId="2CB7C998" w:rsidR="00C80701" w:rsidRDefault="00662255" w:rsidP="00C80701">
      <w:pPr>
        <w:ind w:left="360"/>
        <w:rPr>
          <w:rFonts w:cs="Arial"/>
          <w:b/>
          <w:bCs/>
        </w:rPr>
      </w:pPr>
      <w:r w:rsidRPr="003633DD">
        <w:rPr>
          <w:rFonts w:cs="Arial"/>
          <w:b/>
        </w:rPr>
        <w:t>[GSS_DC_SyRS_</w:t>
      </w:r>
      <w:r w:rsidR="0032688A">
        <w:rPr>
          <w:rFonts w:cs="Arial"/>
          <w:b/>
        </w:rPr>
        <w:t>41</w:t>
      </w:r>
      <w:r w:rsidR="00FB637B">
        <w:rPr>
          <w:rFonts w:cs="Arial"/>
          <w:b/>
        </w:rPr>
        <w:t>0</w:t>
      </w:r>
      <w:r w:rsidR="0032688A">
        <w:rPr>
          <w:rFonts w:cs="Arial"/>
          <w:b/>
        </w:rPr>
        <w:t>2</w:t>
      </w:r>
      <w:r w:rsidR="003E1926">
        <w:rPr>
          <w:rFonts w:cs="Arial"/>
          <w:b/>
        </w:rPr>
        <w:t>0</w:t>
      </w:r>
      <w:r w:rsidR="00B96902">
        <w:rPr>
          <w:rFonts w:cs="Arial"/>
          <w:b/>
        </w:rPr>
        <w:t>2</w:t>
      </w:r>
      <w:r w:rsidRPr="003633DD">
        <w:rPr>
          <w:rFonts w:cs="Arial"/>
          <w:b/>
        </w:rPr>
        <w:t>]</w:t>
      </w:r>
    </w:p>
    <w:p w14:paraId="681A374D" w14:textId="1D7ABF04" w:rsidR="00B32523" w:rsidRDefault="00B32523" w:rsidP="00C80701">
      <w:pPr>
        <w:ind w:left="360" w:firstLine="360"/>
        <w:rPr>
          <w:rFonts w:cs="Arial"/>
        </w:rPr>
      </w:pPr>
      <w:r w:rsidRPr="0049098B">
        <w:rPr>
          <w:rFonts w:cs="Arial"/>
        </w:rPr>
        <w:t xml:space="preserve">The system shall allow </w:t>
      </w:r>
      <w:r w:rsidR="002405BA">
        <w:rPr>
          <w:rFonts w:cs="Arial"/>
        </w:rPr>
        <w:t>users</w:t>
      </w:r>
      <w:r w:rsidRPr="0049098B">
        <w:rPr>
          <w:rFonts w:cs="Arial"/>
        </w:rPr>
        <w:t xml:space="preserve"> to add, delete, or modify the civil layout from </w:t>
      </w:r>
      <w:commentRangeStart w:id="90"/>
      <w:commentRangeStart w:id="91"/>
      <w:r w:rsidRPr="0049098B">
        <w:rPr>
          <w:rFonts w:cs="Arial"/>
        </w:rPr>
        <w:t>the</w:t>
      </w:r>
      <w:commentRangeEnd w:id="90"/>
      <w:r w:rsidR="004645A3">
        <w:rPr>
          <w:rStyle w:val="CommentReference"/>
        </w:rPr>
        <w:commentReference w:id="90"/>
      </w:r>
      <w:commentRangeEnd w:id="91"/>
      <w:r w:rsidR="00943E9D">
        <w:rPr>
          <w:rStyle w:val="CommentReference"/>
        </w:rPr>
        <w:commentReference w:id="91"/>
      </w:r>
      <w:r w:rsidRPr="0049098B">
        <w:rPr>
          <w:rFonts w:cs="Arial"/>
        </w:rPr>
        <w:t xml:space="preserve"> Design Deck.</w:t>
      </w:r>
    </w:p>
    <w:p w14:paraId="3C1B8F0F" w14:textId="77777777" w:rsidR="00E17096" w:rsidRDefault="00E17096" w:rsidP="00C80701">
      <w:pPr>
        <w:ind w:left="360" w:firstLine="360"/>
        <w:rPr>
          <w:rFonts w:cs="Arial"/>
        </w:rPr>
      </w:pPr>
    </w:p>
    <w:p w14:paraId="3B3C84AC" w14:textId="77777777" w:rsidR="00C80701" w:rsidRPr="00C80701" w:rsidRDefault="00C80701" w:rsidP="00C80701">
      <w:pPr>
        <w:ind w:left="360" w:firstLine="360"/>
        <w:rPr>
          <w:rFonts w:cs="Arial"/>
        </w:rPr>
      </w:pPr>
    </w:p>
    <w:p w14:paraId="00A3830A" w14:textId="213F06E0" w:rsidR="0049098B" w:rsidRDefault="00B32523" w:rsidP="002F4A51">
      <w:pPr>
        <w:pStyle w:val="Heading4"/>
        <w:numPr>
          <w:ilvl w:val="3"/>
          <w:numId w:val="7"/>
        </w:numPr>
        <w:spacing w:before="0" w:after="0" w:afterAutospacing="0"/>
        <w:rPr>
          <w:rFonts w:ascii="Arial" w:hAnsi="Arial" w:cs="Arial"/>
          <w:b/>
          <w:sz w:val="20"/>
        </w:rPr>
      </w:pPr>
      <w:r w:rsidRPr="00211CD4">
        <w:rPr>
          <w:rFonts w:ascii="Arial" w:hAnsi="Arial" w:cs="Arial"/>
          <w:b/>
          <w:sz w:val="20"/>
        </w:rPr>
        <w:t>Revision Management</w:t>
      </w:r>
    </w:p>
    <w:p w14:paraId="7E162899" w14:textId="77777777" w:rsidR="00B32523" w:rsidRPr="0073220C" w:rsidRDefault="00B32523" w:rsidP="0073220C">
      <w:pPr>
        <w:pStyle w:val="BodyText"/>
      </w:pPr>
    </w:p>
    <w:p w14:paraId="4D215D7B" w14:textId="676C4D83" w:rsidR="00AC013B" w:rsidRPr="00AC013B" w:rsidRDefault="00AC013B" w:rsidP="00AC013B">
      <w:pPr>
        <w:ind w:left="360"/>
        <w:rPr>
          <w:rFonts w:cs="Arial"/>
          <w:b/>
          <w:bCs/>
        </w:rPr>
      </w:pPr>
      <w:r w:rsidRPr="003633DD">
        <w:rPr>
          <w:rFonts w:cs="Arial"/>
          <w:b/>
        </w:rPr>
        <w:t>[GSS_DC_SyRS_</w:t>
      </w:r>
      <w:r>
        <w:rPr>
          <w:rFonts w:cs="Arial"/>
          <w:b/>
        </w:rPr>
        <w:t>41</w:t>
      </w:r>
      <w:r w:rsidR="00FB637B">
        <w:rPr>
          <w:rFonts w:cs="Arial"/>
          <w:b/>
        </w:rPr>
        <w:t>0</w:t>
      </w:r>
      <w:r>
        <w:rPr>
          <w:rFonts w:cs="Arial"/>
          <w:b/>
        </w:rPr>
        <w:t>20</w:t>
      </w:r>
      <w:r w:rsidR="00AE4906">
        <w:rPr>
          <w:rFonts w:cs="Arial"/>
          <w:b/>
        </w:rPr>
        <w:t>3</w:t>
      </w:r>
      <w:r w:rsidRPr="003633DD">
        <w:rPr>
          <w:rFonts w:cs="Arial"/>
          <w:b/>
        </w:rPr>
        <w:t>]</w:t>
      </w:r>
    </w:p>
    <w:p w14:paraId="15B14654" w14:textId="3E8D66ED" w:rsidR="00B32523" w:rsidRPr="00E64D33" w:rsidRDefault="00B32523" w:rsidP="00AC013B">
      <w:pPr>
        <w:ind w:left="360" w:firstLine="360"/>
        <w:rPr>
          <w:rFonts w:cs="Arial"/>
        </w:rPr>
      </w:pPr>
      <w:r w:rsidRPr="00E64D33">
        <w:rPr>
          <w:rFonts w:cs="Arial"/>
        </w:rPr>
        <w:t xml:space="preserve">The system shall allow </w:t>
      </w:r>
      <w:commentRangeStart w:id="92"/>
      <w:commentRangeStart w:id="93"/>
      <w:r w:rsidRPr="00E64D33">
        <w:rPr>
          <w:rFonts w:cs="Arial"/>
        </w:rPr>
        <w:t>dealers</w:t>
      </w:r>
      <w:commentRangeEnd w:id="92"/>
      <w:r w:rsidR="002942C7">
        <w:rPr>
          <w:rStyle w:val="CommentReference"/>
        </w:rPr>
        <w:commentReference w:id="92"/>
      </w:r>
      <w:commentRangeEnd w:id="93"/>
      <w:r w:rsidR="00862AE7">
        <w:rPr>
          <w:rStyle w:val="CommentReference"/>
        </w:rPr>
        <w:commentReference w:id="93"/>
      </w:r>
      <w:r w:rsidRPr="00E64D33">
        <w:rPr>
          <w:rFonts w:cs="Arial"/>
        </w:rPr>
        <w:t xml:space="preserve"> to create up to 50 revisions for each layout design.</w:t>
      </w:r>
    </w:p>
    <w:p w14:paraId="03862264" w14:textId="77777777" w:rsidR="00AC013B" w:rsidRDefault="00AC013B" w:rsidP="00AC013B">
      <w:pPr>
        <w:ind w:left="360" w:firstLine="360"/>
        <w:rPr>
          <w:rFonts w:cs="Arial"/>
        </w:rPr>
      </w:pPr>
    </w:p>
    <w:p w14:paraId="3C36F7A2" w14:textId="6801441C" w:rsidR="00AC013B" w:rsidRPr="00E64D33" w:rsidRDefault="003E1926" w:rsidP="003E1926">
      <w:pPr>
        <w:ind w:firstLine="360"/>
        <w:rPr>
          <w:rFonts w:cs="Arial"/>
        </w:rPr>
      </w:pPr>
      <w:r w:rsidRPr="003633DD">
        <w:rPr>
          <w:rFonts w:cs="Arial"/>
          <w:b/>
        </w:rPr>
        <w:t>[GSS_DC_SyRS_</w:t>
      </w:r>
      <w:r>
        <w:rPr>
          <w:rFonts w:cs="Arial"/>
          <w:b/>
        </w:rPr>
        <w:t>41</w:t>
      </w:r>
      <w:r w:rsidR="00FB637B">
        <w:rPr>
          <w:rFonts w:cs="Arial"/>
          <w:b/>
        </w:rPr>
        <w:t>0</w:t>
      </w:r>
      <w:r>
        <w:rPr>
          <w:rFonts w:cs="Arial"/>
          <w:b/>
        </w:rPr>
        <w:t>20</w:t>
      </w:r>
      <w:r w:rsidR="00AE4906">
        <w:rPr>
          <w:rFonts w:cs="Arial"/>
          <w:b/>
        </w:rPr>
        <w:t>4</w:t>
      </w:r>
      <w:r w:rsidRPr="003633DD">
        <w:rPr>
          <w:rFonts w:cs="Arial"/>
          <w:b/>
        </w:rPr>
        <w:t>]</w:t>
      </w:r>
    </w:p>
    <w:p w14:paraId="4CE3CD6C" w14:textId="4636D899" w:rsidR="00B32523" w:rsidRPr="00E64D33" w:rsidRDefault="00B32523" w:rsidP="003E1926">
      <w:pPr>
        <w:ind w:left="360" w:firstLine="360"/>
        <w:rPr>
          <w:rFonts w:cs="Arial"/>
        </w:rPr>
      </w:pPr>
      <w:r w:rsidRPr="00E64D33">
        <w:rPr>
          <w:rFonts w:cs="Arial"/>
        </w:rPr>
        <w:t>The system shall assign a unique, sequential version number to each r</w:t>
      </w:r>
      <w:commentRangeStart w:id="94"/>
      <w:commentRangeStart w:id="95"/>
      <w:r w:rsidRPr="00E64D33">
        <w:rPr>
          <w:rFonts w:cs="Arial"/>
        </w:rPr>
        <w:t>evisi</w:t>
      </w:r>
      <w:commentRangeEnd w:id="94"/>
      <w:r w:rsidR="00A35F83">
        <w:rPr>
          <w:rStyle w:val="CommentReference"/>
        </w:rPr>
        <w:commentReference w:id="94"/>
      </w:r>
      <w:commentRangeEnd w:id="95"/>
      <w:r w:rsidR="002F40DB">
        <w:rPr>
          <w:rStyle w:val="CommentReference"/>
        </w:rPr>
        <w:commentReference w:id="95"/>
      </w:r>
      <w:r w:rsidRPr="00E64D33">
        <w:rPr>
          <w:rFonts w:cs="Arial"/>
        </w:rPr>
        <w:t>on (e.g., Revision 1, Revision 2, etc.).</w:t>
      </w:r>
    </w:p>
    <w:p w14:paraId="05C01184" w14:textId="77777777" w:rsidR="003E1926" w:rsidRDefault="003E1926" w:rsidP="003E1926">
      <w:pPr>
        <w:ind w:left="360" w:firstLine="360"/>
        <w:rPr>
          <w:rFonts w:cs="Arial"/>
        </w:rPr>
      </w:pPr>
    </w:p>
    <w:p w14:paraId="7FE9D0CE" w14:textId="4D3BB91F" w:rsidR="003E1926" w:rsidRPr="00E64D33" w:rsidRDefault="003E1926" w:rsidP="000331CC">
      <w:pPr>
        <w:ind w:firstLine="360"/>
        <w:rPr>
          <w:rFonts w:cs="Arial"/>
        </w:rPr>
      </w:pPr>
      <w:r w:rsidRPr="003633DD">
        <w:rPr>
          <w:rFonts w:cs="Arial"/>
          <w:b/>
        </w:rPr>
        <w:t>[GSS_DC_SyRS_</w:t>
      </w:r>
      <w:r>
        <w:rPr>
          <w:rFonts w:cs="Arial"/>
          <w:b/>
        </w:rPr>
        <w:t>41</w:t>
      </w:r>
      <w:r w:rsidR="00FB637B">
        <w:rPr>
          <w:rFonts w:cs="Arial"/>
          <w:b/>
        </w:rPr>
        <w:t>0</w:t>
      </w:r>
      <w:r>
        <w:rPr>
          <w:rFonts w:cs="Arial"/>
          <w:b/>
        </w:rPr>
        <w:t>20</w:t>
      </w:r>
      <w:r w:rsidR="00AE4906">
        <w:rPr>
          <w:rFonts w:cs="Arial"/>
          <w:b/>
        </w:rPr>
        <w:t>5</w:t>
      </w:r>
      <w:r w:rsidRPr="003633DD">
        <w:rPr>
          <w:rFonts w:cs="Arial"/>
          <w:b/>
        </w:rPr>
        <w:t>]</w:t>
      </w:r>
    </w:p>
    <w:p w14:paraId="0FD67D05" w14:textId="66FFADCE" w:rsidR="00E42054" w:rsidRDefault="00B32523" w:rsidP="00DD488C">
      <w:pPr>
        <w:ind w:left="360" w:firstLine="360"/>
        <w:rPr>
          <w:rFonts w:cs="Arial"/>
        </w:rPr>
      </w:pPr>
      <w:r w:rsidRPr="00E64D33">
        <w:rPr>
          <w:rFonts w:cs="Arial"/>
        </w:rPr>
        <w:t xml:space="preserve">The system shall send a notification to the </w:t>
      </w:r>
      <w:commentRangeStart w:id="96"/>
      <w:commentRangeStart w:id="97"/>
      <w:r w:rsidRPr="00E64D33">
        <w:rPr>
          <w:rFonts w:cs="Arial"/>
        </w:rPr>
        <w:t>Enquiry</w:t>
      </w:r>
      <w:commentRangeEnd w:id="96"/>
      <w:r w:rsidR="00DD187C">
        <w:rPr>
          <w:rStyle w:val="CommentReference"/>
        </w:rPr>
        <w:commentReference w:id="96"/>
      </w:r>
      <w:commentRangeEnd w:id="97"/>
      <w:r w:rsidR="00943E9D">
        <w:rPr>
          <w:rStyle w:val="CommentReference"/>
        </w:rPr>
        <w:commentReference w:id="97"/>
      </w:r>
      <w:r w:rsidRPr="00E64D33">
        <w:rPr>
          <w:rFonts w:cs="Arial"/>
        </w:rPr>
        <w:t xml:space="preserve"> App</w:t>
      </w:r>
      <w:r w:rsidR="00943E9D">
        <w:rPr>
          <w:rFonts w:cs="Arial"/>
        </w:rPr>
        <w:t xml:space="preserve"> and the Dealer App</w:t>
      </w:r>
      <w:r w:rsidRPr="00E64D33">
        <w:rPr>
          <w:rFonts w:cs="Arial"/>
        </w:rPr>
        <w:t xml:space="preserve"> whenever a new revision is created, including metadata such as revision number, timestamp, reason for revision (if provided), and dealer ID.</w:t>
      </w:r>
    </w:p>
    <w:p w14:paraId="7D6E38A0" w14:textId="77777777" w:rsidR="00DD488C" w:rsidRPr="00E64D33" w:rsidRDefault="00DD488C" w:rsidP="00DD488C">
      <w:pPr>
        <w:ind w:left="360" w:firstLine="360"/>
        <w:rPr>
          <w:rFonts w:cs="Arial"/>
        </w:rPr>
      </w:pPr>
    </w:p>
    <w:p w14:paraId="2A757B72" w14:textId="70D70B00" w:rsidR="00FA16F0" w:rsidRPr="00E64D33" w:rsidRDefault="00FA16F0" w:rsidP="00FA16F0">
      <w:pPr>
        <w:ind w:left="360"/>
        <w:rPr>
          <w:rFonts w:cs="Arial"/>
        </w:rPr>
      </w:pPr>
      <w:r w:rsidRPr="003633DD">
        <w:rPr>
          <w:rFonts w:cs="Arial"/>
          <w:b/>
        </w:rPr>
        <w:t>[GSS_DC_SyRS_</w:t>
      </w:r>
      <w:r>
        <w:rPr>
          <w:rFonts w:cs="Arial"/>
          <w:b/>
        </w:rPr>
        <w:t>41</w:t>
      </w:r>
      <w:r w:rsidR="00FB637B">
        <w:rPr>
          <w:rFonts w:cs="Arial"/>
          <w:b/>
        </w:rPr>
        <w:t>0</w:t>
      </w:r>
      <w:r>
        <w:rPr>
          <w:rFonts w:cs="Arial"/>
          <w:b/>
        </w:rPr>
        <w:t>20</w:t>
      </w:r>
      <w:r w:rsidR="000331CC">
        <w:rPr>
          <w:rFonts w:cs="Arial"/>
          <w:b/>
        </w:rPr>
        <w:t>6</w:t>
      </w:r>
      <w:r w:rsidRPr="003633DD">
        <w:rPr>
          <w:rFonts w:cs="Arial"/>
          <w:b/>
        </w:rPr>
        <w:t>]</w:t>
      </w:r>
    </w:p>
    <w:p w14:paraId="7BF9DD8D" w14:textId="2D3324E9" w:rsidR="00B32523" w:rsidRPr="00E64D33" w:rsidRDefault="00B32523" w:rsidP="006728D3">
      <w:pPr>
        <w:ind w:left="360" w:firstLine="360"/>
        <w:rPr>
          <w:rFonts w:cs="Arial"/>
        </w:rPr>
      </w:pPr>
      <w:r w:rsidRPr="00E64D33">
        <w:rPr>
          <w:rFonts w:cs="Arial"/>
        </w:rPr>
        <w:t>The system shall allow only one user to edit a specific version of a layout at any given time.</w:t>
      </w:r>
    </w:p>
    <w:p w14:paraId="11353683" w14:textId="77777777" w:rsidR="000331CC" w:rsidRDefault="000331CC" w:rsidP="000331CC">
      <w:pPr>
        <w:spacing w:line="360" w:lineRule="auto"/>
        <w:ind w:left="720"/>
        <w:rPr>
          <w:rFonts w:cs="Arial"/>
        </w:rPr>
      </w:pPr>
    </w:p>
    <w:p w14:paraId="13573CBF" w14:textId="04CE03C7" w:rsidR="00FA16F0" w:rsidRPr="00FA16F0" w:rsidRDefault="00FA16F0" w:rsidP="00FA16F0">
      <w:pPr>
        <w:ind w:left="360"/>
        <w:rPr>
          <w:rFonts w:cs="Arial"/>
        </w:rPr>
      </w:pPr>
      <w:r w:rsidRPr="003633DD">
        <w:rPr>
          <w:rFonts w:cs="Arial"/>
          <w:b/>
        </w:rPr>
        <w:t>[GSS_DC_SyRS_</w:t>
      </w:r>
      <w:r>
        <w:rPr>
          <w:rFonts w:cs="Arial"/>
          <w:b/>
        </w:rPr>
        <w:t>41</w:t>
      </w:r>
      <w:r w:rsidR="00FB637B">
        <w:rPr>
          <w:rFonts w:cs="Arial"/>
          <w:b/>
        </w:rPr>
        <w:t>0</w:t>
      </w:r>
      <w:r>
        <w:rPr>
          <w:rFonts w:cs="Arial"/>
          <w:b/>
        </w:rPr>
        <w:t>20</w:t>
      </w:r>
      <w:r w:rsidR="000331CC">
        <w:rPr>
          <w:rFonts w:cs="Arial"/>
          <w:b/>
        </w:rPr>
        <w:t>7</w:t>
      </w:r>
      <w:r w:rsidRPr="003633DD">
        <w:rPr>
          <w:rFonts w:cs="Arial"/>
          <w:b/>
        </w:rPr>
        <w:t>]</w:t>
      </w:r>
    </w:p>
    <w:p w14:paraId="3BB55299" w14:textId="2B951282" w:rsidR="00B32523" w:rsidRPr="00E64D33" w:rsidRDefault="00B32523" w:rsidP="006728D3">
      <w:pPr>
        <w:ind w:left="360" w:firstLine="360"/>
        <w:rPr>
          <w:rFonts w:cs="Arial"/>
        </w:rPr>
      </w:pPr>
      <w:r w:rsidRPr="00E64D33">
        <w:rPr>
          <w:rFonts w:cs="Arial"/>
        </w:rPr>
        <w:t>The system shall display a lock or “read-only” status to other users when a version is being edited.</w:t>
      </w:r>
    </w:p>
    <w:p w14:paraId="03401A46" w14:textId="77777777" w:rsidR="00FA16F0" w:rsidRPr="00FA16F0" w:rsidRDefault="00FA16F0" w:rsidP="00B926B3">
      <w:pPr>
        <w:spacing w:line="360" w:lineRule="auto"/>
        <w:rPr>
          <w:rFonts w:cs="Arial"/>
        </w:rPr>
      </w:pPr>
    </w:p>
    <w:p w14:paraId="659697B1" w14:textId="4D9685E8" w:rsidR="00FA16F0" w:rsidRPr="00E64D33" w:rsidRDefault="00FA16F0" w:rsidP="00FA16F0">
      <w:pPr>
        <w:ind w:left="360"/>
        <w:rPr>
          <w:rFonts w:cs="Arial"/>
        </w:rPr>
      </w:pPr>
      <w:r w:rsidRPr="003633DD">
        <w:rPr>
          <w:rFonts w:cs="Arial"/>
          <w:b/>
        </w:rPr>
        <w:t>[GSS_DC_SyRS_</w:t>
      </w:r>
      <w:r>
        <w:rPr>
          <w:rFonts w:cs="Arial"/>
          <w:b/>
        </w:rPr>
        <w:t>41</w:t>
      </w:r>
      <w:r w:rsidR="00FB637B">
        <w:rPr>
          <w:rFonts w:cs="Arial"/>
          <w:b/>
        </w:rPr>
        <w:t>0</w:t>
      </w:r>
      <w:r>
        <w:rPr>
          <w:rFonts w:cs="Arial"/>
          <w:b/>
        </w:rPr>
        <w:t>20</w:t>
      </w:r>
      <w:r w:rsidR="00AE4906">
        <w:rPr>
          <w:rFonts w:cs="Arial"/>
          <w:b/>
        </w:rPr>
        <w:t>8</w:t>
      </w:r>
      <w:r w:rsidRPr="003633DD">
        <w:rPr>
          <w:rFonts w:cs="Arial"/>
          <w:b/>
        </w:rPr>
        <w:t>]</w:t>
      </w:r>
    </w:p>
    <w:p w14:paraId="73D8E23B" w14:textId="5472F3D9" w:rsidR="00FA16F0" w:rsidRDefault="00B32523" w:rsidP="00FD7869">
      <w:pPr>
        <w:ind w:left="360" w:firstLine="360"/>
        <w:rPr>
          <w:rFonts w:cs="Arial"/>
          <w:b/>
        </w:rPr>
      </w:pPr>
      <w:r w:rsidRPr="00E64D33">
        <w:rPr>
          <w:rFonts w:cs="Arial"/>
        </w:rPr>
        <w:t>The system shall allow users to clone an existing version to create a new revision.</w:t>
      </w:r>
    </w:p>
    <w:p w14:paraId="72E3949E" w14:textId="77777777" w:rsidR="00F66911" w:rsidRDefault="00F66911" w:rsidP="00FA16F0">
      <w:pPr>
        <w:ind w:left="360"/>
        <w:rPr>
          <w:rFonts w:cs="Arial"/>
          <w:b/>
        </w:rPr>
      </w:pPr>
    </w:p>
    <w:p w14:paraId="2C0B7B65" w14:textId="76DE5F7B" w:rsidR="00FA16F0" w:rsidRPr="00E64D33" w:rsidRDefault="00FA16F0" w:rsidP="00FA16F0">
      <w:pPr>
        <w:ind w:left="360"/>
        <w:rPr>
          <w:rFonts w:cs="Arial"/>
        </w:rPr>
      </w:pPr>
      <w:r w:rsidRPr="003633DD">
        <w:rPr>
          <w:rFonts w:cs="Arial"/>
          <w:b/>
        </w:rPr>
        <w:t>[GSS_DC_SyRS_</w:t>
      </w:r>
      <w:r>
        <w:rPr>
          <w:rFonts w:cs="Arial"/>
          <w:b/>
        </w:rPr>
        <w:t>41</w:t>
      </w:r>
      <w:r w:rsidR="00FB637B">
        <w:rPr>
          <w:rFonts w:cs="Arial"/>
          <w:b/>
        </w:rPr>
        <w:t>0</w:t>
      </w:r>
      <w:r>
        <w:rPr>
          <w:rFonts w:cs="Arial"/>
          <w:b/>
        </w:rPr>
        <w:t>2</w:t>
      </w:r>
      <w:r w:rsidR="00FD7869">
        <w:rPr>
          <w:rFonts w:cs="Arial"/>
          <w:b/>
        </w:rPr>
        <w:t>09</w:t>
      </w:r>
      <w:r w:rsidRPr="003633DD">
        <w:rPr>
          <w:rFonts w:cs="Arial"/>
          <w:b/>
        </w:rPr>
        <w:t>]</w:t>
      </w:r>
    </w:p>
    <w:p w14:paraId="646BF59A" w14:textId="34CFAE0C" w:rsidR="000331CC" w:rsidRDefault="00B32523" w:rsidP="009541AB">
      <w:pPr>
        <w:ind w:left="360" w:firstLine="360"/>
        <w:rPr>
          <w:rFonts w:cs="Arial"/>
        </w:rPr>
      </w:pPr>
      <w:r w:rsidRPr="4FD3F960">
        <w:rPr>
          <w:rFonts w:cs="Arial"/>
        </w:rPr>
        <w:t>The system shall display in the UI which version is being edited, who is editing it, and provide an option to create a new revision.</w:t>
      </w:r>
    </w:p>
    <w:p w14:paraId="368550BE" w14:textId="77777777" w:rsidR="009541AB" w:rsidRDefault="009541AB" w:rsidP="009541AB">
      <w:pPr>
        <w:ind w:left="360" w:firstLine="360"/>
        <w:rPr>
          <w:rFonts w:cs="Arial"/>
        </w:rPr>
      </w:pPr>
    </w:p>
    <w:p w14:paraId="28DB8F36" w14:textId="3A31E407" w:rsidR="000331CC" w:rsidRPr="00E64D33" w:rsidRDefault="000331CC" w:rsidP="000331CC">
      <w:pPr>
        <w:ind w:left="360"/>
        <w:rPr>
          <w:rFonts w:cs="Arial"/>
        </w:rPr>
      </w:pPr>
      <w:r w:rsidRPr="003633DD">
        <w:rPr>
          <w:rFonts w:cs="Arial"/>
          <w:b/>
        </w:rPr>
        <w:t>[GSS_DC_SyRS_</w:t>
      </w:r>
      <w:r>
        <w:rPr>
          <w:rFonts w:cs="Arial"/>
          <w:b/>
        </w:rPr>
        <w:t>41</w:t>
      </w:r>
      <w:r w:rsidR="000B4C78">
        <w:rPr>
          <w:rFonts w:cs="Arial"/>
          <w:b/>
        </w:rPr>
        <w:t>0</w:t>
      </w:r>
      <w:r>
        <w:rPr>
          <w:rFonts w:cs="Arial"/>
          <w:b/>
        </w:rPr>
        <w:t>2</w:t>
      </w:r>
      <w:r w:rsidR="00F66911">
        <w:rPr>
          <w:rFonts w:cs="Arial"/>
          <w:b/>
        </w:rPr>
        <w:t>1</w:t>
      </w:r>
      <w:r w:rsidR="005238B0">
        <w:rPr>
          <w:rFonts w:cs="Arial"/>
          <w:b/>
        </w:rPr>
        <w:t>0</w:t>
      </w:r>
      <w:r w:rsidRPr="003633DD">
        <w:rPr>
          <w:rFonts w:cs="Arial"/>
          <w:b/>
        </w:rPr>
        <w:t>]</w:t>
      </w:r>
    </w:p>
    <w:p w14:paraId="79274308" w14:textId="706BB5C3" w:rsidR="00B32523" w:rsidRPr="00E64D33" w:rsidRDefault="00B32523" w:rsidP="006728D3">
      <w:pPr>
        <w:ind w:left="360" w:firstLine="360"/>
        <w:rPr>
          <w:rFonts w:cs="Arial"/>
        </w:rPr>
      </w:pPr>
      <w:r w:rsidRPr="00E64D33">
        <w:rPr>
          <w:rFonts w:cs="Arial"/>
        </w:rPr>
        <w:t>The system shall allow dealers to view the complete version history of a layout, including creator, timestamp, and summary of changes (if available).</w:t>
      </w:r>
    </w:p>
    <w:p w14:paraId="12E7465F" w14:textId="77777777" w:rsidR="000331CC" w:rsidRDefault="000331CC" w:rsidP="000331CC">
      <w:pPr>
        <w:spacing w:line="360" w:lineRule="auto"/>
        <w:rPr>
          <w:rFonts w:cs="Arial"/>
        </w:rPr>
      </w:pPr>
    </w:p>
    <w:p w14:paraId="42F32D81" w14:textId="6AF1B186" w:rsidR="000331CC" w:rsidRPr="00E64D33" w:rsidRDefault="000331CC" w:rsidP="000331CC">
      <w:pPr>
        <w:ind w:left="360"/>
        <w:rPr>
          <w:rFonts w:cs="Arial"/>
        </w:rPr>
      </w:pPr>
      <w:r w:rsidRPr="003633DD">
        <w:rPr>
          <w:rFonts w:cs="Arial"/>
          <w:b/>
        </w:rPr>
        <w:t>[GSS_DC_SyRS_</w:t>
      </w:r>
      <w:r>
        <w:rPr>
          <w:rFonts w:cs="Arial"/>
          <w:b/>
        </w:rPr>
        <w:t>41</w:t>
      </w:r>
      <w:r w:rsidR="002359DE">
        <w:rPr>
          <w:rFonts w:cs="Arial"/>
          <w:b/>
        </w:rPr>
        <w:t>0</w:t>
      </w:r>
      <w:r>
        <w:rPr>
          <w:rFonts w:cs="Arial"/>
          <w:b/>
        </w:rPr>
        <w:t>2</w:t>
      </w:r>
      <w:r w:rsidR="00F66911">
        <w:rPr>
          <w:rFonts w:cs="Arial"/>
          <w:b/>
        </w:rPr>
        <w:t>1</w:t>
      </w:r>
      <w:r w:rsidR="0090315B">
        <w:rPr>
          <w:rFonts w:cs="Arial"/>
          <w:b/>
        </w:rPr>
        <w:t>1</w:t>
      </w:r>
      <w:r w:rsidRPr="003633DD">
        <w:rPr>
          <w:rFonts w:cs="Arial"/>
          <w:b/>
        </w:rPr>
        <w:t>]</w:t>
      </w:r>
    </w:p>
    <w:p w14:paraId="24C57DF5" w14:textId="2D4E3BA2" w:rsidR="00B32523" w:rsidRPr="00E64D33" w:rsidRDefault="00B32523" w:rsidP="006728D3">
      <w:pPr>
        <w:ind w:left="360" w:firstLine="360"/>
        <w:rPr>
          <w:rFonts w:cs="Arial"/>
        </w:rPr>
      </w:pPr>
      <w:r w:rsidRPr="00E64D33">
        <w:rPr>
          <w:rFonts w:cs="Arial"/>
        </w:rPr>
        <w:t>The system shall maintain an audit log for all revision-related activities, capturing user ID, timestamp, action type, revision ID, reason for revision (if provided), and optional IP address or device info.</w:t>
      </w:r>
    </w:p>
    <w:p w14:paraId="32D6FF9C" w14:textId="77777777" w:rsidR="000331CC" w:rsidRDefault="000331CC" w:rsidP="000331CC">
      <w:pPr>
        <w:ind w:left="360"/>
        <w:rPr>
          <w:rFonts w:cs="Arial"/>
          <w:b/>
        </w:rPr>
      </w:pPr>
    </w:p>
    <w:p w14:paraId="1B10C0A3" w14:textId="4316F61E" w:rsidR="000331CC" w:rsidRPr="00E64D33" w:rsidRDefault="000331CC" w:rsidP="000331CC">
      <w:pPr>
        <w:ind w:left="360"/>
        <w:rPr>
          <w:rFonts w:cs="Arial"/>
        </w:rPr>
      </w:pPr>
      <w:r w:rsidRPr="003633DD">
        <w:rPr>
          <w:rFonts w:cs="Arial"/>
          <w:b/>
        </w:rPr>
        <w:t>[GSS_DC_SyRS_</w:t>
      </w:r>
      <w:r>
        <w:rPr>
          <w:rFonts w:cs="Arial"/>
          <w:b/>
        </w:rPr>
        <w:t>41</w:t>
      </w:r>
      <w:r w:rsidR="002359DE">
        <w:rPr>
          <w:rFonts w:cs="Arial"/>
          <w:b/>
        </w:rPr>
        <w:t>0</w:t>
      </w:r>
      <w:r>
        <w:rPr>
          <w:rFonts w:cs="Arial"/>
          <w:b/>
        </w:rPr>
        <w:t>2</w:t>
      </w:r>
      <w:r w:rsidR="00F66911">
        <w:rPr>
          <w:rFonts w:cs="Arial"/>
          <w:b/>
        </w:rPr>
        <w:t>1</w:t>
      </w:r>
      <w:r w:rsidR="00733F73">
        <w:rPr>
          <w:rFonts w:cs="Arial"/>
          <w:b/>
        </w:rPr>
        <w:t>2</w:t>
      </w:r>
      <w:r w:rsidRPr="003633DD">
        <w:rPr>
          <w:rFonts w:cs="Arial"/>
          <w:b/>
        </w:rPr>
        <w:t>]</w:t>
      </w:r>
    </w:p>
    <w:p w14:paraId="477DE443" w14:textId="50378F50" w:rsidR="00B32523" w:rsidRPr="00E64D33" w:rsidRDefault="00B32523" w:rsidP="006728D3">
      <w:pPr>
        <w:ind w:left="360" w:firstLine="360"/>
        <w:rPr>
          <w:rFonts w:cs="Arial"/>
        </w:rPr>
      </w:pPr>
      <w:r w:rsidRPr="00E64D33">
        <w:rPr>
          <w:rFonts w:cs="Arial"/>
        </w:rPr>
        <w:t>The system shall restrict access to audit logs to authorized roles only (e.g., Admin, QA, Audit).</w:t>
      </w:r>
    </w:p>
    <w:p w14:paraId="6671BC75" w14:textId="77777777" w:rsidR="000331CC" w:rsidRDefault="000331CC" w:rsidP="000331CC">
      <w:pPr>
        <w:spacing w:line="360" w:lineRule="auto"/>
        <w:ind w:left="720"/>
        <w:rPr>
          <w:rFonts w:cs="Arial"/>
        </w:rPr>
      </w:pPr>
    </w:p>
    <w:p w14:paraId="01A27A6F" w14:textId="2DC6A6DC" w:rsidR="000331CC" w:rsidRPr="00E64D33" w:rsidRDefault="000331CC" w:rsidP="000331CC">
      <w:pPr>
        <w:ind w:left="360"/>
        <w:rPr>
          <w:rFonts w:cs="Arial"/>
        </w:rPr>
      </w:pPr>
      <w:r w:rsidRPr="003633DD">
        <w:rPr>
          <w:rFonts w:cs="Arial"/>
          <w:b/>
        </w:rPr>
        <w:t>[GSS_DC_SyRS_</w:t>
      </w:r>
      <w:r>
        <w:rPr>
          <w:rFonts w:cs="Arial"/>
          <w:b/>
        </w:rPr>
        <w:t>41</w:t>
      </w:r>
      <w:r w:rsidR="002359DE">
        <w:rPr>
          <w:rFonts w:cs="Arial"/>
          <w:b/>
        </w:rPr>
        <w:t>0</w:t>
      </w:r>
      <w:r>
        <w:rPr>
          <w:rFonts w:cs="Arial"/>
          <w:b/>
        </w:rPr>
        <w:t>2</w:t>
      </w:r>
      <w:r w:rsidR="00F66911">
        <w:rPr>
          <w:rFonts w:cs="Arial"/>
          <w:b/>
        </w:rPr>
        <w:t>1</w:t>
      </w:r>
      <w:r w:rsidR="00733F73">
        <w:rPr>
          <w:rFonts w:cs="Arial"/>
          <w:b/>
        </w:rPr>
        <w:t>3</w:t>
      </w:r>
      <w:r w:rsidRPr="003633DD">
        <w:rPr>
          <w:rFonts w:cs="Arial"/>
          <w:b/>
        </w:rPr>
        <w:t>]</w:t>
      </w:r>
    </w:p>
    <w:p w14:paraId="43AACA63" w14:textId="552B4914" w:rsidR="00B32523" w:rsidRPr="00E64D33" w:rsidRDefault="00B32523" w:rsidP="006728D3">
      <w:pPr>
        <w:ind w:left="360" w:firstLine="360"/>
        <w:rPr>
          <w:rFonts w:cs="Arial"/>
        </w:rPr>
      </w:pPr>
      <w:r w:rsidRPr="00E64D33">
        <w:rPr>
          <w:rFonts w:cs="Arial"/>
        </w:rPr>
        <w:lastRenderedPageBreak/>
        <w:t>The system shall provide access to audit logs via the Admin Dashboard and allow export for compliance reviews.</w:t>
      </w:r>
    </w:p>
    <w:p w14:paraId="7931D9D5" w14:textId="77777777" w:rsidR="000331CC" w:rsidRDefault="000331CC" w:rsidP="000331CC">
      <w:pPr>
        <w:ind w:left="360"/>
        <w:rPr>
          <w:rFonts w:cs="Arial"/>
          <w:b/>
        </w:rPr>
      </w:pPr>
    </w:p>
    <w:p w14:paraId="16276A44" w14:textId="39E87E32" w:rsidR="000331CC" w:rsidRPr="00E64D33" w:rsidRDefault="000331CC" w:rsidP="000331CC">
      <w:pPr>
        <w:ind w:left="360"/>
        <w:rPr>
          <w:rFonts w:cs="Arial"/>
        </w:rPr>
      </w:pPr>
      <w:r w:rsidRPr="003633DD">
        <w:rPr>
          <w:rFonts w:cs="Arial"/>
          <w:b/>
        </w:rPr>
        <w:t>[GSS_DC_SyRS_</w:t>
      </w:r>
      <w:r>
        <w:rPr>
          <w:rFonts w:cs="Arial"/>
          <w:b/>
        </w:rPr>
        <w:t>41</w:t>
      </w:r>
      <w:r w:rsidR="002359DE">
        <w:rPr>
          <w:rFonts w:cs="Arial"/>
          <w:b/>
        </w:rPr>
        <w:t>0</w:t>
      </w:r>
      <w:r>
        <w:rPr>
          <w:rFonts w:cs="Arial"/>
          <w:b/>
        </w:rPr>
        <w:t>2</w:t>
      </w:r>
      <w:r w:rsidR="00B65FB9">
        <w:rPr>
          <w:rFonts w:cs="Arial"/>
          <w:b/>
        </w:rPr>
        <w:t>1</w:t>
      </w:r>
      <w:r w:rsidR="00733F73">
        <w:rPr>
          <w:rFonts w:cs="Arial"/>
          <w:b/>
        </w:rPr>
        <w:t>4</w:t>
      </w:r>
      <w:r w:rsidRPr="003633DD">
        <w:rPr>
          <w:rFonts w:cs="Arial"/>
          <w:b/>
        </w:rPr>
        <w:t>]</w:t>
      </w:r>
    </w:p>
    <w:p w14:paraId="491DB9BC" w14:textId="5E38754E" w:rsidR="00B32523" w:rsidRDefault="00B32523" w:rsidP="006728D3">
      <w:pPr>
        <w:ind w:left="360" w:firstLine="360"/>
        <w:rPr>
          <w:rFonts w:cs="Arial"/>
        </w:rPr>
      </w:pPr>
      <w:r w:rsidRPr="00E64D33">
        <w:rPr>
          <w:rFonts w:cs="Arial"/>
        </w:rPr>
        <w:t>The system shall optionally integrate audit logs with centralized logging systems.</w:t>
      </w:r>
    </w:p>
    <w:p w14:paraId="73E264D9" w14:textId="77777777" w:rsidR="00862AE7" w:rsidRDefault="00862AE7" w:rsidP="006728D3">
      <w:pPr>
        <w:ind w:left="360" w:firstLine="360"/>
        <w:rPr>
          <w:rFonts w:cs="Arial"/>
        </w:rPr>
      </w:pPr>
    </w:p>
    <w:p w14:paraId="4EB47323" w14:textId="764F1E04" w:rsidR="00862AE7" w:rsidRPr="00E64D33" w:rsidRDefault="00862AE7" w:rsidP="00862AE7">
      <w:pPr>
        <w:ind w:left="360"/>
        <w:rPr>
          <w:rFonts w:cs="Arial"/>
        </w:rPr>
      </w:pPr>
      <w:r w:rsidRPr="003633DD">
        <w:rPr>
          <w:rFonts w:cs="Arial"/>
          <w:b/>
        </w:rPr>
        <w:t>[GSS_DC_SyRS_</w:t>
      </w:r>
      <w:r>
        <w:rPr>
          <w:rFonts w:cs="Arial"/>
          <w:b/>
        </w:rPr>
        <w:t>410215</w:t>
      </w:r>
      <w:r w:rsidRPr="003633DD">
        <w:rPr>
          <w:rFonts w:cs="Arial"/>
          <w:b/>
        </w:rPr>
        <w:t>]</w:t>
      </w:r>
    </w:p>
    <w:p w14:paraId="540B4074" w14:textId="77777777" w:rsidR="00862AE7" w:rsidRDefault="00862AE7" w:rsidP="006728D3">
      <w:pPr>
        <w:ind w:left="360" w:firstLine="360"/>
        <w:rPr>
          <w:rFonts w:cs="Arial"/>
        </w:rPr>
      </w:pPr>
    </w:p>
    <w:p w14:paraId="32D8D039" w14:textId="71F3ECEA" w:rsidR="00862AE7" w:rsidRDefault="00862AE7" w:rsidP="006728D3">
      <w:pPr>
        <w:ind w:left="360" w:firstLine="360"/>
        <w:rPr>
          <w:rFonts w:cs="Arial"/>
        </w:rPr>
      </w:pPr>
      <w:r w:rsidRPr="00862AE7">
        <w:rPr>
          <w:rFonts w:cs="Arial"/>
        </w:rPr>
        <w:t>The number of design revisions to be displayed in the final output shall be configurable by the user,</w:t>
      </w:r>
    </w:p>
    <w:p w14:paraId="50EF912F" w14:textId="77777777" w:rsidR="00EC6AA5" w:rsidRDefault="00EC6AA5" w:rsidP="00E15CD9">
      <w:pPr>
        <w:spacing w:before="120"/>
      </w:pPr>
    </w:p>
    <w:p w14:paraId="7ADA34AA" w14:textId="360640C4" w:rsidR="00E15CD9" w:rsidRDefault="00E15CD9" w:rsidP="00522A48">
      <w:pPr>
        <w:pStyle w:val="Heading3"/>
        <w:numPr>
          <w:ilvl w:val="2"/>
          <w:numId w:val="7"/>
        </w:numPr>
        <w:spacing w:before="0" w:after="0" w:afterAutospacing="0"/>
        <w:rPr>
          <w:rFonts w:ascii="Arial" w:hAnsi="Arial" w:cs="Arial"/>
          <w:b/>
        </w:rPr>
      </w:pPr>
      <w:bookmarkStart w:id="98" w:name="_Toc209523188"/>
      <w:r w:rsidRPr="00540774">
        <w:rPr>
          <w:rFonts w:ascii="Arial" w:hAnsi="Arial" w:cs="Arial"/>
          <w:b/>
        </w:rPr>
        <w:t>Layout Configuration</w:t>
      </w:r>
      <w:bookmarkEnd w:id="98"/>
    </w:p>
    <w:p w14:paraId="6D9A889F" w14:textId="77777777" w:rsidR="002C007B" w:rsidRDefault="002C007B" w:rsidP="004266EB">
      <w:pPr>
        <w:ind w:left="360"/>
        <w:rPr>
          <w:rFonts w:cs="Arial"/>
          <w:b/>
        </w:rPr>
      </w:pPr>
    </w:p>
    <w:p w14:paraId="725F8444" w14:textId="3C1D9D62" w:rsidR="004266EB" w:rsidRPr="0049098B" w:rsidRDefault="004266EB" w:rsidP="004266EB">
      <w:pPr>
        <w:ind w:left="360"/>
        <w:rPr>
          <w:rFonts w:cs="Arial"/>
          <w:b/>
          <w:bCs/>
        </w:rPr>
      </w:pPr>
      <w:r w:rsidRPr="003633DD">
        <w:rPr>
          <w:rFonts w:cs="Arial"/>
          <w:b/>
        </w:rPr>
        <w:t>[GSS_DC_SyRS_</w:t>
      </w:r>
      <w:r w:rsidR="006728D3">
        <w:rPr>
          <w:rFonts w:cs="Arial"/>
          <w:b/>
        </w:rPr>
        <w:t>41</w:t>
      </w:r>
      <w:r w:rsidR="004333C6">
        <w:rPr>
          <w:rFonts w:cs="Arial"/>
          <w:b/>
        </w:rPr>
        <w:t>0</w:t>
      </w:r>
      <w:r w:rsidR="00F14B9E">
        <w:rPr>
          <w:rFonts w:cs="Arial"/>
          <w:b/>
        </w:rPr>
        <w:t>3</w:t>
      </w:r>
      <w:r w:rsidR="006728D3">
        <w:rPr>
          <w:rFonts w:cs="Arial"/>
          <w:b/>
        </w:rPr>
        <w:t>00</w:t>
      </w:r>
      <w:r w:rsidRPr="003633DD">
        <w:rPr>
          <w:rFonts w:cs="Arial"/>
          <w:b/>
        </w:rPr>
        <w:t>]</w:t>
      </w:r>
    </w:p>
    <w:p w14:paraId="051277FD" w14:textId="7576008A" w:rsidR="00E15CD9" w:rsidRDefault="00E15CD9" w:rsidP="00F354CC">
      <w:pPr>
        <w:ind w:left="360" w:firstLine="360"/>
        <w:rPr>
          <w:rFonts w:cs="Arial"/>
        </w:rPr>
      </w:pPr>
      <w:r w:rsidRPr="00F354CC">
        <w:rPr>
          <w:rFonts w:cs="Arial"/>
        </w:rPr>
        <w:t xml:space="preserve">The system shall support both manual and automatic </w:t>
      </w:r>
      <w:r w:rsidRPr="00B0076D">
        <w:rPr>
          <w:rFonts w:cs="Arial"/>
        </w:rPr>
        <w:t>lay</w:t>
      </w:r>
      <w:r w:rsidR="00EC1129" w:rsidRPr="00B0076D">
        <w:rPr>
          <w:rFonts w:cs="Arial"/>
        </w:rPr>
        <w:t>o</w:t>
      </w:r>
      <w:r w:rsidRPr="00B0076D">
        <w:rPr>
          <w:rFonts w:cs="Arial"/>
        </w:rPr>
        <w:t>ut</w:t>
      </w:r>
      <w:r w:rsidRPr="00F354CC">
        <w:rPr>
          <w:rFonts w:cs="Arial"/>
        </w:rPr>
        <w:t xml:space="preserve"> based on civil constraints.</w:t>
      </w:r>
    </w:p>
    <w:p w14:paraId="72C4ED50" w14:textId="77777777" w:rsidR="00E002C1" w:rsidRDefault="00E002C1" w:rsidP="00F354CC">
      <w:pPr>
        <w:ind w:left="360" w:firstLine="360"/>
        <w:rPr>
          <w:rFonts w:cs="Arial"/>
        </w:rPr>
      </w:pPr>
    </w:p>
    <w:p w14:paraId="5EF9B5C1" w14:textId="77777777" w:rsidR="00E002C1" w:rsidRDefault="00E002C1" w:rsidP="00E002C1">
      <w:pPr>
        <w:ind w:left="360" w:firstLine="360"/>
      </w:pPr>
      <w:commentRangeStart w:id="99"/>
      <w:commentRangeStart w:id="100"/>
      <w:r w:rsidRPr="606280F7">
        <w:rPr>
          <w:b/>
        </w:rPr>
        <w:t>Automatic Layout</w:t>
      </w:r>
      <w:commentRangeEnd w:id="99"/>
      <w:r w:rsidR="00E95DDF">
        <w:rPr>
          <w:rStyle w:val="CommentReference"/>
        </w:rPr>
        <w:commentReference w:id="99"/>
      </w:r>
      <w:commentRangeEnd w:id="100"/>
      <w:r w:rsidR="00E25412">
        <w:rPr>
          <w:rStyle w:val="CommentReference"/>
        </w:rPr>
        <w:commentReference w:id="100"/>
      </w:r>
      <w:r w:rsidRPr="606280F7">
        <w:rPr>
          <w:rFonts w:cs="Arial"/>
          <w:b/>
        </w:rPr>
        <w:t xml:space="preserve">- </w:t>
      </w:r>
      <w:r w:rsidRPr="606280F7">
        <w:t xml:space="preserve">If user selects a particular region within a civil layout, then the system should auto populate the configured racks (like SPR) along with Aisle space based on predefined Rules. Constraints like pillar to be </w:t>
      </w:r>
      <w:proofErr w:type="gramStart"/>
      <w:r w:rsidRPr="606280F7">
        <w:t>taken into account</w:t>
      </w:r>
      <w:proofErr w:type="gramEnd"/>
      <w:r w:rsidRPr="606280F7">
        <w:t xml:space="preserve"> while auto populating racks.</w:t>
      </w:r>
    </w:p>
    <w:p w14:paraId="2CBEA320" w14:textId="77777777" w:rsidR="00E002C1" w:rsidRDefault="00E002C1" w:rsidP="00E002C1"/>
    <w:p w14:paraId="2884DFB0" w14:textId="77777777" w:rsidR="00E002C1" w:rsidRDefault="00E002C1" w:rsidP="00E002C1">
      <w:pPr>
        <w:ind w:left="360" w:firstLine="360"/>
      </w:pPr>
      <w:r w:rsidRPr="4FD3F960">
        <w:t>Auto layout is only for racks and aisle spaces. It’s understood that the user will still arrange/ place other components like Office Room, other areas manually.</w:t>
      </w:r>
    </w:p>
    <w:p w14:paraId="25AE9FE9" w14:textId="77777777" w:rsidR="00E002C1" w:rsidRDefault="00E002C1" w:rsidP="00E002C1">
      <w:pPr>
        <w:ind w:left="360" w:firstLine="360"/>
      </w:pPr>
    </w:p>
    <w:p w14:paraId="426F2ECB" w14:textId="77777777" w:rsidR="00E002C1" w:rsidRPr="005202B0" w:rsidRDefault="00E002C1" w:rsidP="00E002C1">
      <w:pPr>
        <w:ind w:left="360" w:firstLine="360"/>
        <w:rPr>
          <w:b/>
        </w:rPr>
      </w:pPr>
      <w:r w:rsidRPr="002A672E">
        <w:rPr>
          <w:b/>
          <w:bCs/>
        </w:rPr>
        <w:t xml:space="preserve">Manual </w:t>
      </w:r>
      <w:r w:rsidRPr="00810418">
        <w:rPr>
          <w:b/>
          <w:bCs/>
        </w:rPr>
        <w:t>Layout</w:t>
      </w:r>
      <w:r w:rsidRPr="002A672E">
        <w:rPr>
          <w:b/>
          <w:bCs/>
        </w:rPr>
        <w:t xml:space="preserve">: </w:t>
      </w:r>
    </w:p>
    <w:p w14:paraId="3E62E7E1" w14:textId="77777777" w:rsidR="00E002C1" w:rsidRDefault="00E002C1" w:rsidP="00E002C1">
      <w:pPr>
        <w:numPr>
          <w:ilvl w:val="2"/>
          <w:numId w:val="110"/>
        </w:numPr>
      </w:pPr>
      <w:r w:rsidRPr="606280F7">
        <w:t xml:space="preserve">A user can either drag </w:t>
      </w:r>
      <w:proofErr w:type="gramStart"/>
      <w:r w:rsidRPr="606280F7">
        <w:t>and</w:t>
      </w:r>
      <w:proofErr w:type="gramEnd"/>
      <w:r w:rsidRPr="606280F7">
        <w:t xml:space="preserve"> drop/place a SPR into the layout.</w:t>
      </w:r>
    </w:p>
    <w:p w14:paraId="73667D2D" w14:textId="414DB5BB" w:rsidR="00E002C1" w:rsidRDefault="00E002C1" w:rsidP="00E002C1">
      <w:pPr>
        <w:numPr>
          <w:ilvl w:val="2"/>
          <w:numId w:val="110"/>
        </w:numPr>
      </w:pPr>
      <w:commentRangeStart w:id="101"/>
      <w:commentRangeStart w:id="102"/>
      <w:r>
        <w:t>User can also select a SPR unit and click/drag horizontally or vertically to place series of Add-on Units.</w:t>
      </w:r>
      <w:commentRangeEnd w:id="101"/>
      <w:r w:rsidR="00EA529B">
        <w:rPr>
          <w:rStyle w:val="CommentReference"/>
        </w:rPr>
        <w:commentReference w:id="101"/>
      </w:r>
      <w:commentRangeEnd w:id="102"/>
      <w:r w:rsidR="00805ED0">
        <w:rPr>
          <w:rStyle w:val="CommentReference"/>
        </w:rPr>
        <w:commentReference w:id="102"/>
      </w:r>
    </w:p>
    <w:p w14:paraId="3DDD0A67" w14:textId="77777777" w:rsidR="00E002C1" w:rsidRDefault="00E002C1" w:rsidP="00E002C1">
      <w:pPr>
        <w:numPr>
          <w:ilvl w:val="2"/>
          <w:numId w:val="110"/>
        </w:numPr>
      </w:pPr>
      <w:r w:rsidRPr="606280F7">
        <w:t xml:space="preserve">User can also modify </w:t>
      </w:r>
      <w:proofErr w:type="gramStart"/>
      <w:r w:rsidRPr="606280F7">
        <w:t>particular unit/Addon</w:t>
      </w:r>
      <w:proofErr w:type="gramEnd"/>
      <w:r w:rsidRPr="606280F7">
        <w:t xml:space="preserve"> unit in this series of Units.</w:t>
      </w:r>
    </w:p>
    <w:p w14:paraId="2CE3836A" w14:textId="77777777" w:rsidR="0087377E" w:rsidRDefault="0087377E" w:rsidP="00F354CC">
      <w:pPr>
        <w:ind w:left="360" w:firstLine="360"/>
        <w:rPr>
          <w:rFonts w:cs="Arial"/>
        </w:rPr>
      </w:pPr>
    </w:p>
    <w:p w14:paraId="0F845F57" w14:textId="77777777" w:rsidR="002C007B" w:rsidRPr="00F354CC" w:rsidRDefault="002C007B" w:rsidP="00F354CC">
      <w:pPr>
        <w:ind w:left="360" w:firstLine="360"/>
        <w:rPr>
          <w:rFonts w:cs="Arial"/>
        </w:rPr>
      </w:pPr>
    </w:p>
    <w:p w14:paraId="1AC08E12" w14:textId="16DEB003" w:rsidR="004266EB" w:rsidRPr="0049098B" w:rsidRDefault="004266EB" w:rsidP="004266EB">
      <w:pPr>
        <w:ind w:left="360"/>
        <w:rPr>
          <w:rFonts w:cs="Arial"/>
          <w:b/>
          <w:bCs/>
        </w:rPr>
      </w:pPr>
      <w:r w:rsidRPr="003633DD">
        <w:rPr>
          <w:rFonts w:cs="Arial"/>
          <w:b/>
        </w:rPr>
        <w:t>[GSS_DC_SyRS_</w:t>
      </w:r>
      <w:r w:rsidR="006728D3">
        <w:rPr>
          <w:rFonts w:cs="Arial"/>
          <w:b/>
        </w:rPr>
        <w:t>41</w:t>
      </w:r>
      <w:r w:rsidR="004333C6">
        <w:rPr>
          <w:rFonts w:cs="Arial"/>
          <w:b/>
        </w:rPr>
        <w:t>0</w:t>
      </w:r>
      <w:r w:rsidR="00F14B9E">
        <w:rPr>
          <w:rFonts w:cs="Arial"/>
          <w:b/>
        </w:rPr>
        <w:t>3</w:t>
      </w:r>
      <w:r w:rsidR="006728D3">
        <w:rPr>
          <w:rFonts w:cs="Arial"/>
          <w:b/>
        </w:rPr>
        <w:t>01</w:t>
      </w:r>
      <w:r w:rsidRPr="003633DD">
        <w:rPr>
          <w:rFonts w:cs="Arial"/>
          <w:b/>
        </w:rPr>
        <w:t>]</w:t>
      </w:r>
    </w:p>
    <w:p w14:paraId="3091C608" w14:textId="2BAEF138" w:rsidR="00E15CD9" w:rsidRDefault="00E15CD9" w:rsidP="00F354CC">
      <w:pPr>
        <w:ind w:left="360" w:firstLine="360"/>
        <w:rPr>
          <w:rFonts w:cs="Arial"/>
        </w:rPr>
      </w:pPr>
      <w:r w:rsidRPr="00F354CC">
        <w:rPr>
          <w:rFonts w:cs="Arial"/>
        </w:rPr>
        <w:t>The system shall allow layout creation starting with either a unit or an aisle.</w:t>
      </w:r>
    </w:p>
    <w:p w14:paraId="2C5828AB" w14:textId="77777777" w:rsidR="0087377E" w:rsidRPr="00F354CC" w:rsidRDefault="0087377E" w:rsidP="00F354CC">
      <w:pPr>
        <w:ind w:left="360" w:firstLine="360"/>
        <w:rPr>
          <w:rFonts w:cs="Arial"/>
        </w:rPr>
      </w:pPr>
    </w:p>
    <w:p w14:paraId="5CD1E21A" w14:textId="1271C687" w:rsidR="004266EB" w:rsidRPr="0049098B" w:rsidRDefault="004266EB" w:rsidP="004266EB">
      <w:pPr>
        <w:ind w:left="360"/>
        <w:rPr>
          <w:rFonts w:cs="Arial"/>
          <w:b/>
          <w:bCs/>
        </w:rPr>
      </w:pPr>
      <w:r w:rsidRPr="003633DD">
        <w:rPr>
          <w:rFonts w:cs="Arial"/>
          <w:b/>
        </w:rPr>
        <w:t>[GSS_DC_SyRS_</w:t>
      </w:r>
      <w:r w:rsidR="006728D3">
        <w:rPr>
          <w:rFonts w:cs="Arial"/>
          <w:b/>
        </w:rPr>
        <w:t>41</w:t>
      </w:r>
      <w:r w:rsidR="004333C6">
        <w:rPr>
          <w:rFonts w:cs="Arial"/>
          <w:b/>
        </w:rPr>
        <w:t>0</w:t>
      </w:r>
      <w:r w:rsidR="00F14B9E">
        <w:rPr>
          <w:rFonts w:cs="Arial"/>
          <w:b/>
        </w:rPr>
        <w:t>3</w:t>
      </w:r>
      <w:r w:rsidR="006728D3">
        <w:rPr>
          <w:rFonts w:cs="Arial"/>
          <w:b/>
        </w:rPr>
        <w:t>02</w:t>
      </w:r>
      <w:r w:rsidRPr="003633DD">
        <w:rPr>
          <w:rFonts w:cs="Arial"/>
          <w:b/>
        </w:rPr>
        <w:t>]</w:t>
      </w:r>
    </w:p>
    <w:p w14:paraId="6B4BBE46" w14:textId="48B6461B" w:rsidR="0087377E" w:rsidRPr="00F354CC" w:rsidRDefault="00E15CD9" w:rsidP="00F354CC">
      <w:pPr>
        <w:ind w:left="360" w:firstLine="360"/>
        <w:rPr>
          <w:rFonts w:cs="Arial"/>
        </w:rPr>
      </w:pPr>
      <w:r w:rsidRPr="00F354CC">
        <w:rPr>
          <w:rFonts w:cs="Arial"/>
        </w:rPr>
        <w:t>The system shall auto-adjust layout based on pillar interference</w:t>
      </w:r>
      <w:r w:rsidR="00F707D6">
        <w:rPr>
          <w:rFonts w:cs="Arial"/>
        </w:rPr>
        <w:t>, space available</w:t>
      </w:r>
      <w:r w:rsidRPr="00F354CC">
        <w:rPr>
          <w:rFonts w:cs="Arial"/>
        </w:rPr>
        <w:t xml:space="preserve"> and stability guidelines.</w:t>
      </w:r>
    </w:p>
    <w:p w14:paraId="061E90DD" w14:textId="77777777" w:rsidR="006728D3" w:rsidRPr="00F354CC" w:rsidRDefault="006728D3" w:rsidP="00F354CC">
      <w:pPr>
        <w:ind w:left="360" w:firstLine="360"/>
        <w:rPr>
          <w:rFonts w:cs="Arial"/>
        </w:rPr>
      </w:pPr>
    </w:p>
    <w:p w14:paraId="76B9E096" w14:textId="0F469C79" w:rsidR="004266EB" w:rsidRPr="0049098B" w:rsidRDefault="004266EB" w:rsidP="004266EB">
      <w:pPr>
        <w:ind w:left="360"/>
        <w:rPr>
          <w:rFonts w:cs="Arial"/>
          <w:b/>
          <w:bCs/>
        </w:rPr>
      </w:pPr>
      <w:r w:rsidRPr="003633DD">
        <w:rPr>
          <w:rFonts w:cs="Arial"/>
          <w:b/>
        </w:rPr>
        <w:t>[GSS_DC_SyRS_</w:t>
      </w:r>
      <w:r w:rsidR="006728D3">
        <w:rPr>
          <w:rFonts w:cs="Arial"/>
          <w:b/>
        </w:rPr>
        <w:t>41</w:t>
      </w:r>
      <w:r w:rsidR="004333C6">
        <w:rPr>
          <w:rFonts w:cs="Arial"/>
          <w:b/>
        </w:rPr>
        <w:t>0</w:t>
      </w:r>
      <w:r w:rsidR="00F14B9E">
        <w:rPr>
          <w:rFonts w:cs="Arial"/>
          <w:b/>
        </w:rPr>
        <w:t>3</w:t>
      </w:r>
      <w:r w:rsidR="006728D3">
        <w:rPr>
          <w:rFonts w:cs="Arial"/>
          <w:b/>
        </w:rPr>
        <w:t>03</w:t>
      </w:r>
      <w:r w:rsidRPr="003633DD">
        <w:rPr>
          <w:rFonts w:cs="Arial"/>
          <w:b/>
        </w:rPr>
        <w:t>]</w:t>
      </w:r>
    </w:p>
    <w:p w14:paraId="7C923263" w14:textId="001B20CB" w:rsidR="00E15CD9" w:rsidRDefault="00E15CD9" w:rsidP="00F354CC">
      <w:pPr>
        <w:ind w:left="360" w:firstLine="360"/>
        <w:rPr>
          <w:rFonts w:cs="Arial"/>
        </w:rPr>
      </w:pPr>
      <w:r w:rsidRPr="00F354CC">
        <w:rPr>
          <w:rFonts w:cs="Arial"/>
        </w:rPr>
        <w:t>The system shall update capacity</w:t>
      </w:r>
      <w:r w:rsidR="00D12AEF">
        <w:rPr>
          <w:rFonts w:cs="Arial"/>
        </w:rPr>
        <w:t xml:space="preserve"> table</w:t>
      </w:r>
      <w:r w:rsidRPr="00F354CC">
        <w:rPr>
          <w:rFonts w:cs="Arial"/>
        </w:rPr>
        <w:t>, price, and weight metrics in real time.</w:t>
      </w:r>
    </w:p>
    <w:p w14:paraId="560048D0" w14:textId="77777777" w:rsidR="0087377E" w:rsidRPr="00F354CC" w:rsidRDefault="0087377E" w:rsidP="00F354CC">
      <w:pPr>
        <w:ind w:left="360" w:firstLine="360"/>
        <w:rPr>
          <w:rFonts w:cs="Arial"/>
        </w:rPr>
      </w:pPr>
    </w:p>
    <w:p w14:paraId="2BE82369" w14:textId="0D1B0A88" w:rsidR="004266EB" w:rsidRPr="0049098B" w:rsidRDefault="004266EB" w:rsidP="004266EB">
      <w:pPr>
        <w:ind w:left="360"/>
        <w:rPr>
          <w:rFonts w:cs="Arial"/>
          <w:b/>
          <w:bCs/>
        </w:rPr>
      </w:pPr>
      <w:r w:rsidRPr="003633DD">
        <w:rPr>
          <w:rFonts w:cs="Arial"/>
          <w:b/>
        </w:rPr>
        <w:t>[GSS_DC_SyRS_</w:t>
      </w:r>
      <w:r w:rsidR="006728D3">
        <w:rPr>
          <w:rFonts w:cs="Arial"/>
          <w:b/>
        </w:rPr>
        <w:t>41</w:t>
      </w:r>
      <w:r w:rsidR="004333C6">
        <w:rPr>
          <w:rFonts w:cs="Arial"/>
          <w:b/>
        </w:rPr>
        <w:t>0</w:t>
      </w:r>
      <w:r w:rsidR="00F14B9E">
        <w:rPr>
          <w:rFonts w:cs="Arial"/>
          <w:b/>
        </w:rPr>
        <w:t>3</w:t>
      </w:r>
      <w:r w:rsidR="006728D3">
        <w:rPr>
          <w:rFonts w:cs="Arial"/>
          <w:b/>
        </w:rPr>
        <w:t>04</w:t>
      </w:r>
      <w:r w:rsidRPr="003633DD">
        <w:rPr>
          <w:rFonts w:cs="Arial"/>
          <w:b/>
        </w:rPr>
        <w:t>]</w:t>
      </w:r>
    </w:p>
    <w:p w14:paraId="798893EF" w14:textId="68F1EEB4" w:rsidR="0087377E" w:rsidRPr="00F354CC" w:rsidRDefault="00E15CD9" w:rsidP="00F354CC">
      <w:pPr>
        <w:ind w:left="360" w:firstLine="360"/>
        <w:rPr>
          <w:rFonts w:cs="Arial"/>
        </w:rPr>
      </w:pPr>
      <w:r w:rsidRPr="00F354CC">
        <w:rPr>
          <w:rFonts w:cs="Arial"/>
        </w:rPr>
        <w:t>The system shall support hybrid editing—automatic layout with manual fine-tuning.</w:t>
      </w:r>
    </w:p>
    <w:p w14:paraId="61E4893A" w14:textId="77777777" w:rsidR="00255AC8" w:rsidRPr="00F354CC" w:rsidRDefault="00255AC8" w:rsidP="00F354CC">
      <w:pPr>
        <w:ind w:left="360" w:firstLine="360"/>
        <w:rPr>
          <w:rFonts w:cs="Arial"/>
        </w:rPr>
      </w:pPr>
    </w:p>
    <w:p w14:paraId="6936076F" w14:textId="195424E9" w:rsidR="004266EB" w:rsidRPr="0049098B" w:rsidRDefault="004266EB" w:rsidP="004266EB">
      <w:pPr>
        <w:ind w:left="360"/>
        <w:rPr>
          <w:rFonts w:cs="Arial"/>
          <w:b/>
          <w:bCs/>
        </w:rPr>
      </w:pPr>
      <w:r w:rsidRPr="003633DD">
        <w:rPr>
          <w:rFonts w:cs="Arial"/>
          <w:b/>
        </w:rPr>
        <w:t>[GSS_DC_SyRS_</w:t>
      </w:r>
      <w:r w:rsidR="006728D3">
        <w:rPr>
          <w:rFonts w:cs="Arial"/>
          <w:b/>
        </w:rPr>
        <w:t>41</w:t>
      </w:r>
      <w:r w:rsidR="004333C6">
        <w:rPr>
          <w:rFonts w:cs="Arial"/>
          <w:b/>
        </w:rPr>
        <w:t>0</w:t>
      </w:r>
      <w:r w:rsidR="00F14B9E">
        <w:rPr>
          <w:rFonts w:cs="Arial"/>
          <w:b/>
        </w:rPr>
        <w:t>3</w:t>
      </w:r>
      <w:r w:rsidR="006728D3">
        <w:rPr>
          <w:rFonts w:cs="Arial"/>
          <w:b/>
        </w:rPr>
        <w:t>05</w:t>
      </w:r>
      <w:r w:rsidRPr="003633DD">
        <w:rPr>
          <w:rFonts w:cs="Arial"/>
          <w:b/>
        </w:rPr>
        <w:t>]</w:t>
      </w:r>
    </w:p>
    <w:p w14:paraId="2367AF32" w14:textId="372A3A25" w:rsidR="00E15CD9" w:rsidRDefault="00E15CD9" w:rsidP="00F354CC">
      <w:pPr>
        <w:ind w:left="360" w:firstLine="360"/>
        <w:rPr>
          <w:rFonts w:cs="Arial"/>
        </w:rPr>
      </w:pPr>
      <w:r w:rsidRPr="00F354CC">
        <w:rPr>
          <w:rFonts w:cs="Arial"/>
        </w:rPr>
        <w:t>The system shall assign unique rack names and auto-match with existing configurations.</w:t>
      </w:r>
    </w:p>
    <w:p w14:paraId="1CD54237" w14:textId="77777777" w:rsidR="008929A6" w:rsidRDefault="008929A6" w:rsidP="00F354CC">
      <w:pPr>
        <w:ind w:left="360" w:firstLine="360"/>
        <w:rPr>
          <w:rFonts w:cs="Arial"/>
        </w:rPr>
      </w:pPr>
    </w:p>
    <w:p w14:paraId="5EE30D7A" w14:textId="6AB55E16" w:rsidR="008929A6" w:rsidRPr="0049098B" w:rsidRDefault="008929A6" w:rsidP="008929A6">
      <w:pPr>
        <w:ind w:left="360"/>
        <w:rPr>
          <w:rFonts w:cs="Arial"/>
          <w:b/>
          <w:bCs/>
        </w:rPr>
      </w:pPr>
      <w:r w:rsidRPr="003633DD">
        <w:rPr>
          <w:rFonts w:cs="Arial"/>
          <w:b/>
        </w:rPr>
        <w:t>[GSS_DC_SyRS_</w:t>
      </w:r>
      <w:r>
        <w:rPr>
          <w:rFonts w:cs="Arial"/>
          <w:b/>
        </w:rPr>
        <w:t>410</w:t>
      </w:r>
      <w:r w:rsidR="00F14B9E">
        <w:rPr>
          <w:rFonts w:cs="Arial"/>
          <w:b/>
        </w:rPr>
        <w:t>3</w:t>
      </w:r>
      <w:r>
        <w:rPr>
          <w:rFonts w:cs="Arial"/>
          <w:b/>
        </w:rPr>
        <w:t>0</w:t>
      </w:r>
      <w:r w:rsidR="006879CC">
        <w:rPr>
          <w:rFonts w:cs="Arial"/>
          <w:b/>
        </w:rPr>
        <w:t>6</w:t>
      </w:r>
      <w:r w:rsidRPr="003633DD">
        <w:rPr>
          <w:rFonts w:cs="Arial"/>
          <w:b/>
        </w:rPr>
        <w:t>]</w:t>
      </w:r>
    </w:p>
    <w:p w14:paraId="65CFD75D" w14:textId="1F31F04C" w:rsidR="005846DE" w:rsidRPr="00255AC8" w:rsidRDefault="008929A6" w:rsidP="00255AC8">
      <w:pPr>
        <w:pStyle w:val="BodyText"/>
        <w:ind w:firstLine="720"/>
        <w:rPr>
          <w:rFonts w:cs="Arial"/>
        </w:rPr>
      </w:pPr>
      <w:r w:rsidRPr="4FD3F960">
        <w:rPr>
          <w:rFonts w:cs="Arial"/>
        </w:rPr>
        <w:t xml:space="preserve">The system shall provide a one-click option to Change unit properties, Match properties with another unit, Add or remove underpass </w:t>
      </w:r>
      <w:commentRangeStart w:id="103"/>
      <w:commentRangeStart w:id="104"/>
      <w:commentRangeEnd w:id="103"/>
      <w:r w:rsidR="00D91BB9">
        <w:rPr>
          <w:rStyle w:val="CommentReference"/>
        </w:rPr>
        <w:commentReference w:id="103"/>
      </w:r>
      <w:commentRangeEnd w:id="104"/>
      <w:r w:rsidR="00CD620C">
        <w:rPr>
          <w:rStyle w:val="CommentReference"/>
        </w:rPr>
        <w:commentReference w:id="104"/>
      </w:r>
      <w:r w:rsidRPr="4FD3F960">
        <w:rPr>
          <w:rFonts w:cs="Arial"/>
        </w:rPr>
        <w:t>.</w:t>
      </w:r>
    </w:p>
    <w:p w14:paraId="491D741C" w14:textId="29ECD2AB" w:rsidR="005846DE" w:rsidRPr="0049098B" w:rsidRDefault="005846DE" w:rsidP="005846DE">
      <w:pPr>
        <w:ind w:left="360"/>
        <w:rPr>
          <w:rFonts w:cs="Arial"/>
          <w:b/>
          <w:bCs/>
        </w:rPr>
      </w:pPr>
      <w:r w:rsidRPr="003633DD">
        <w:rPr>
          <w:rFonts w:cs="Arial"/>
          <w:b/>
        </w:rPr>
        <w:t>[GSS_DC_SyRS_</w:t>
      </w:r>
      <w:r>
        <w:rPr>
          <w:rFonts w:cs="Arial"/>
          <w:b/>
        </w:rPr>
        <w:t>410</w:t>
      </w:r>
      <w:r w:rsidR="00F14B9E">
        <w:rPr>
          <w:rFonts w:cs="Arial"/>
          <w:b/>
        </w:rPr>
        <w:t>3</w:t>
      </w:r>
      <w:r>
        <w:rPr>
          <w:rFonts w:cs="Arial"/>
          <w:b/>
        </w:rPr>
        <w:t>0</w:t>
      </w:r>
      <w:r w:rsidR="006879CC">
        <w:rPr>
          <w:rFonts w:cs="Arial"/>
          <w:b/>
        </w:rPr>
        <w:t>7</w:t>
      </w:r>
      <w:r w:rsidRPr="003633DD">
        <w:rPr>
          <w:rFonts w:cs="Arial"/>
          <w:b/>
        </w:rPr>
        <w:t>]</w:t>
      </w:r>
    </w:p>
    <w:p w14:paraId="32CDDCDD" w14:textId="0AAA21B9" w:rsidR="005846DE" w:rsidRDefault="005846DE" w:rsidP="009E7961">
      <w:pPr>
        <w:pStyle w:val="BodyText"/>
        <w:ind w:firstLine="720"/>
        <w:rPr>
          <w:rFonts w:cs="Arial"/>
        </w:rPr>
      </w:pPr>
      <w:r w:rsidRPr="005F1E9B">
        <w:rPr>
          <w:rFonts w:cs="Arial"/>
        </w:rPr>
        <w:t>At the start of layout preparation, the user shall be able to choose one of the following</w:t>
      </w:r>
      <w:r w:rsidR="00220676">
        <w:rPr>
          <w:rFonts w:cs="Arial"/>
        </w:rPr>
        <w:t xml:space="preserve">. </w:t>
      </w:r>
      <w:r w:rsidRPr="005F1E9B">
        <w:rPr>
          <w:rFonts w:cs="Arial"/>
        </w:rPr>
        <w:t>Default layout and elevation, then edit.</w:t>
      </w:r>
      <w:r w:rsidR="009E7961">
        <w:rPr>
          <w:rFonts w:cs="Arial"/>
        </w:rPr>
        <w:t xml:space="preserve"> </w:t>
      </w:r>
      <w:r w:rsidRPr="005F1E9B">
        <w:rPr>
          <w:rFonts w:cs="Arial"/>
        </w:rPr>
        <w:t>Create a new layout from scratch.</w:t>
      </w:r>
      <w:r w:rsidR="009E7961">
        <w:rPr>
          <w:rFonts w:cs="Arial"/>
        </w:rPr>
        <w:t xml:space="preserve"> </w:t>
      </w:r>
      <w:r w:rsidRPr="005F1E9B">
        <w:rPr>
          <w:rFonts w:cs="Arial"/>
        </w:rPr>
        <w:t>Import and draw based on external inputs.</w:t>
      </w:r>
    </w:p>
    <w:p w14:paraId="6A8D8D47" w14:textId="1BE35FA6" w:rsidR="004A2AA3" w:rsidRDefault="004A2AA3" w:rsidP="004A2AA3">
      <w:pPr>
        <w:pStyle w:val="BodyText"/>
        <w:rPr>
          <w:rFonts w:cs="Arial"/>
          <w:b/>
        </w:rPr>
      </w:pPr>
      <w:r>
        <w:rPr>
          <w:rFonts w:cs="Arial"/>
          <w:b/>
        </w:rPr>
        <w:t xml:space="preserve">       </w:t>
      </w:r>
      <w:r w:rsidRPr="003633DD">
        <w:rPr>
          <w:rFonts w:cs="Arial"/>
          <w:b/>
        </w:rPr>
        <w:t>[GSS_DC_SyRS_</w:t>
      </w:r>
      <w:r>
        <w:rPr>
          <w:rFonts w:cs="Arial"/>
          <w:b/>
        </w:rPr>
        <w:t>410</w:t>
      </w:r>
      <w:r w:rsidR="00F14B9E">
        <w:rPr>
          <w:rFonts w:cs="Arial"/>
          <w:b/>
        </w:rPr>
        <w:t>3</w:t>
      </w:r>
      <w:r>
        <w:rPr>
          <w:rFonts w:cs="Arial"/>
          <w:b/>
        </w:rPr>
        <w:t>0</w:t>
      </w:r>
      <w:r w:rsidR="006879CC">
        <w:rPr>
          <w:rFonts w:cs="Arial"/>
          <w:b/>
        </w:rPr>
        <w:t>8</w:t>
      </w:r>
      <w:r w:rsidRPr="003633DD">
        <w:rPr>
          <w:rFonts w:cs="Arial"/>
          <w:b/>
        </w:rPr>
        <w:t>]</w:t>
      </w:r>
    </w:p>
    <w:p w14:paraId="16C84D7E" w14:textId="4829EBE0" w:rsidR="00A57591" w:rsidRDefault="00A57591" w:rsidP="00A57591">
      <w:pPr>
        <w:pStyle w:val="BodyText"/>
        <w:ind w:firstLine="720"/>
        <w:rPr>
          <w:rFonts w:cs="Arial"/>
        </w:rPr>
      </w:pPr>
      <w:r w:rsidRPr="005F1E9B">
        <w:rPr>
          <w:rFonts w:cs="Arial"/>
        </w:rPr>
        <w:lastRenderedPageBreak/>
        <w:t>After configuring a rack, A unique rack name shall be assigned.</w:t>
      </w:r>
      <w:r>
        <w:rPr>
          <w:rFonts w:cs="Arial"/>
        </w:rPr>
        <w:t xml:space="preserve"> </w:t>
      </w:r>
      <w:r w:rsidRPr="005F1E9B">
        <w:rPr>
          <w:rFonts w:cs="Arial"/>
        </w:rPr>
        <w:t>If the new rack matches an existing configuration, the name shall auto-match with the existing rack</w:t>
      </w:r>
      <w:r>
        <w:rPr>
          <w:rFonts w:cs="Arial"/>
        </w:rPr>
        <w:t>.</w:t>
      </w:r>
    </w:p>
    <w:p w14:paraId="3FBA6BA1" w14:textId="30C73742" w:rsidR="006879CC" w:rsidRDefault="006879CC" w:rsidP="006879CC">
      <w:pPr>
        <w:pStyle w:val="BodyText"/>
        <w:rPr>
          <w:rFonts w:cs="Arial"/>
          <w:b/>
        </w:rPr>
      </w:pPr>
      <w:r>
        <w:rPr>
          <w:rFonts w:cs="Arial"/>
          <w:b/>
        </w:rPr>
        <w:t xml:space="preserve">       </w:t>
      </w:r>
      <w:r w:rsidRPr="003633DD">
        <w:rPr>
          <w:rFonts w:cs="Arial"/>
          <w:b/>
        </w:rPr>
        <w:t>[GSS_DC_SyRS_</w:t>
      </w:r>
      <w:r>
        <w:rPr>
          <w:rFonts w:cs="Arial"/>
          <w:b/>
        </w:rPr>
        <w:t>410</w:t>
      </w:r>
      <w:r w:rsidR="00F14B9E">
        <w:rPr>
          <w:rFonts w:cs="Arial"/>
          <w:b/>
        </w:rPr>
        <w:t>3</w:t>
      </w:r>
      <w:r>
        <w:rPr>
          <w:rFonts w:cs="Arial"/>
          <w:b/>
        </w:rPr>
        <w:t>09</w:t>
      </w:r>
      <w:r w:rsidRPr="003633DD">
        <w:rPr>
          <w:rFonts w:cs="Arial"/>
          <w:b/>
        </w:rPr>
        <w:t>]</w:t>
      </w:r>
    </w:p>
    <w:p w14:paraId="49ABCB41" w14:textId="4B689079" w:rsidR="00720E7B" w:rsidRPr="00720E7B" w:rsidRDefault="00720E7B" w:rsidP="00DE161E">
      <w:pPr>
        <w:pStyle w:val="BodyText"/>
        <w:ind w:firstLine="720"/>
        <w:rPr>
          <w:rFonts w:cs="Arial"/>
        </w:rPr>
      </w:pPr>
      <w:r w:rsidRPr="4FD3F960">
        <w:rPr>
          <w:rFonts w:cs="Arial"/>
        </w:rPr>
        <w:t>When placing or modifying a rack, the system shall automatically compare with load charts and stability guidelines, auto-calculate component sections and provide alerts for any violations or mismatches.</w:t>
      </w:r>
    </w:p>
    <w:p w14:paraId="7465D8A8" w14:textId="3A6E0803" w:rsidR="006879CC" w:rsidRDefault="006879CC" w:rsidP="006879CC">
      <w:pPr>
        <w:pStyle w:val="BodyText"/>
        <w:rPr>
          <w:rFonts w:cs="Arial"/>
          <w:b/>
        </w:rPr>
      </w:pPr>
      <w:r>
        <w:rPr>
          <w:rFonts w:cs="Arial"/>
          <w:b/>
        </w:rPr>
        <w:t xml:space="preserve">       </w:t>
      </w:r>
      <w:r w:rsidRPr="003633DD">
        <w:rPr>
          <w:rFonts w:cs="Arial"/>
          <w:b/>
        </w:rPr>
        <w:t>[GSS_DC_SyRS_</w:t>
      </w:r>
      <w:r>
        <w:rPr>
          <w:rFonts w:cs="Arial"/>
          <w:b/>
        </w:rPr>
        <w:t>410</w:t>
      </w:r>
      <w:r w:rsidR="00F14B9E">
        <w:rPr>
          <w:rFonts w:cs="Arial"/>
          <w:b/>
        </w:rPr>
        <w:t>3</w:t>
      </w:r>
      <w:r>
        <w:rPr>
          <w:rFonts w:cs="Arial"/>
          <w:b/>
        </w:rPr>
        <w:t>10</w:t>
      </w:r>
      <w:r w:rsidRPr="003633DD">
        <w:rPr>
          <w:rFonts w:cs="Arial"/>
          <w:b/>
        </w:rPr>
        <w:t>]</w:t>
      </w:r>
    </w:p>
    <w:p w14:paraId="5AFFF01E" w14:textId="79F5EA00" w:rsidR="00DE161E" w:rsidRPr="00292F38" w:rsidRDefault="00DE161E" w:rsidP="006E1772">
      <w:pPr>
        <w:pStyle w:val="BodyText"/>
        <w:ind w:firstLine="720"/>
        <w:rPr>
          <w:rFonts w:cs="Arial"/>
        </w:rPr>
      </w:pPr>
      <w:r w:rsidRPr="00292F38">
        <w:rPr>
          <w:rFonts w:cs="Arial"/>
        </w:rPr>
        <w:t>Users shall be able to disable a selected rack.</w:t>
      </w:r>
      <w:r w:rsidR="006E1772">
        <w:rPr>
          <w:rFonts w:cs="Arial"/>
        </w:rPr>
        <w:t xml:space="preserve"> </w:t>
      </w:r>
      <w:r w:rsidRPr="00292F38">
        <w:rPr>
          <w:rFonts w:cs="Arial"/>
        </w:rPr>
        <w:t>If a rack is disabled</w:t>
      </w:r>
      <w:commentRangeStart w:id="105"/>
      <w:commentRangeStart w:id="106"/>
      <w:r w:rsidRPr="00292F38">
        <w:rPr>
          <w:rFonts w:cs="Arial"/>
        </w:rPr>
        <w:t xml:space="preserve">, the adjacent </w:t>
      </w:r>
      <w:commentRangeEnd w:id="105"/>
      <w:r w:rsidR="00B252A4">
        <w:rPr>
          <w:rStyle w:val="CommentReference"/>
        </w:rPr>
        <w:commentReference w:id="105"/>
      </w:r>
      <w:commentRangeEnd w:id="106"/>
      <w:r w:rsidR="00F80FE1">
        <w:rPr>
          <w:rStyle w:val="CommentReference"/>
        </w:rPr>
        <w:commentReference w:id="106"/>
      </w:r>
      <w:r w:rsidRPr="00292F38">
        <w:rPr>
          <w:rFonts w:cs="Arial"/>
        </w:rPr>
        <w:t>rack shall be treated as a main unit, not an addon.</w:t>
      </w:r>
    </w:p>
    <w:p w14:paraId="6063F148" w14:textId="7E540C37" w:rsidR="006879CC" w:rsidRDefault="006879CC" w:rsidP="006879CC">
      <w:pPr>
        <w:pStyle w:val="BodyText"/>
        <w:rPr>
          <w:rFonts w:cs="Arial"/>
          <w:b/>
        </w:rPr>
      </w:pPr>
      <w:r>
        <w:rPr>
          <w:rFonts w:cs="Arial"/>
          <w:b/>
        </w:rPr>
        <w:t xml:space="preserve">       </w:t>
      </w:r>
      <w:r w:rsidRPr="003633DD">
        <w:rPr>
          <w:rFonts w:cs="Arial"/>
          <w:b/>
        </w:rPr>
        <w:t>[GSS_DC_SyRS_</w:t>
      </w:r>
      <w:r>
        <w:rPr>
          <w:rFonts w:cs="Arial"/>
          <w:b/>
        </w:rPr>
        <w:t>410</w:t>
      </w:r>
      <w:r w:rsidR="00F14B9E">
        <w:rPr>
          <w:rFonts w:cs="Arial"/>
          <w:b/>
        </w:rPr>
        <w:t>3</w:t>
      </w:r>
      <w:r>
        <w:rPr>
          <w:rFonts w:cs="Arial"/>
          <w:b/>
        </w:rPr>
        <w:t>11</w:t>
      </w:r>
      <w:r w:rsidRPr="003633DD">
        <w:rPr>
          <w:rFonts w:cs="Arial"/>
          <w:b/>
        </w:rPr>
        <w:t>]</w:t>
      </w:r>
    </w:p>
    <w:p w14:paraId="64D472CC" w14:textId="479C2809" w:rsidR="00DE161E" w:rsidRPr="00292F38" w:rsidRDefault="00DE161E" w:rsidP="006E1772">
      <w:pPr>
        <w:pStyle w:val="BodyText"/>
        <w:ind w:firstLine="720"/>
        <w:rPr>
          <w:rFonts w:cs="Arial"/>
        </w:rPr>
      </w:pPr>
      <w:r w:rsidRPr="00292F38">
        <w:rPr>
          <w:rFonts w:cs="Arial"/>
        </w:rPr>
        <w:t>If a pillar interferes with rack placement the layout shall be automatically adjusted based on</w:t>
      </w:r>
      <w:r w:rsidR="006E1772">
        <w:rPr>
          <w:rFonts w:cs="Arial"/>
        </w:rPr>
        <w:t xml:space="preserve"> </w:t>
      </w:r>
      <w:r w:rsidRPr="00292F38">
        <w:rPr>
          <w:rFonts w:cs="Arial"/>
        </w:rPr>
        <w:t>Load charts</w:t>
      </w:r>
      <w:r w:rsidR="006E1772">
        <w:rPr>
          <w:rFonts w:cs="Arial"/>
        </w:rPr>
        <w:t xml:space="preserve">, </w:t>
      </w:r>
      <w:r w:rsidRPr="00292F38">
        <w:rPr>
          <w:rFonts w:cs="Arial"/>
        </w:rPr>
        <w:t xml:space="preserve">Stability </w:t>
      </w:r>
      <w:r w:rsidR="006E1772" w:rsidRPr="00292F38">
        <w:rPr>
          <w:rFonts w:cs="Arial"/>
        </w:rPr>
        <w:t>guidelines</w:t>
      </w:r>
      <w:r w:rsidR="006E1772">
        <w:rPr>
          <w:rFonts w:cs="Arial"/>
        </w:rPr>
        <w:t>,</w:t>
      </w:r>
      <w:r w:rsidR="006E1772" w:rsidRPr="00292F38">
        <w:rPr>
          <w:rFonts w:cs="Arial"/>
        </w:rPr>
        <w:t xml:space="preserve"> Tie</w:t>
      </w:r>
      <w:r w:rsidRPr="00292F38">
        <w:rPr>
          <w:rFonts w:cs="Arial"/>
        </w:rPr>
        <w:t xml:space="preserve"> beam locations</w:t>
      </w:r>
      <w:r w:rsidR="006E1772">
        <w:rPr>
          <w:rFonts w:cs="Arial"/>
        </w:rPr>
        <w:t xml:space="preserve">, </w:t>
      </w:r>
      <w:r w:rsidRPr="00292F38">
        <w:rPr>
          <w:rFonts w:cs="Arial"/>
        </w:rPr>
        <w:t>Back bracing requirements</w:t>
      </w:r>
      <w:r w:rsidR="006E1772">
        <w:rPr>
          <w:rFonts w:cs="Arial"/>
        </w:rPr>
        <w:t xml:space="preserve"> and </w:t>
      </w:r>
      <w:r w:rsidRPr="00292F38">
        <w:rPr>
          <w:rFonts w:cs="Arial"/>
        </w:rPr>
        <w:t>Base plate types</w:t>
      </w:r>
      <w:r w:rsidR="006E1772">
        <w:rPr>
          <w:rFonts w:cs="Arial"/>
        </w:rPr>
        <w:t>.</w:t>
      </w:r>
    </w:p>
    <w:p w14:paraId="3E37CE98" w14:textId="46A8738D" w:rsidR="006879CC" w:rsidRDefault="006879CC" w:rsidP="006879CC">
      <w:pPr>
        <w:pStyle w:val="BodyText"/>
        <w:rPr>
          <w:rFonts w:cs="Arial"/>
          <w:b/>
        </w:rPr>
      </w:pPr>
      <w:r>
        <w:rPr>
          <w:rFonts w:cs="Arial"/>
          <w:b/>
        </w:rPr>
        <w:t xml:space="preserve">       </w:t>
      </w:r>
      <w:r w:rsidRPr="003633DD">
        <w:rPr>
          <w:rFonts w:cs="Arial"/>
          <w:b/>
        </w:rPr>
        <w:t>[GSS_DC_SyRS_</w:t>
      </w:r>
      <w:r>
        <w:rPr>
          <w:rFonts w:cs="Arial"/>
          <w:b/>
        </w:rPr>
        <w:t>410</w:t>
      </w:r>
      <w:r w:rsidR="00F14B9E">
        <w:rPr>
          <w:rFonts w:cs="Arial"/>
          <w:b/>
        </w:rPr>
        <w:t>3</w:t>
      </w:r>
      <w:r>
        <w:rPr>
          <w:rFonts w:cs="Arial"/>
          <w:b/>
        </w:rPr>
        <w:t>12</w:t>
      </w:r>
      <w:r w:rsidRPr="003633DD">
        <w:rPr>
          <w:rFonts w:cs="Arial"/>
          <w:b/>
        </w:rPr>
        <w:t>]</w:t>
      </w:r>
    </w:p>
    <w:p w14:paraId="3C867695" w14:textId="06E461F1" w:rsidR="00DE161E" w:rsidRPr="00292F38" w:rsidRDefault="00DE161E" w:rsidP="00E734E6">
      <w:pPr>
        <w:pStyle w:val="BodyText"/>
        <w:ind w:firstLine="720"/>
        <w:rPr>
          <w:rFonts w:cs="Arial"/>
        </w:rPr>
      </w:pPr>
      <w:commentRangeStart w:id="107"/>
      <w:commentRangeStart w:id="108"/>
      <w:r w:rsidRPr="4FD3F960">
        <w:rPr>
          <w:rFonts w:cs="Arial"/>
        </w:rPr>
        <w:t>Any change made to a rack shall be reflected in all racks with the same configuration.</w:t>
      </w:r>
      <w:r w:rsidR="00E734E6" w:rsidRPr="4FD3F960">
        <w:rPr>
          <w:rFonts w:cs="Arial"/>
        </w:rPr>
        <w:t xml:space="preserve"> </w:t>
      </w:r>
      <w:r w:rsidRPr="4FD3F960">
        <w:rPr>
          <w:rFonts w:cs="Arial"/>
        </w:rPr>
        <w:t>If layout adjustment is required, the system shall auto-</w:t>
      </w:r>
      <w:r w:rsidR="00AF57AC" w:rsidRPr="4FD3F960">
        <w:rPr>
          <w:rFonts w:cs="Arial"/>
        </w:rPr>
        <w:t>adjust,</w:t>
      </w:r>
      <w:r w:rsidR="00E734E6" w:rsidRPr="4FD3F960">
        <w:rPr>
          <w:rFonts w:cs="Arial"/>
        </w:rPr>
        <w:t xml:space="preserve"> and a</w:t>
      </w:r>
      <w:r w:rsidRPr="4FD3F960">
        <w:rPr>
          <w:rFonts w:cs="Arial"/>
        </w:rPr>
        <w:t>lerts shall be provided for errors or conflicts.</w:t>
      </w:r>
      <w:commentRangeEnd w:id="107"/>
      <w:r w:rsidR="00CA59E8">
        <w:rPr>
          <w:rStyle w:val="CommentReference"/>
        </w:rPr>
        <w:commentReference w:id="107"/>
      </w:r>
      <w:commentRangeEnd w:id="108"/>
      <w:r w:rsidR="00CB0DD0">
        <w:rPr>
          <w:rStyle w:val="CommentReference"/>
        </w:rPr>
        <w:commentReference w:id="108"/>
      </w:r>
      <w:r w:rsidR="00C44EDD">
        <w:rPr>
          <w:rFonts w:cs="Arial"/>
        </w:rPr>
        <w:t xml:space="preserve"> </w:t>
      </w:r>
      <w:r w:rsidR="003B421C" w:rsidRPr="003B421C">
        <w:rPr>
          <w:rFonts w:cs="Arial"/>
        </w:rPr>
        <w:t xml:space="preserve">Alert </w:t>
      </w:r>
      <w:r w:rsidR="003B421C">
        <w:rPr>
          <w:rFonts w:cs="Arial"/>
        </w:rPr>
        <w:t>should be shown to the</w:t>
      </w:r>
      <w:r w:rsidR="003B421C" w:rsidRPr="003B421C">
        <w:rPr>
          <w:rFonts w:cs="Arial"/>
        </w:rPr>
        <w:t xml:space="preserve"> user when updating configuration—confirm whether to apply changes to only selected units or all units.</w:t>
      </w:r>
    </w:p>
    <w:p w14:paraId="7D60680D" w14:textId="23FB46B2" w:rsidR="006879CC" w:rsidRDefault="006879CC" w:rsidP="006879CC">
      <w:pPr>
        <w:pStyle w:val="BodyText"/>
        <w:rPr>
          <w:rFonts w:cs="Arial"/>
          <w:b/>
        </w:rPr>
      </w:pPr>
      <w:r>
        <w:rPr>
          <w:rFonts w:cs="Arial"/>
          <w:b/>
        </w:rPr>
        <w:t xml:space="preserve">       </w:t>
      </w:r>
      <w:r w:rsidRPr="003633DD">
        <w:rPr>
          <w:rFonts w:cs="Arial"/>
          <w:b/>
        </w:rPr>
        <w:t>[GSS_DC_SyRS_</w:t>
      </w:r>
      <w:r>
        <w:rPr>
          <w:rFonts w:cs="Arial"/>
          <w:b/>
        </w:rPr>
        <w:t>410</w:t>
      </w:r>
      <w:r w:rsidR="00F14B9E">
        <w:rPr>
          <w:rFonts w:cs="Arial"/>
          <w:b/>
        </w:rPr>
        <w:t>3</w:t>
      </w:r>
      <w:r>
        <w:rPr>
          <w:rFonts w:cs="Arial"/>
          <w:b/>
        </w:rPr>
        <w:t>13</w:t>
      </w:r>
      <w:r w:rsidRPr="003633DD">
        <w:rPr>
          <w:rFonts w:cs="Arial"/>
          <w:b/>
        </w:rPr>
        <w:t>]</w:t>
      </w:r>
    </w:p>
    <w:p w14:paraId="4E2E3516" w14:textId="237B42B3" w:rsidR="002B466D" w:rsidRDefault="00292F38" w:rsidP="00EC6AA5">
      <w:pPr>
        <w:pStyle w:val="BodyText"/>
        <w:ind w:firstLine="720"/>
        <w:rPr>
          <w:rFonts w:cs="Arial"/>
        </w:rPr>
      </w:pPr>
      <w:r w:rsidRPr="00292F38">
        <w:rPr>
          <w:rFonts w:cs="Arial"/>
        </w:rPr>
        <w:t>Users shall be able to select rack accessories</w:t>
      </w:r>
      <w:r w:rsidR="00AF57AC">
        <w:rPr>
          <w:rFonts w:cs="Arial"/>
        </w:rPr>
        <w:t xml:space="preserve"> </w:t>
      </w:r>
      <w:r w:rsidR="00962268">
        <w:rPr>
          <w:rFonts w:cs="Arial"/>
        </w:rPr>
        <w:t>f</w:t>
      </w:r>
      <w:r w:rsidRPr="00292F38">
        <w:rPr>
          <w:rFonts w:cs="Arial"/>
        </w:rPr>
        <w:t>or individual racks</w:t>
      </w:r>
      <w:r w:rsidR="00AF57AC">
        <w:rPr>
          <w:rFonts w:cs="Arial"/>
        </w:rPr>
        <w:t xml:space="preserve"> and </w:t>
      </w:r>
      <w:r w:rsidR="00962268">
        <w:rPr>
          <w:rFonts w:cs="Arial"/>
        </w:rPr>
        <w:t>f</w:t>
      </w:r>
      <w:r w:rsidRPr="00292F38">
        <w:rPr>
          <w:rFonts w:cs="Arial"/>
        </w:rPr>
        <w:t>or a row of racks within the layout</w:t>
      </w:r>
      <w:r w:rsidR="00AF57AC">
        <w:rPr>
          <w:rFonts w:cs="Arial"/>
        </w:rPr>
        <w:t>.</w:t>
      </w:r>
    </w:p>
    <w:p w14:paraId="1CF7340A" w14:textId="1AD66A57" w:rsidR="003B513F" w:rsidRDefault="003B513F" w:rsidP="003B513F">
      <w:pPr>
        <w:pStyle w:val="BodyText"/>
        <w:rPr>
          <w:rFonts w:cs="Arial"/>
          <w:b/>
        </w:rPr>
      </w:pPr>
      <w:r>
        <w:rPr>
          <w:rFonts w:cs="Arial"/>
          <w:b/>
        </w:rPr>
        <w:t xml:space="preserve">       </w:t>
      </w:r>
      <w:r w:rsidRPr="003633DD">
        <w:rPr>
          <w:rFonts w:cs="Arial"/>
          <w:b/>
        </w:rPr>
        <w:t>[GSS_DC_SyRS_</w:t>
      </w:r>
      <w:r>
        <w:rPr>
          <w:rFonts w:cs="Arial"/>
          <w:b/>
        </w:rPr>
        <w:t>410314</w:t>
      </w:r>
      <w:r w:rsidRPr="003633DD">
        <w:rPr>
          <w:rFonts w:cs="Arial"/>
          <w:b/>
        </w:rPr>
        <w:t>]</w:t>
      </w:r>
    </w:p>
    <w:p w14:paraId="3C3AC179" w14:textId="3987D690" w:rsidR="003B513F" w:rsidRDefault="003B513F" w:rsidP="003B513F">
      <w:pPr>
        <w:pStyle w:val="BodyText"/>
        <w:rPr>
          <w:rFonts w:cs="Arial"/>
        </w:rPr>
      </w:pPr>
      <w:r>
        <w:rPr>
          <w:rFonts w:cs="Arial"/>
          <w:b/>
        </w:rPr>
        <w:tab/>
      </w:r>
      <w:r w:rsidRPr="003B513F">
        <w:rPr>
          <w:rFonts w:cs="Arial"/>
        </w:rPr>
        <w:t>The system must allow users to continue editing the design deck while offline, ensuring no data loss during connectivity interruptions.</w:t>
      </w:r>
    </w:p>
    <w:p w14:paraId="26FB25F7" w14:textId="0E9599B0" w:rsidR="003B513F" w:rsidRPr="003B513F" w:rsidRDefault="004B1DEC" w:rsidP="004B1DEC">
      <w:pPr>
        <w:pStyle w:val="BodyText"/>
        <w:rPr>
          <w:rFonts w:cs="Arial"/>
        </w:rPr>
      </w:pPr>
      <w:r>
        <w:rPr>
          <w:rFonts w:cs="Arial"/>
          <w:b/>
        </w:rPr>
        <w:t xml:space="preserve">       </w:t>
      </w:r>
      <w:r w:rsidR="003B513F" w:rsidRPr="003633DD">
        <w:rPr>
          <w:rFonts w:cs="Arial"/>
          <w:b/>
        </w:rPr>
        <w:t>[GSS_DC_SyRS_</w:t>
      </w:r>
      <w:r w:rsidR="003B513F">
        <w:rPr>
          <w:rFonts w:cs="Arial"/>
          <w:b/>
        </w:rPr>
        <w:t>41031</w:t>
      </w:r>
      <w:r>
        <w:rPr>
          <w:rFonts w:cs="Arial"/>
          <w:b/>
        </w:rPr>
        <w:t>5</w:t>
      </w:r>
      <w:r w:rsidR="003B513F" w:rsidRPr="003633DD">
        <w:rPr>
          <w:rFonts w:cs="Arial"/>
          <w:b/>
        </w:rPr>
        <w:t>]</w:t>
      </w:r>
    </w:p>
    <w:p w14:paraId="6695E649" w14:textId="77777777" w:rsidR="004B1DEC" w:rsidRDefault="003B513F" w:rsidP="004B1DEC">
      <w:pPr>
        <w:pStyle w:val="BodyText"/>
        <w:ind w:firstLine="720"/>
        <w:rPr>
          <w:rFonts w:cs="Arial"/>
        </w:rPr>
      </w:pPr>
      <w:r w:rsidRPr="003B513F">
        <w:rPr>
          <w:rFonts w:cs="Arial"/>
        </w:rPr>
        <w:t>When internet connectivity is restored, the system must automatically sync offline changes to the server without user intervention.</w:t>
      </w:r>
    </w:p>
    <w:p w14:paraId="23C03C5A" w14:textId="4FAAB1C7" w:rsidR="003B513F" w:rsidRPr="003B513F" w:rsidRDefault="004B1DEC" w:rsidP="004B1DEC">
      <w:pPr>
        <w:pStyle w:val="BodyText"/>
        <w:rPr>
          <w:rFonts w:cs="Arial"/>
        </w:rPr>
      </w:pPr>
      <w:r>
        <w:rPr>
          <w:rFonts w:cs="Arial"/>
        </w:rPr>
        <w:t xml:space="preserve">       </w:t>
      </w:r>
      <w:r w:rsidR="003B513F" w:rsidRPr="003633DD">
        <w:rPr>
          <w:rFonts w:cs="Arial"/>
          <w:b/>
        </w:rPr>
        <w:t>[GSS_DC_SyRS_</w:t>
      </w:r>
      <w:r w:rsidR="003B513F">
        <w:rPr>
          <w:rFonts w:cs="Arial"/>
          <w:b/>
        </w:rPr>
        <w:t>41031</w:t>
      </w:r>
      <w:r>
        <w:rPr>
          <w:rFonts w:cs="Arial"/>
          <w:b/>
        </w:rPr>
        <w:t>6</w:t>
      </w:r>
      <w:r w:rsidR="003B513F" w:rsidRPr="003633DD">
        <w:rPr>
          <w:rFonts w:cs="Arial"/>
          <w:b/>
        </w:rPr>
        <w:t>]</w:t>
      </w:r>
    </w:p>
    <w:p w14:paraId="5E772C9C" w14:textId="503F17F6" w:rsidR="003B513F" w:rsidRDefault="003B513F" w:rsidP="00EC6AA5">
      <w:pPr>
        <w:pStyle w:val="BodyText"/>
        <w:ind w:firstLine="720"/>
        <w:rPr>
          <w:rFonts w:cs="Arial"/>
        </w:rPr>
      </w:pPr>
      <w:r w:rsidRPr="003B513F">
        <w:rPr>
          <w:rFonts w:cs="Arial"/>
        </w:rPr>
        <w:t>While offline, navigation to other pages or modules is not supported. If the user navigates away, unsaved data loss may occur due to lack of synchronization.</w:t>
      </w:r>
    </w:p>
    <w:p w14:paraId="01D38F4D" w14:textId="6F6203CE" w:rsidR="004B1DEC" w:rsidRDefault="004B1DEC" w:rsidP="004B1DEC">
      <w:pPr>
        <w:pStyle w:val="BodyText"/>
        <w:rPr>
          <w:rFonts w:cs="Arial"/>
        </w:rPr>
      </w:pPr>
      <w:r>
        <w:rPr>
          <w:rFonts w:cs="Arial"/>
        </w:rPr>
        <w:t xml:space="preserve">       </w:t>
      </w:r>
      <w:r w:rsidRPr="003633DD">
        <w:rPr>
          <w:rFonts w:cs="Arial"/>
          <w:b/>
        </w:rPr>
        <w:t>[GSS_DC_SyRS_</w:t>
      </w:r>
      <w:r>
        <w:rPr>
          <w:rFonts w:cs="Arial"/>
          <w:b/>
        </w:rPr>
        <w:t>410317</w:t>
      </w:r>
      <w:r w:rsidRPr="003633DD">
        <w:rPr>
          <w:rFonts w:cs="Arial"/>
          <w:b/>
        </w:rPr>
        <w:t>]</w:t>
      </w:r>
    </w:p>
    <w:p w14:paraId="110AAA0C" w14:textId="2C5CFD7C" w:rsidR="004B1DEC" w:rsidRDefault="004B1DEC" w:rsidP="00EC6AA5">
      <w:pPr>
        <w:pStyle w:val="BodyText"/>
        <w:ind w:firstLine="720"/>
        <w:rPr>
          <w:rFonts w:cs="Arial"/>
        </w:rPr>
      </w:pPr>
      <w:r w:rsidRPr="004B1DEC">
        <w:rPr>
          <w:rFonts w:cs="Arial"/>
        </w:rPr>
        <w:t>When the application detects loss of internet connectivity, it must display a clear message to the user indicating offline status.</w:t>
      </w:r>
    </w:p>
    <w:p w14:paraId="684551A8" w14:textId="0BFBFEE2" w:rsidR="00A72B66" w:rsidRDefault="00A72B66" w:rsidP="00A72B66">
      <w:pPr>
        <w:pStyle w:val="BodyText"/>
        <w:rPr>
          <w:rFonts w:cs="Arial"/>
        </w:rPr>
      </w:pPr>
      <w:r>
        <w:rPr>
          <w:rFonts w:cs="Arial"/>
        </w:rPr>
        <w:t xml:space="preserve">       </w:t>
      </w:r>
      <w:r w:rsidRPr="003633DD">
        <w:rPr>
          <w:rFonts w:cs="Arial"/>
          <w:b/>
        </w:rPr>
        <w:t>[GSS_DC_SyRS_</w:t>
      </w:r>
      <w:r>
        <w:rPr>
          <w:rFonts w:cs="Arial"/>
          <w:b/>
        </w:rPr>
        <w:t>410317</w:t>
      </w:r>
      <w:r w:rsidRPr="003633DD">
        <w:rPr>
          <w:rFonts w:cs="Arial"/>
          <w:b/>
        </w:rPr>
        <w:t>]</w:t>
      </w:r>
    </w:p>
    <w:p w14:paraId="6CC741B5" w14:textId="67B4F3AD" w:rsidR="00EC6AA5" w:rsidRDefault="00A72B66" w:rsidP="00EC6AA5">
      <w:pPr>
        <w:pStyle w:val="BodyText"/>
        <w:ind w:firstLine="720"/>
      </w:pPr>
      <w:r w:rsidRPr="00A72B66">
        <w:rPr>
          <w:rFonts w:cs="Arial"/>
        </w:rPr>
        <w:t>The system shall automatically save user progress in the design deck without disrupting workflow, maintaining version history and providing subtle save confirmation indicators.</w:t>
      </w:r>
      <w:r w:rsidR="00F962FD">
        <w:rPr>
          <w:rFonts w:cs="Arial"/>
        </w:rPr>
        <w:t xml:space="preserve"> There shall also be an option to turn </w:t>
      </w:r>
      <w:r w:rsidR="00D21B0F">
        <w:rPr>
          <w:rFonts w:cs="Arial"/>
        </w:rPr>
        <w:t>on/</w:t>
      </w:r>
      <w:r w:rsidR="00F962FD">
        <w:rPr>
          <w:rFonts w:cs="Arial"/>
        </w:rPr>
        <w:t xml:space="preserve">off the Auto Save feature. </w:t>
      </w:r>
    </w:p>
    <w:p w14:paraId="785061A7" w14:textId="1CF767F2" w:rsidR="00E15CD9" w:rsidRPr="00CD5AB9" w:rsidRDefault="00E15CD9" w:rsidP="002B466D">
      <w:pPr>
        <w:pStyle w:val="Heading3"/>
        <w:numPr>
          <w:ilvl w:val="2"/>
          <w:numId w:val="7"/>
        </w:numPr>
        <w:spacing w:before="0" w:after="0" w:afterAutospacing="0"/>
        <w:rPr>
          <w:rFonts w:ascii="Arial" w:hAnsi="Arial" w:cs="Arial"/>
          <w:b/>
        </w:rPr>
      </w:pPr>
      <w:bookmarkStart w:id="109" w:name="_Toc209523190"/>
      <w:r w:rsidRPr="00CD5AB9">
        <w:rPr>
          <w:rFonts w:ascii="Arial" w:hAnsi="Arial" w:cs="Arial"/>
          <w:b/>
        </w:rPr>
        <w:lastRenderedPageBreak/>
        <w:t>SKU &amp; Pallet Configuration</w:t>
      </w:r>
      <w:bookmarkEnd w:id="109"/>
    </w:p>
    <w:p w14:paraId="4CABBF5C" w14:textId="77777777" w:rsidR="004266EB" w:rsidRPr="004266EB" w:rsidRDefault="004266EB" w:rsidP="004266EB">
      <w:pPr>
        <w:pStyle w:val="BodyText"/>
      </w:pPr>
    </w:p>
    <w:p w14:paraId="5A7CDE32" w14:textId="57A7B583" w:rsidR="004266EB" w:rsidRPr="0049098B" w:rsidRDefault="004266EB" w:rsidP="004266EB">
      <w:pPr>
        <w:ind w:left="360"/>
        <w:rPr>
          <w:rFonts w:cs="Arial"/>
          <w:b/>
          <w:bCs/>
        </w:rPr>
      </w:pPr>
      <w:r w:rsidRPr="003633DD">
        <w:rPr>
          <w:rFonts w:cs="Arial"/>
          <w:b/>
        </w:rPr>
        <w:t>[GSS_DC_SyRS_</w:t>
      </w:r>
      <w:r w:rsidR="00FA44B6">
        <w:rPr>
          <w:rFonts w:cs="Arial"/>
          <w:b/>
        </w:rPr>
        <w:t>41</w:t>
      </w:r>
      <w:r w:rsidR="00EB5351">
        <w:rPr>
          <w:rFonts w:cs="Arial"/>
          <w:b/>
        </w:rPr>
        <w:t>0</w:t>
      </w:r>
      <w:r w:rsidR="00D272CE">
        <w:rPr>
          <w:rFonts w:cs="Arial"/>
          <w:b/>
        </w:rPr>
        <w:t>4</w:t>
      </w:r>
      <w:r w:rsidR="00FA44B6">
        <w:rPr>
          <w:rFonts w:cs="Arial"/>
          <w:b/>
        </w:rPr>
        <w:t>00</w:t>
      </w:r>
      <w:r w:rsidRPr="003633DD">
        <w:rPr>
          <w:rFonts w:cs="Arial"/>
          <w:b/>
        </w:rPr>
        <w:t>]</w:t>
      </w:r>
    </w:p>
    <w:p w14:paraId="0B8F200C" w14:textId="3035D15C" w:rsidR="00E15CD9" w:rsidRDefault="00E15CD9" w:rsidP="00DE273E">
      <w:pPr>
        <w:ind w:left="360" w:firstLine="360"/>
      </w:pPr>
      <w:r w:rsidRPr="606280F7">
        <w:t xml:space="preserve">The system shall allow selection of SKUs and pallets </w:t>
      </w:r>
      <w:commentRangeStart w:id="110"/>
      <w:commentRangeStart w:id="111"/>
      <w:r w:rsidRPr="606280F7">
        <w:t>with</w:t>
      </w:r>
      <w:commentRangeEnd w:id="110"/>
      <w:r w:rsidR="00FA2231">
        <w:rPr>
          <w:rStyle w:val="CommentReference"/>
        </w:rPr>
        <w:commentReference w:id="110"/>
      </w:r>
      <w:commentRangeEnd w:id="111"/>
      <w:r w:rsidR="002045BB">
        <w:rPr>
          <w:rStyle w:val="CommentReference"/>
        </w:rPr>
        <w:commentReference w:id="111"/>
      </w:r>
      <w:r w:rsidRPr="606280F7">
        <w:t xml:space="preserve"> material options (wood, plastic, metal).</w:t>
      </w:r>
    </w:p>
    <w:p w14:paraId="2247F4C8" w14:textId="77777777" w:rsidR="00DE273E" w:rsidRPr="00190589" w:rsidRDefault="00DE273E" w:rsidP="00DE273E">
      <w:pPr>
        <w:ind w:left="360" w:firstLine="360"/>
        <w:rPr>
          <w:rFonts w:cs="Arial"/>
          <w:b/>
          <w:bCs/>
        </w:rPr>
      </w:pPr>
    </w:p>
    <w:p w14:paraId="1D288F8A" w14:textId="78E41DD3" w:rsidR="004266EB" w:rsidRPr="0049098B" w:rsidRDefault="004266EB" w:rsidP="004266EB">
      <w:pPr>
        <w:ind w:left="360"/>
        <w:rPr>
          <w:rFonts w:cs="Arial"/>
          <w:b/>
          <w:bCs/>
        </w:rPr>
      </w:pPr>
      <w:r w:rsidRPr="003633DD">
        <w:rPr>
          <w:rFonts w:cs="Arial"/>
          <w:b/>
        </w:rPr>
        <w:t>[GSS_DC_SyRS_</w:t>
      </w:r>
      <w:r w:rsidR="00FA44B6">
        <w:rPr>
          <w:rFonts w:cs="Arial"/>
          <w:b/>
        </w:rPr>
        <w:t>41</w:t>
      </w:r>
      <w:r w:rsidR="00EB5351">
        <w:rPr>
          <w:rFonts w:cs="Arial"/>
          <w:b/>
        </w:rPr>
        <w:t>0</w:t>
      </w:r>
      <w:r w:rsidR="00D272CE">
        <w:rPr>
          <w:rFonts w:cs="Arial"/>
          <w:b/>
        </w:rPr>
        <w:t>4</w:t>
      </w:r>
      <w:r w:rsidR="00FA44B6">
        <w:rPr>
          <w:rFonts w:cs="Arial"/>
          <w:b/>
        </w:rPr>
        <w:t>0</w:t>
      </w:r>
      <w:r w:rsidR="006B3FD8">
        <w:rPr>
          <w:rFonts w:cs="Arial"/>
          <w:b/>
        </w:rPr>
        <w:t>1</w:t>
      </w:r>
      <w:r w:rsidRPr="003633DD">
        <w:rPr>
          <w:rFonts w:cs="Arial"/>
          <w:b/>
        </w:rPr>
        <w:t>]</w:t>
      </w:r>
    </w:p>
    <w:p w14:paraId="0CCD2D40" w14:textId="3D866197" w:rsidR="00E15CD9" w:rsidRDefault="00E15CD9" w:rsidP="00DE273E">
      <w:pPr>
        <w:ind w:left="360" w:firstLine="360"/>
      </w:pPr>
      <w:r w:rsidRPr="606280F7">
        <w:t>The system shall provide 3D visualization of SKUs during selection.</w:t>
      </w:r>
    </w:p>
    <w:p w14:paraId="1CE25B83" w14:textId="77777777" w:rsidR="00DE273E" w:rsidRPr="00190589" w:rsidRDefault="00DE273E" w:rsidP="00DE273E">
      <w:pPr>
        <w:ind w:left="360" w:firstLine="360"/>
        <w:rPr>
          <w:rFonts w:cs="Arial"/>
          <w:b/>
          <w:bCs/>
        </w:rPr>
      </w:pPr>
    </w:p>
    <w:p w14:paraId="498EA31C" w14:textId="10BCB559" w:rsidR="004266EB" w:rsidRPr="0049098B" w:rsidRDefault="004266EB" w:rsidP="004266EB">
      <w:pPr>
        <w:ind w:left="360"/>
        <w:rPr>
          <w:rFonts w:cs="Arial"/>
          <w:b/>
          <w:bCs/>
        </w:rPr>
      </w:pPr>
      <w:r w:rsidRPr="003633DD">
        <w:rPr>
          <w:rFonts w:cs="Arial"/>
          <w:b/>
        </w:rPr>
        <w:t>[GSS_DC_SyRS_</w:t>
      </w:r>
      <w:r w:rsidR="00FA44B6">
        <w:rPr>
          <w:rFonts w:cs="Arial"/>
          <w:b/>
        </w:rPr>
        <w:t>41</w:t>
      </w:r>
      <w:r w:rsidR="00EB5351">
        <w:rPr>
          <w:rFonts w:cs="Arial"/>
          <w:b/>
        </w:rPr>
        <w:t>0</w:t>
      </w:r>
      <w:r w:rsidR="00D272CE">
        <w:rPr>
          <w:rFonts w:cs="Arial"/>
          <w:b/>
        </w:rPr>
        <w:t>4</w:t>
      </w:r>
      <w:r w:rsidR="00FA44B6">
        <w:rPr>
          <w:rFonts w:cs="Arial"/>
          <w:b/>
        </w:rPr>
        <w:t>0</w:t>
      </w:r>
      <w:r w:rsidR="006B3FD8">
        <w:rPr>
          <w:rFonts w:cs="Arial"/>
          <w:b/>
        </w:rPr>
        <w:t>2</w:t>
      </w:r>
      <w:r w:rsidRPr="003633DD">
        <w:rPr>
          <w:rFonts w:cs="Arial"/>
          <w:b/>
        </w:rPr>
        <w:t>]</w:t>
      </w:r>
    </w:p>
    <w:p w14:paraId="49EC3BB9" w14:textId="23E5C2CD" w:rsidR="00DE273E" w:rsidRPr="004266EB" w:rsidRDefault="00E15CD9" w:rsidP="00DE273E">
      <w:pPr>
        <w:ind w:left="360" w:firstLine="360"/>
      </w:pPr>
      <w:r>
        <w:t xml:space="preserve">Admins shall be able to create new SKU types via 3D </w:t>
      </w:r>
      <w:commentRangeStart w:id="112"/>
      <w:commentRangeStart w:id="113"/>
      <w:r>
        <w:t>model</w:t>
      </w:r>
      <w:commentRangeEnd w:id="112"/>
      <w:r w:rsidR="00904284">
        <w:rPr>
          <w:rStyle w:val="CommentReference"/>
        </w:rPr>
        <w:commentReference w:id="112"/>
      </w:r>
      <w:commentRangeEnd w:id="113"/>
      <w:r w:rsidR="002F40DB">
        <w:rPr>
          <w:rStyle w:val="CommentReference"/>
        </w:rPr>
        <w:commentReference w:id="113"/>
      </w:r>
      <w:r>
        <w:t xml:space="preserve"> uploads</w:t>
      </w:r>
      <w:r w:rsidR="002F40DB">
        <w:t xml:space="preserve"> </w:t>
      </w:r>
      <w:proofErr w:type="gramStart"/>
      <w:r w:rsidR="002F40DB">
        <w:t>in .glb</w:t>
      </w:r>
      <w:proofErr w:type="gramEnd"/>
      <w:r w:rsidR="002F40DB">
        <w:t xml:space="preserve"> format</w:t>
      </w:r>
    </w:p>
    <w:p w14:paraId="63361474" w14:textId="77777777" w:rsidR="006F6B02" w:rsidRPr="00190589" w:rsidRDefault="006F6B02" w:rsidP="00DE273E">
      <w:pPr>
        <w:ind w:left="360" w:firstLine="360"/>
        <w:rPr>
          <w:rFonts w:cs="Arial"/>
          <w:b/>
          <w:bCs/>
        </w:rPr>
      </w:pPr>
    </w:p>
    <w:p w14:paraId="325F7DEA" w14:textId="5129DFB9" w:rsidR="004266EB" w:rsidRPr="0049098B" w:rsidRDefault="004266EB" w:rsidP="004266EB">
      <w:pPr>
        <w:ind w:left="360"/>
        <w:rPr>
          <w:rFonts w:cs="Arial"/>
          <w:b/>
          <w:bCs/>
        </w:rPr>
      </w:pPr>
      <w:r w:rsidRPr="003633DD">
        <w:rPr>
          <w:rFonts w:cs="Arial"/>
          <w:b/>
        </w:rPr>
        <w:t>[GSS_DC_SyRS_</w:t>
      </w:r>
      <w:r w:rsidR="00FA44B6">
        <w:rPr>
          <w:rFonts w:cs="Arial"/>
          <w:b/>
        </w:rPr>
        <w:t>41</w:t>
      </w:r>
      <w:r w:rsidR="00EB5351">
        <w:rPr>
          <w:rFonts w:cs="Arial"/>
          <w:b/>
        </w:rPr>
        <w:t>0</w:t>
      </w:r>
      <w:r w:rsidR="00D272CE">
        <w:rPr>
          <w:rFonts w:cs="Arial"/>
          <w:b/>
        </w:rPr>
        <w:t>4</w:t>
      </w:r>
      <w:r w:rsidR="00FA44B6">
        <w:rPr>
          <w:rFonts w:cs="Arial"/>
          <w:b/>
        </w:rPr>
        <w:t>0</w:t>
      </w:r>
      <w:r w:rsidR="006B3FD8">
        <w:rPr>
          <w:rFonts w:cs="Arial"/>
          <w:b/>
        </w:rPr>
        <w:t>3</w:t>
      </w:r>
      <w:r w:rsidRPr="003633DD">
        <w:rPr>
          <w:rFonts w:cs="Arial"/>
          <w:b/>
        </w:rPr>
        <w:t>]</w:t>
      </w:r>
    </w:p>
    <w:p w14:paraId="5D499453" w14:textId="1984C072" w:rsidR="00E15CD9" w:rsidRDefault="00E15CD9" w:rsidP="00DE273E">
      <w:pPr>
        <w:ind w:left="360" w:firstLine="360"/>
      </w:pPr>
      <w:r>
        <w:t>The system shall support configuration of pallet runners, orientation, and overhang.</w:t>
      </w:r>
    </w:p>
    <w:p w14:paraId="4D63BFED" w14:textId="77777777" w:rsidR="00DE273E" w:rsidRPr="00190589" w:rsidRDefault="00DE273E" w:rsidP="00DE273E">
      <w:pPr>
        <w:ind w:left="360" w:firstLine="360"/>
        <w:rPr>
          <w:rFonts w:cs="Arial"/>
          <w:b/>
          <w:bCs/>
        </w:rPr>
      </w:pPr>
    </w:p>
    <w:p w14:paraId="686A89B2" w14:textId="070C4EE6" w:rsidR="004266EB" w:rsidRPr="0049098B" w:rsidRDefault="004266EB" w:rsidP="004266EB">
      <w:pPr>
        <w:ind w:left="360"/>
        <w:rPr>
          <w:rFonts w:cs="Arial"/>
          <w:b/>
          <w:bCs/>
        </w:rPr>
      </w:pPr>
      <w:r w:rsidRPr="003633DD">
        <w:rPr>
          <w:rFonts w:cs="Arial"/>
          <w:b/>
        </w:rPr>
        <w:t>[GSS_DC_SyRS_</w:t>
      </w:r>
      <w:r w:rsidR="00FA44B6">
        <w:rPr>
          <w:rFonts w:cs="Arial"/>
          <w:b/>
        </w:rPr>
        <w:t>41</w:t>
      </w:r>
      <w:r w:rsidR="00EB5351">
        <w:rPr>
          <w:rFonts w:cs="Arial"/>
          <w:b/>
        </w:rPr>
        <w:t>0</w:t>
      </w:r>
      <w:r w:rsidR="00D272CE">
        <w:rPr>
          <w:rFonts w:cs="Arial"/>
          <w:b/>
        </w:rPr>
        <w:t>4</w:t>
      </w:r>
      <w:r w:rsidR="00FA44B6">
        <w:rPr>
          <w:rFonts w:cs="Arial"/>
          <w:b/>
        </w:rPr>
        <w:t>0</w:t>
      </w:r>
      <w:r w:rsidR="006B3FD8">
        <w:rPr>
          <w:rFonts w:cs="Arial"/>
          <w:b/>
        </w:rPr>
        <w:t>4</w:t>
      </w:r>
      <w:r w:rsidRPr="003633DD">
        <w:rPr>
          <w:rFonts w:cs="Arial"/>
          <w:b/>
        </w:rPr>
        <w:t>]</w:t>
      </w:r>
    </w:p>
    <w:p w14:paraId="6ACC1F13" w14:textId="149AE595" w:rsidR="00E15CD9" w:rsidRDefault="00E15CD9" w:rsidP="00DE273E">
      <w:pPr>
        <w:ind w:left="360" w:firstLine="360"/>
      </w:pPr>
      <w:r>
        <w:t xml:space="preserve">The system shall support mixed </w:t>
      </w:r>
      <w:commentRangeStart w:id="114"/>
      <w:commentRangeStart w:id="115"/>
      <w:r>
        <w:t xml:space="preserve">SKU </w:t>
      </w:r>
      <w:commentRangeEnd w:id="114"/>
      <w:r w:rsidR="00E66545">
        <w:rPr>
          <w:rStyle w:val="CommentReference"/>
        </w:rPr>
        <w:commentReference w:id="114"/>
      </w:r>
      <w:commentRangeEnd w:id="115"/>
      <w:r w:rsidR="002F40DB">
        <w:rPr>
          <w:rStyle w:val="CommentReference"/>
        </w:rPr>
        <w:commentReference w:id="115"/>
      </w:r>
      <w:r>
        <w:t xml:space="preserve">layouts within a single </w:t>
      </w:r>
      <w:commentRangeStart w:id="116"/>
      <w:commentRangeStart w:id="117"/>
      <w:r>
        <w:t>design</w:t>
      </w:r>
      <w:commentRangeEnd w:id="116"/>
      <w:r w:rsidR="0014058F">
        <w:rPr>
          <w:rStyle w:val="CommentReference"/>
        </w:rPr>
        <w:commentReference w:id="116"/>
      </w:r>
      <w:commentRangeEnd w:id="117"/>
      <w:r w:rsidR="009815AB">
        <w:rPr>
          <w:rStyle w:val="CommentReference"/>
        </w:rPr>
        <w:commentReference w:id="117"/>
      </w:r>
      <w:r w:rsidR="00D36FE7">
        <w:t xml:space="preserve"> and provide option to user to modify it.</w:t>
      </w:r>
    </w:p>
    <w:p w14:paraId="487C54C1" w14:textId="77777777" w:rsidR="00A42D45" w:rsidRDefault="00A42D45" w:rsidP="00E15CD9">
      <w:pPr>
        <w:spacing w:before="120"/>
      </w:pPr>
    </w:p>
    <w:p w14:paraId="5023EEFB" w14:textId="509078F7" w:rsidR="00DE273E" w:rsidRDefault="00E15CD9" w:rsidP="00DE273E">
      <w:pPr>
        <w:pStyle w:val="Heading3"/>
        <w:numPr>
          <w:ilvl w:val="2"/>
          <w:numId w:val="7"/>
        </w:numPr>
        <w:spacing w:before="0" w:after="0" w:afterAutospacing="0"/>
        <w:rPr>
          <w:rFonts w:ascii="Arial" w:hAnsi="Arial" w:cs="Arial"/>
          <w:b/>
        </w:rPr>
      </w:pPr>
      <w:bookmarkStart w:id="118" w:name="_Toc209523191"/>
      <w:r w:rsidRPr="00190589">
        <w:rPr>
          <w:rFonts w:ascii="Arial" w:hAnsi="Arial" w:cs="Arial"/>
          <w:b/>
        </w:rPr>
        <w:t>MHE Selection</w:t>
      </w:r>
      <w:bookmarkEnd w:id="118"/>
    </w:p>
    <w:p w14:paraId="557E8EED" w14:textId="77777777" w:rsidR="00257758" w:rsidRPr="00257758" w:rsidRDefault="00257758" w:rsidP="00257758">
      <w:pPr>
        <w:pStyle w:val="BodyText"/>
      </w:pPr>
    </w:p>
    <w:p w14:paraId="050ED70F" w14:textId="1997D5BB" w:rsidR="004266EB" w:rsidRPr="0049098B" w:rsidRDefault="004266EB" w:rsidP="004266EB">
      <w:pPr>
        <w:ind w:left="360"/>
        <w:rPr>
          <w:rFonts w:cs="Arial"/>
          <w:b/>
          <w:bCs/>
        </w:rPr>
      </w:pPr>
      <w:r w:rsidRPr="003633DD">
        <w:rPr>
          <w:rFonts w:cs="Arial"/>
          <w:b/>
        </w:rPr>
        <w:t>[GSS_DC_SyRS_</w:t>
      </w:r>
      <w:r w:rsidR="00F03F0D">
        <w:rPr>
          <w:rFonts w:cs="Arial"/>
          <w:b/>
        </w:rPr>
        <w:t>41</w:t>
      </w:r>
      <w:r w:rsidR="00EB5351">
        <w:rPr>
          <w:rFonts w:cs="Arial"/>
          <w:b/>
        </w:rPr>
        <w:t>0</w:t>
      </w:r>
      <w:r w:rsidR="00651F8A">
        <w:rPr>
          <w:rFonts w:cs="Arial"/>
          <w:b/>
        </w:rPr>
        <w:t>5</w:t>
      </w:r>
      <w:r w:rsidR="00F03F0D">
        <w:rPr>
          <w:rFonts w:cs="Arial"/>
          <w:b/>
        </w:rPr>
        <w:t>00</w:t>
      </w:r>
      <w:r w:rsidRPr="003633DD">
        <w:rPr>
          <w:rFonts w:cs="Arial"/>
          <w:b/>
        </w:rPr>
        <w:t>]</w:t>
      </w:r>
    </w:p>
    <w:p w14:paraId="18E167F9" w14:textId="7AEDE98A" w:rsidR="00E15CD9" w:rsidRDefault="00E15CD9" w:rsidP="00DE273E">
      <w:pPr>
        <w:ind w:left="360" w:firstLine="360"/>
      </w:pPr>
      <w:r>
        <w:t xml:space="preserve">The </w:t>
      </w:r>
      <w:commentRangeStart w:id="119"/>
      <w:commentRangeStart w:id="120"/>
      <w:r>
        <w:t xml:space="preserve">system shall provide a pre-defined list of </w:t>
      </w:r>
      <w:commentRangeEnd w:id="119"/>
      <w:r w:rsidR="00AA47B3">
        <w:rPr>
          <w:rStyle w:val="CommentReference"/>
        </w:rPr>
        <w:commentReference w:id="119"/>
      </w:r>
      <w:commentRangeEnd w:id="120"/>
      <w:r w:rsidR="0081727A">
        <w:rPr>
          <w:rStyle w:val="CommentReference"/>
        </w:rPr>
        <w:commentReference w:id="120"/>
      </w:r>
      <w:r>
        <w:t>MHE types and allow custom additions.</w:t>
      </w:r>
      <w:r w:rsidR="00602255">
        <w:t xml:space="preserve"> </w:t>
      </w:r>
      <w:r w:rsidR="00800EA6">
        <w:t>Name and properties of s</w:t>
      </w:r>
      <w:r w:rsidR="00602255">
        <w:t>ele</w:t>
      </w:r>
      <w:r w:rsidR="00800EA6">
        <w:t>c</w:t>
      </w:r>
      <w:r w:rsidR="00602255">
        <w:t>ted</w:t>
      </w:r>
      <w:r w:rsidR="00800EA6">
        <w:t xml:space="preserve"> MHE should be displayed in properties pane in Design Deck.</w:t>
      </w:r>
    </w:p>
    <w:p w14:paraId="772FB0BE" w14:textId="77777777" w:rsidR="00DE273E" w:rsidRPr="00DE273E" w:rsidRDefault="00DE273E" w:rsidP="00DE273E">
      <w:pPr>
        <w:ind w:left="360" w:firstLine="360"/>
        <w:rPr>
          <w:rFonts w:cs="Arial"/>
          <w:b/>
          <w:bCs/>
        </w:rPr>
      </w:pPr>
    </w:p>
    <w:p w14:paraId="561BD4E1" w14:textId="24024FB6" w:rsidR="004266EB" w:rsidRPr="0049098B" w:rsidRDefault="004266EB" w:rsidP="004266EB">
      <w:pPr>
        <w:ind w:left="360"/>
        <w:rPr>
          <w:rFonts w:cs="Arial"/>
          <w:b/>
          <w:bCs/>
        </w:rPr>
      </w:pPr>
      <w:r w:rsidRPr="003633DD">
        <w:rPr>
          <w:rFonts w:cs="Arial"/>
          <w:b/>
        </w:rPr>
        <w:t>[GSS_DC_SyRS_</w:t>
      </w:r>
      <w:r w:rsidR="00EA6AD3">
        <w:rPr>
          <w:rFonts w:cs="Arial"/>
          <w:b/>
        </w:rPr>
        <w:t>41</w:t>
      </w:r>
      <w:r w:rsidR="00EB5351">
        <w:rPr>
          <w:rFonts w:cs="Arial"/>
          <w:b/>
        </w:rPr>
        <w:t>0</w:t>
      </w:r>
      <w:r w:rsidR="00651F8A">
        <w:rPr>
          <w:rFonts w:cs="Arial"/>
          <w:b/>
        </w:rPr>
        <w:t>5</w:t>
      </w:r>
      <w:r w:rsidR="00EA6AD3">
        <w:rPr>
          <w:rFonts w:cs="Arial"/>
          <w:b/>
        </w:rPr>
        <w:t>01</w:t>
      </w:r>
      <w:r w:rsidRPr="003633DD">
        <w:rPr>
          <w:rFonts w:cs="Arial"/>
          <w:b/>
        </w:rPr>
        <w:t>]</w:t>
      </w:r>
    </w:p>
    <w:p w14:paraId="1A5E6BCA" w14:textId="6B264C67" w:rsidR="00E15CD9" w:rsidRDefault="00E15CD9" w:rsidP="00DE273E">
      <w:pPr>
        <w:ind w:left="360" w:firstLine="360"/>
      </w:pPr>
      <w:r>
        <w:t>Users shall be able to modify MHE properties during layout creation.</w:t>
      </w:r>
    </w:p>
    <w:p w14:paraId="366D16A2" w14:textId="77777777" w:rsidR="00DE273E" w:rsidRPr="00DE273E" w:rsidRDefault="00DE273E" w:rsidP="00DE273E">
      <w:pPr>
        <w:ind w:left="360" w:firstLine="360"/>
        <w:rPr>
          <w:rFonts w:cs="Arial"/>
          <w:b/>
          <w:bCs/>
        </w:rPr>
      </w:pPr>
    </w:p>
    <w:p w14:paraId="73953B61" w14:textId="52F012D2" w:rsidR="004266EB" w:rsidRPr="0049098B" w:rsidRDefault="004266EB" w:rsidP="004266EB">
      <w:pPr>
        <w:ind w:left="360"/>
        <w:rPr>
          <w:rFonts w:cs="Arial"/>
          <w:b/>
          <w:bCs/>
        </w:rPr>
      </w:pPr>
      <w:r w:rsidRPr="003633DD">
        <w:rPr>
          <w:rFonts w:cs="Arial"/>
          <w:b/>
        </w:rPr>
        <w:t>[GSS_DC_SyRS_</w:t>
      </w:r>
      <w:r w:rsidR="00EA6AD3">
        <w:rPr>
          <w:rFonts w:cs="Arial"/>
          <w:b/>
        </w:rPr>
        <w:t>41</w:t>
      </w:r>
      <w:r w:rsidR="00EB5351">
        <w:rPr>
          <w:rFonts w:cs="Arial"/>
          <w:b/>
        </w:rPr>
        <w:t>0</w:t>
      </w:r>
      <w:r w:rsidR="00651F8A">
        <w:rPr>
          <w:rFonts w:cs="Arial"/>
          <w:b/>
        </w:rPr>
        <w:t>5</w:t>
      </w:r>
      <w:r w:rsidR="00EA6AD3">
        <w:rPr>
          <w:rFonts w:cs="Arial"/>
          <w:b/>
        </w:rPr>
        <w:t>02</w:t>
      </w:r>
      <w:r w:rsidRPr="003633DD">
        <w:rPr>
          <w:rFonts w:cs="Arial"/>
          <w:b/>
        </w:rPr>
        <w:t>]</w:t>
      </w:r>
    </w:p>
    <w:p w14:paraId="3359DDEE" w14:textId="4332C8BF" w:rsidR="00E15CD9" w:rsidRDefault="00E15CD9" w:rsidP="00DE273E">
      <w:pPr>
        <w:ind w:left="360" w:firstLine="360"/>
      </w:pPr>
      <w:r w:rsidRPr="606280F7">
        <w:t>The system shall determine bottom beam requirements based on selected MHE.</w:t>
      </w:r>
    </w:p>
    <w:p w14:paraId="26F953F4" w14:textId="77777777" w:rsidR="00FA1FBF" w:rsidRDefault="00FA1FBF" w:rsidP="00DE273E">
      <w:pPr>
        <w:ind w:left="360" w:firstLine="360"/>
      </w:pPr>
    </w:p>
    <w:p w14:paraId="17CD768A" w14:textId="26BAA266" w:rsidR="00FA1FBF" w:rsidRDefault="00FA1FBF" w:rsidP="00651F8A">
      <w:pPr>
        <w:ind w:left="360"/>
      </w:pPr>
      <w:r w:rsidRPr="003633DD">
        <w:rPr>
          <w:rFonts w:cs="Arial"/>
          <w:b/>
        </w:rPr>
        <w:t>[GSS_DC_SyRS_</w:t>
      </w:r>
      <w:r>
        <w:rPr>
          <w:rFonts w:cs="Arial"/>
          <w:b/>
        </w:rPr>
        <w:t>410</w:t>
      </w:r>
      <w:r w:rsidR="00651F8A">
        <w:rPr>
          <w:rFonts w:cs="Arial"/>
          <w:b/>
        </w:rPr>
        <w:t>5</w:t>
      </w:r>
      <w:r>
        <w:rPr>
          <w:rFonts w:cs="Arial"/>
          <w:b/>
        </w:rPr>
        <w:t>0</w:t>
      </w:r>
      <w:r w:rsidR="00651F8A">
        <w:rPr>
          <w:rFonts w:cs="Arial"/>
          <w:b/>
        </w:rPr>
        <w:t>3</w:t>
      </w:r>
      <w:r w:rsidRPr="003633DD">
        <w:rPr>
          <w:rFonts w:cs="Arial"/>
          <w:b/>
        </w:rPr>
        <w:t>]</w:t>
      </w:r>
    </w:p>
    <w:p w14:paraId="56A9A35E" w14:textId="6B559806" w:rsidR="00FA1FBF" w:rsidRDefault="00FA1FBF" w:rsidP="00651F8A">
      <w:pPr>
        <w:pStyle w:val="BodyText"/>
        <w:ind w:firstLine="720"/>
      </w:pPr>
      <w:r>
        <w:t>Admin Users shall be able to add a new MHE model if it is not available in the preferred list.</w:t>
      </w:r>
    </w:p>
    <w:p w14:paraId="05DCB367" w14:textId="77777777" w:rsidR="00A42D45" w:rsidRDefault="00A42D45" w:rsidP="00E15CD9">
      <w:pPr>
        <w:spacing w:before="120"/>
      </w:pPr>
    </w:p>
    <w:p w14:paraId="4D0BB352" w14:textId="51DD6344" w:rsidR="00E15CD9" w:rsidRDefault="00E15CD9" w:rsidP="002B466D">
      <w:pPr>
        <w:pStyle w:val="Heading3"/>
        <w:numPr>
          <w:ilvl w:val="2"/>
          <w:numId w:val="7"/>
        </w:numPr>
        <w:spacing w:before="0" w:after="0" w:afterAutospacing="0"/>
        <w:rPr>
          <w:rFonts w:ascii="Arial" w:hAnsi="Arial" w:cs="Arial"/>
          <w:b/>
        </w:rPr>
      </w:pPr>
      <w:bookmarkStart w:id="121" w:name="_Toc209523192"/>
      <w:r w:rsidRPr="00753F86">
        <w:rPr>
          <w:rFonts w:ascii="Arial" w:hAnsi="Arial" w:cs="Arial"/>
          <w:b/>
        </w:rPr>
        <w:t>Unit Configuration</w:t>
      </w:r>
      <w:bookmarkEnd w:id="121"/>
    </w:p>
    <w:p w14:paraId="58CE4D4A" w14:textId="77777777" w:rsidR="003E32EA" w:rsidRPr="003E32EA" w:rsidRDefault="003E32EA" w:rsidP="003E32EA">
      <w:pPr>
        <w:pStyle w:val="BodyText"/>
      </w:pPr>
    </w:p>
    <w:p w14:paraId="1F786808" w14:textId="5347D378" w:rsidR="004266EB" w:rsidRPr="0049098B" w:rsidRDefault="004266EB" w:rsidP="004266EB">
      <w:pPr>
        <w:ind w:left="360"/>
        <w:rPr>
          <w:rFonts w:cs="Arial"/>
          <w:b/>
          <w:bCs/>
        </w:rPr>
      </w:pPr>
      <w:r w:rsidRPr="003633DD">
        <w:rPr>
          <w:rFonts w:cs="Arial"/>
          <w:b/>
        </w:rPr>
        <w:t>[GSS_DC_SyRS_</w:t>
      </w:r>
      <w:r w:rsidR="00EA6AD3">
        <w:rPr>
          <w:rFonts w:cs="Arial"/>
          <w:b/>
        </w:rPr>
        <w:t>41</w:t>
      </w:r>
      <w:r w:rsidR="00EB5351">
        <w:rPr>
          <w:rFonts w:cs="Arial"/>
          <w:b/>
        </w:rPr>
        <w:t>0</w:t>
      </w:r>
      <w:r w:rsidR="008F4C63">
        <w:rPr>
          <w:rFonts w:cs="Arial"/>
          <w:b/>
        </w:rPr>
        <w:t>6</w:t>
      </w:r>
      <w:r w:rsidR="00EA6AD3">
        <w:rPr>
          <w:rFonts w:cs="Arial"/>
          <w:b/>
        </w:rPr>
        <w:t>00</w:t>
      </w:r>
      <w:r w:rsidRPr="003633DD">
        <w:rPr>
          <w:rFonts w:cs="Arial"/>
          <w:b/>
        </w:rPr>
        <w:t>]</w:t>
      </w:r>
    </w:p>
    <w:p w14:paraId="5DF18719" w14:textId="33547BED" w:rsidR="00E15CD9" w:rsidRDefault="00E15CD9" w:rsidP="003E32EA">
      <w:pPr>
        <w:ind w:left="360" w:firstLine="360"/>
      </w:pPr>
      <w:r>
        <w:t>The system shall support multiple unit types and product groups in a single layout.</w:t>
      </w:r>
    </w:p>
    <w:p w14:paraId="27BAC0CA" w14:textId="77777777" w:rsidR="004A28B5" w:rsidRDefault="004A28B5" w:rsidP="003E32EA">
      <w:pPr>
        <w:ind w:left="360" w:firstLine="360"/>
      </w:pPr>
    </w:p>
    <w:p w14:paraId="6800D30E" w14:textId="3A15D7EC" w:rsidR="004A28B5" w:rsidRPr="0049098B" w:rsidRDefault="004A28B5" w:rsidP="004A28B5">
      <w:pPr>
        <w:ind w:left="360"/>
        <w:rPr>
          <w:rFonts w:cs="Arial"/>
          <w:b/>
          <w:bCs/>
        </w:rPr>
      </w:pPr>
      <w:r w:rsidRPr="003633DD">
        <w:rPr>
          <w:rFonts w:cs="Arial"/>
          <w:b/>
        </w:rPr>
        <w:t>[GSS_DC_SyRS_</w:t>
      </w:r>
      <w:r>
        <w:rPr>
          <w:rFonts w:cs="Arial"/>
          <w:b/>
        </w:rPr>
        <w:t>41060</w:t>
      </w:r>
      <w:r w:rsidR="00C450F2">
        <w:rPr>
          <w:rFonts w:cs="Arial"/>
          <w:b/>
        </w:rPr>
        <w:t>1</w:t>
      </w:r>
      <w:r w:rsidRPr="003633DD">
        <w:rPr>
          <w:rFonts w:cs="Arial"/>
          <w:b/>
        </w:rPr>
        <w:t>]</w:t>
      </w:r>
    </w:p>
    <w:p w14:paraId="2F86F8BA" w14:textId="6C1607EA" w:rsidR="004A28B5" w:rsidRDefault="00AF2DAA" w:rsidP="003E32EA">
      <w:pPr>
        <w:ind w:left="360" w:firstLine="360"/>
      </w:pPr>
      <w:r w:rsidRPr="00AF2DAA">
        <w:t xml:space="preserve">The system shall calculate and </w:t>
      </w:r>
      <w:commentRangeStart w:id="122"/>
      <w:commentRangeStart w:id="123"/>
      <w:r w:rsidRPr="00AF2DAA">
        <w:t xml:space="preserve">display utilization percentages </w:t>
      </w:r>
      <w:commentRangeEnd w:id="122"/>
      <w:r w:rsidR="00F31AC9">
        <w:rPr>
          <w:rStyle w:val="CommentReference"/>
        </w:rPr>
        <w:commentReference w:id="122"/>
      </w:r>
      <w:commentRangeEnd w:id="123"/>
      <w:r w:rsidR="0050469E">
        <w:rPr>
          <w:rStyle w:val="CommentReference"/>
        </w:rPr>
        <w:commentReference w:id="123"/>
      </w:r>
      <w:r w:rsidRPr="00AF2DAA">
        <w:t xml:space="preserve">for </w:t>
      </w:r>
      <w:r w:rsidR="00A506FA" w:rsidRPr="00AF2DAA">
        <w:t>Frames, Beams</w:t>
      </w:r>
      <w:r w:rsidRPr="00AF2DAA">
        <w:t xml:space="preserve"> and provide optimized configuration suggestions based on utilization data.</w:t>
      </w:r>
    </w:p>
    <w:p w14:paraId="52137CF9" w14:textId="77777777" w:rsidR="00AF2DAA" w:rsidRDefault="00AF2DAA" w:rsidP="003E32EA">
      <w:pPr>
        <w:ind w:left="360" w:firstLine="360"/>
      </w:pPr>
    </w:p>
    <w:p w14:paraId="221C398D" w14:textId="48557BB4" w:rsidR="00FB3620" w:rsidRDefault="00FB3620" w:rsidP="00FB3620">
      <w:pPr>
        <w:ind w:left="360"/>
        <w:rPr>
          <w:rFonts w:cs="Arial"/>
          <w:b/>
        </w:rPr>
      </w:pPr>
      <w:r w:rsidRPr="003633DD">
        <w:rPr>
          <w:rFonts w:cs="Arial"/>
          <w:b/>
        </w:rPr>
        <w:t>[GSS_DC_SyRS_</w:t>
      </w:r>
      <w:r>
        <w:rPr>
          <w:rFonts w:cs="Arial"/>
          <w:b/>
        </w:rPr>
        <w:t>41060</w:t>
      </w:r>
      <w:r w:rsidR="00C450F2">
        <w:rPr>
          <w:rFonts w:cs="Arial"/>
          <w:b/>
        </w:rPr>
        <w:t>2</w:t>
      </w:r>
      <w:r w:rsidRPr="003633DD">
        <w:rPr>
          <w:rFonts w:cs="Arial"/>
          <w:b/>
        </w:rPr>
        <w:t>]</w:t>
      </w:r>
    </w:p>
    <w:p w14:paraId="0896A039" w14:textId="17C3F15B" w:rsidR="00FB3620" w:rsidRDefault="00AF2DAA" w:rsidP="00FB3620">
      <w:pPr>
        <w:ind w:left="360"/>
        <w:rPr>
          <w:rFonts w:cs="Arial"/>
          <w:b/>
          <w:bCs/>
        </w:rPr>
      </w:pPr>
      <w:r>
        <w:rPr>
          <w:rFonts w:cs="Arial"/>
          <w:b/>
          <w:bCs/>
        </w:rPr>
        <w:tab/>
      </w:r>
      <w:r w:rsidRPr="00C450F2">
        <w:t>The system shall automatically select upright and beam sections with the lowest cost that meet the configuration and load requirements.</w:t>
      </w:r>
    </w:p>
    <w:p w14:paraId="0A3F644D" w14:textId="77777777" w:rsidR="00FB3620" w:rsidRPr="0049098B" w:rsidRDefault="00FB3620" w:rsidP="00FB3620">
      <w:pPr>
        <w:ind w:left="360"/>
        <w:rPr>
          <w:rFonts w:cs="Arial"/>
          <w:b/>
          <w:bCs/>
        </w:rPr>
      </w:pPr>
    </w:p>
    <w:p w14:paraId="212769B4" w14:textId="0D086BE7" w:rsidR="00FB3620" w:rsidRDefault="00FB3620" w:rsidP="00FB3620">
      <w:pPr>
        <w:ind w:left="360"/>
        <w:rPr>
          <w:rFonts w:cs="Arial"/>
          <w:b/>
        </w:rPr>
      </w:pPr>
      <w:r w:rsidRPr="003633DD">
        <w:rPr>
          <w:rFonts w:cs="Arial"/>
          <w:b/>
        </w:rPr>
        <w:t>[GSS_DC_SyRS_</w:t>
      </w:r>
      <w:r>
        <w:rPr>
          <w:rFonts w:cs="Arial"/>
          <w:b/>
        </w:rPr>
        <w:t>41060</w:t>
      </w:r>
      <w:r w:rsidR="00C450F2">
        <w:rPr>
          <w:rFonts w:cs="Arial"/>
          <w:b/>
        </w:rPr>
        <w:t>3</w:t>
      </w:r>
      <w:r w:rsidRPr="003633DD">
        <w:rPr>
          <w:rFonts w:cs="Arial"/>
          <w:b/>
        </w:rPr>
        <w:t>]</w:t>
      </w:r>
    </w:p>
    <w:p w14:paraId="6D880A0B" w14:textId="12C9D915" w:rsidR="00FB3620" w:rsidRDefault="00895980" w:rsidP="001075C3">
      <w:pPr>
        <w:ind w:left="360" w:firstLine="360"/>
        <w:rPr>
          <w:rFonts w:cs="Arial"/>
          <w:b/>
        </w:rPr>
      </w:pPr>
      <w:r w:rsidRPr="00C450F2">
        <w:t>The system shall provide a toggle to Show/Hide all SKUs in Elevation view</w:t>
      </w:r>
      <w:r w:rsidR="001075C3">
        <w:t xml:space="preserve"> and </w:t>
      </w:r>
      <w:r w:rsidRPr="00C450F2">
        <w:t>Output reports</w:t>
      </w:r>
      <w:r w:rsidR="001075C3">
        <w:t>.</w:t>
      </w:r>
    </w:p>
    <w:p w14:paraId="00F5760E" w14:textId="77777777" w:rsidR="00FB3620" w:rsidRDefault="00FB3620" w:rsidP="00FB3620">
      <w:pPr>
        <w:ind w:left="360"/>
        <w:rPr>
          <w:rFonts w:cs="Arial"/>
          <w:b/>
        </w:rPr>
      </w:pPr>
    </w:p>
    <w:p w14:paraId="5384C418" w14:textId="4A9C90F7" w:rsidR="00FB3620" w:rsidRDefault="00FB3620" w:rsidP="00FB3620">
      <w:pPr>
        <w:ind w:left="360"/>
        <w:rPr>
          <w:rFonts w:cs="Arial"/>
          <w:b/>
        </w:rPr>
      </w:pPr>
      <w:r w:rsidRPr="003633DD">
        <w:rPr>
          <w:rFonts w:cs="Arial"/>
          <w:b/>
        </w:rPr>
        <w:lastRenderedPageBreak/>
        <w:t>[GSS_DC_SyRS_</w:t>
      </w:r>
      <w:r>
        <w:rPr>
          <w:rFonts w:cs="Arial"/>
          <w:b/>
        </w:rPr>
        <w:t>41060</w:t>
      </w:r>
      <w:r w:rsidR="00C450F2">
        <w:rPr>
          <w:rFonts w:cs="Arial"/>
          <w:b/>
        </w:rPr>
        <w:t>4</w:t>
      </w:r>
      <w:r w:rsidRPr="003633DD">
        <w:rPr>
          <w:rFonts w:cs="Arial"/>
          <w:b/>
        </w:rPr>
        <w:t>]</w:t>
      </w:r>
    </w:p>
    <w:p w14:paraId="7E31A13E" w14:textId="1B54C693" w:rsidR="00FB3620" w:rsidRDefault="007F0D52" w:rsidP="006C1100">
      <w:pPr>
        <w:ind w:left="360" w:firstLine="360"/>
        <w:rPr>
          <w:rFonts w:cs="Arial"/>
          <w:b/>
        </w:rPr>
      </w:pPr>
      <w:r w:rsidRPr="4FD3F960">
        <w:t>The system shall allow users to hide individual SKUs, removing them from Elevation view, All analytics and calculations</w:t>
      </w:r>
      <w:r w:rsidR="00EA3A51" w:rsidRPr="4FD3F960">
        <w:t>.</w:t>
      </w:r>
    </w:p>
    <w:p w14:paraId="269091BE" w14:textId="77777777" w:rsidR="00FB3620" w:rsidRDefault="00FB3620" w:rsidP="00FB3620">
      <w:pPr>
        <w:ind w:left="360"/>
        <w:rPr>
          <w:rFonts w:cs="Arial"/>
          <w:b/>
        </w:rPr>
      </w:pPr>
    </w:p>
    <w:p w14:paraId="389CF15B" w14:textId="7D9313FC" w:rsidR="00FB3620" w:rsidRDefault="00FB3620" w:rsidP="00FB3620">
      <w:pPr>
        <w:ind w:left="360"/>
        <w:rPr>
          <w:rFonts w:cs="Arial"/>
          <w:b/>
        </w:rPr>
      </w:pPr>
      <w:r w:rsidRPr="003633DD">
        <w:rPr>
          <w:rFonts w:cs="Arial"/>
          <w:b/>
        </w:rPr>
        <w:t>[GSS_DC_SyRS_</w:t>
      </w:r>
      <w:r>
        <w:rPr>
          <w:rFonts w:cs="Arial"/>
          <w:b/>
        </w:rPr>
        <w:t>41060</w:t>
      </w:r>
      <w:r w:rsidR="00C450F2">
        <w:rPr>
          <w:rFonts w:cs="Arial"/>
          <w:b/>
        </w:rPr>
        <w:t>5</w:t>
      </w:r>
      <w:r w:rsidRPr="003633DD">
        <w:rPr>
          <w:rFonts w:cs="Arial"/>
          <w:b/>
        </w:rPr>
        <w:t>]</w:t>
      </w:r>
    </w:p>
    <w:p w14:paraId="19A495CD" w14:textId="254DFFF2" w:rsidR="00FB3620" w:rsidRDefault="007F0D52" w:rsidP="006C1100">
      <w:pPr>
        <w:ind w:left="360" w:firstLine="360"/>
        <w:rPr>
          <w:rFonts w:cs="Arial"/>
          <w:b/>
        </w:rPr>
      </w:pPr>
      <w:r w:rsidRPr="4FD3F960">
        <w:t xml:space="preserve">The system shall allow users to choose the design logic Based on SKU orientation or </w:t>
      </w:r>
      <w:proofErr w:type="gramStart"/>
      <w:r w:rsidRPr="4FD3F960">
        <w:t>Based</w:t>
      </w:r>
      <w:proofErr w:type="gramEnd"/>
      <w:r w:rsidRPr="4FD3F960">
        <w:t xml:space="preserve"> on level-wise configuration</w:t>
      </w:r>
      <w:r w:rsidR="006C1100" w:rsidRPr="4FD3F960">
        <w:t>.</w:t>
      </w:r>
    </w:p>
    <w:p w14:paraId="4BD4BF80" w14:textId="77777777" w:rsidR="00FB3620" w:rsidRDefault="00FB3620" w:rsidP="00FB3620">
      <w:pPr>
        <w:ind w:left="360"/>
        <w:rPr>
          <w:rFonts w:cs="Arial"/>
          <w:b/>
        </w:rPr>
      </w:pPr>
    </w:p>
    <w:p w14:paraId="03C0FE32" w14:textId="5F49E24A" w:rsidR="00FB3620" w:rsidRDefault="00FB3620" w:rsidP="00FB3620">
      <w:pPr>
        <w:ind w:left="360"/>
        <w:rPr>
          <w:rFonts w:cs="Arial"/>
          <w:b/>
        </w:rPr>
      </w:pPr>
      <w:r w:rsidRPr="003633DD">
        <w:rPr>
          <w:rFonts w:cs="Arial"/>
          <w:b/>
        </w:rPr>
        <w:t>[GSS_DC_SyRS_</w:t>
      </w:r>
      <w:r>
        <w:rPr>
          <w:rFonts w:cs="Arial"/>
          <w:b/>
        </w:rPr>
        <w:t>41060</w:t>
      </w:r>
      <w:r w:rsidR="00C450F2">
        <w:rPr>
          <w:rFonts w:cs="Arial"/>
          <w:b/>
        </w:rPr>
        <w:t>6</w:t>
      </w:r>
      <w:r w:rsidRPr="003633DD">
        <w:rPr>
          <w:rFonts w:cs="Arial"/>
          <w:b/>
        </w:rPr>
        <w:t>]</w:t>
      </w:r>
    </w:p>
    <w:p w14:paraId="55527F3F" w14:textId="671ACC9A" w:rsidR="00FB3620" w:rsidRDefault="007F0D52" w:rsidP="006C1100">
      <w:pPr>
        <w:ind w:left="360" w:firstLine="360"/>
      </w:pPr>
      <w:r w:rsidRPr="00C450F2">
        <w:t>The system shall provide a checkbox: “Material on Ground”. If unchecked, a bottom beam shall be automatically added to the unit.</w:t>
      </w:r>
    </w:p>
    <w:p w14:paraId="40538FEE" w14:textId="77777777" w:rsidR="006C1100" w:rsidRDefault="006C1100" w:rsidP="006C1100">
      <w:pPr>
        <w:ind w:left="360" w:firstLine="360"/>
        <w:rPr>
          <w:rFonts w:cs="Arial"/>
          <w:b/>
        </w:rPr>
      </w:pPr>
    </w:p>
    <w:p w14:paraId="5EEBB5FA" w14:textId="7E11AD73" w:rsidR="00FB3620" w:rsidRDefault="00FB3620" w:rsidP="00FB3620">
      <w:pPr>
        <w:ind w:left="360"/>
        <w:rPr>
          <w:rFonts w:cs="Arial"/>
          <w:b/>
        </w:rPr>
      </w:pPr>
      <w:r w:rsidRPr="003633DD">
        <w:rPr>
          <w:rFonts w:cs="Arial"/>
          <w:b/>
        </w:rPr>
        <w:t>[GSS_DC_SyRS_</w:t>
      </w:r>
      <w:r>
        <w:rPr>
          <w:rFonts w:cs="Arial"/>
          <w:b/>
        </w:rPr>
        <w:t>41060</w:t>
      </w:r>
      <w:r w:rsidR="00C450F2">
        <w:rPr>
          <w:rFonts w:cs="Arial"/>
          <w:b/>
        </w:rPr>
        <w:t>7</w:t>
      </w:r>
      <w:r w:rsidRPr="003633DD">
        <w:rPr>
          <w:rFonts w:cs="Arial"/>
          <w:b/>
        </w:rPr>
        <w:t>]</w:t>
      </w:r>
    </w:p>
    <w:p w14:paraId="1895772B" w14:textId="4391C90E" w:rsidR="00FB3620" w:rsidRDefault="007F0D52" w:rsidP="00130921">
      <w:pPr>
        <w:ind w:left="360" w:firstLine="360"/>
        <w:rPr>
          <w:rFonts w:cs="Arial"/>
          <w:b/>
        </w:rPr>
      </w:pPr>
      <w:r w:rsidRPr="00C450F2">
        <w:t>The system shall provide an option: “All levels are same.” If selected, all levels shall have identical configurations.</w:t>
      </w:r>
      <w:r w:rsidR="006C1100">
        <w:t xml:space="preserve"> </w:t>
      </w:r>
      <w:r w:rsidRPr="00C450F2">
        <w:t>If not selected, users shall be able to configure each level independently.</w:t>
      </w:r>
    </w:p>
    <w:p w14:paraId="6ADCC6AD" w14:textId="77777777" w:rsidR="00FB3620" w:rsidRDefault="00FB3620" w:rsidP="00FB3620">
      <w:pPr>
        <w:ind w:left="360"/>
        <w:rPr>
          <w:rFonts w:cs="Arial"/>
          <w:b/>
        </w:rPr>
      </w:pPr>
    </w:p>
    <w:p w14:paraId="0B330FBE" w14:textId="0CE01A7D" w:rsidR="00FB3620" w:rsidRPr="0049098B" w:rsidRDefault="00FB3620" w:rsidP="00FB3620">
      <w:pPr>
        <w:ind w:left="360"/>
        <w:rPr>
          <w:rFonts w:cs="Arial"/>
          <w:b/>
          <w:bCs/>
        </w:rPr>
      </w:pPr>
      <w:r w:rsidRPr="003633DD">
        <w:rPr>
          <w:rFonts w:cs="Arial"/>
          <w:b/>
        </w:rPr>
        <w:t>[GSS_DC_SyRS_</w:t>
      </w:r>
      <w:r>
        <w:rPr>
          <w:rFonts w:cs="Arial"/>
          <w:b/>
        </w:rPr>
        <w:t>41060</w:t>
      </w:r>
      <w:r w:rsidR="00C450F2">
        <w:rPr>
          <w:rFonts w:cs="Arial"/>
          <w:b/>
        </w:rPr>
        <w:t>8</w:t>
      </w:r>
      <w:r w:rsidRPr="003633DD">
        <w:rPr>
          <w:rFonts w:cs="Arial"/>
          <w:b/>
        </w:rPr>
        <w:t>]</w:t>
      </w:r>
    </w:p>
    <w:p w14:paraId="3B2AE90D" w14:textId="31FE2B0F" w:rsidR="00FB3620" w:rsidRDefault="007F0D52" w:rsidP="00C450F2">
      <w:pPr>
        <w:ind w:left="360" w:firstLine="360"/>
        <w:rPr>
          <w:rFonts w:cs="Arial"/>
          <w:b/>
        </w:rPr>
      </w:pPr>
      <w:r w:rsidRPr="00C450F2">
        <w:t>The system shall allow users to specify the total number of levels (with beams).</w:t>
      </w:r>
    </w:p>
    <w:p w14:paraId="5BB8D7FE" w14:textId="77777777" w:rsidR="00FB3620" w:rsidRDefault="00FB3620" w:rsidP="00FB3620">
      <w:pPr>
        <w:ind w:left="360"/>
        <w:rPr>
          <w:rFonts w:cs="Arial"/>
          <w:b/>
        </w:rPr>
      </w:pPr>
    </w:p>
    <w:p w14:paraId="44173F8D" w14:textId="16F4408B" w:rsidR="00FB3620" w:rsidRDefault="00FB3620" w:rsidP="00FB3620">
      <w:pPr>
        <w:ind w:left="360"/>
        <w:rPr>
          <w:rFonts w:cs="Arial"/>
          <w:b/>
        </w:rPr>
      </w:pPr>
      <w:r w:rsidRPr="003633DD">
        <w:rPr>
          <w:rFonts w:cs="Arial"/>
          <w:b/>
        </w:rPr>
        <w:t>[GSS_DC_SyRS_</w:t>
      </w:r>
      <w:r>
        <w:rPr>
          <w:rFonts w:cs="Arial"/>
          <w:b/>
        </w:rPr>
        <w:t>41060</w:t>
      </w:r>
      <w:r w:rsidR="00C450F2">
        <w:rPr>
          <w:rFonts w:cs="Arial"/>
          <w:b/>
        </w:rPr>
        <w:t>9</w:t>
      </w:r>
      <w:r w:rsidRPr="003633DD">
        <w:rPr>
          <w:rFonts w:cs="Arial"/>
          <w:b/>
        </w:rPr>
        <w:t>]</w:t>
      </w:r>
    </w:p>
    <w:p w14:paraId="1B8ED257" w14:textId="69574B83" w:rsidR="00FB3620" w:rsidRDefault="00C450F2" w:rsidP="00130921">
      <w:pPr>
        <w:ind w:left="360" w:firstLine="360"/>
        <w:rPr>
          <w:rFonts w:cs="Arial"/>
          <w:b/>
        </w:rPr>
      </w:pPr>
      <w:r w:rsidRPr="00C450F2">
        <w:t xml:space="preserve">The system shall allow users to Select a level, </w:t>
      </w:r>
      <w:r w:rsidR="00130921" w:rsidRPr="00C450F2">
        <w:t>modify</w:t>
      </w:r>
      <w:r w:rsidRPr="00C450F2">
        <w:t xml:space="preserve"> </w:t>
      </w:r>
      <w:commentRangeStart w:id="124"/>
      <w:commentRangeStart w:id="125"/>
      <w:r w:rsidRPr="00C450F2">
        <w:t>accessories</w:t>
      </w:r>
      <w:commentRangeEnd w:id="124"/>
      <w:r w:rsidR="00172891">
        <w:rPr>
          <w:rStyle w:val="CommentReference"/>
        </w:rPr>
        <w:commentReference w:id="124"/>
      </w:r>
      <w:commentRangeEnd w:id="125"/>
      <w:r w:rsidR="0050469E">
        <w:rPr>
          <w:rStyle w:val="CommentReference"/>
        </w:rPr>
        <w:commentReference w:id="125"/>
      </w:r>
      <w:r w:rsidRPr="00C450F2">
        <w:t>, Change the number of pallets/SKUs in that level.</w:t>
      </w:r>
    </w:p>
    <w:p w14:paraId="71640178" w14:textId="77777777" w:rsidR="00FB3620" w:rsidRDefault="00FB3620" w:rsidP="00FB3620">
      <w:pPr>
        <w:ind w:left="360"/>
        <w:rPr>
          <w:rFonts w:cs="Arial"/>
          <w:b/>
        </w:rPr>
      </w:pPr>
    </w:p>
    <w:p w14:paraId="22501EC8" w14:textId="23E68089" w:rsidR="00FB3620" w:rsidRDefault="00FB3620" w:rsidP="00FB3620">
      <w:pPr>
        <w:ind w:left="360"/>
        <w:rPr>
          <w:rFonts w:cs="Arial"/>
          <w:b/>
        </w:rPr>
      </w:pPr>
      <w:r w:rsidRPr="003633DD">
        <w:rPr>
          <w:rFonts w:cs="Arial"/>
          <w:b/>
        </w:rPr>
        <w:t>[GSS_DC_SyRS_</w:t>
      </w:r>
      <w:r>
        <w:rPr>
          <w:rFonts w:cs="Arial"/>
          <w:b/>
        </w:rPr>
        <w:t>4106</w:t>
      </w:r>
      <w:r w:rsidR="00C450F2">
        <w:rPr>
          <w:rFonts w:cs="Arial"/>
          <w:b/>
        </w:rPr>
        <w:t>10</w:t>
      </w:r>
      <w:r w:rsidRPr="003633DD">
        <w:rPr>
          <w:rFonts w:cs="Arial"/>
          <w:b/>
        </w:rPr>
        <w:t>]</w:t>
      </w:r>
    </w:p>
    <w:p w14:paraId="6B4A326D" w14:textId="3456A318" w:rsidR="00C450F2" w:rsidRPr="00C450F2" w:rsidRDefault="00C450F2" w:rsidP="00C450F2">
      <w:pPr>
        <w:ind w:left="360" w:firstLine="360"/>
      </w:pPr>
      <w:r w:rsidRPr="00C450F2">
        <w:t>The system shall allow selection of Level accessories and Rack accessories to all similar units or to only selected units</w:t>
      </w:r>
    </w:p>
    <w:p w14:paraId="4412C35B" w14:textId="77777777" w:rsidR="00C450F2" w:rsidRDefault="00C450F2" w:rsidP="00FB3620">
      <w:pPr>
        <w:ind w:left="360"/>
        <w:rPr>
          <w:rFonts w:cs="Arial"/>
          <w:b/>
          <w:bCs/>
        </w:rPr>
      </w:pPr>
    </w:p>
    <w:p w14:paraId="12F40297" w14:textId="67969F1C" w:rsidR="00C450F2" w:rsidRDefault="00C450F2" w:rsidP="00C450F2">
      <w:pPr>
        <w:ind w:left="360"/>
        <w:rPr>
          <w:rFonts w:cs="Arial"/>
          <w:b/>
        </w:rPr>
      </w:pPr>
      <w:r w:rsidRPr="003633DD">
        <w:rPr>
          <w:rFonts w:cs="Arial"/>
          <w:b/>
        </w:rPr>
        <w:t>[GSS_DC_SyRS_</w:t>
      </w:r>
      <w:r>
        <w:rPr>
          <w:rFonts w:cs="Arial"/>
          <w:b/>
        </w:rPr>
        <w:t>410611</w:t>
      </w:r>
      <w:r w:rsidRPr="003633DD">
        <w:rPr>
          <w:rFonts w:cs="Arial"/>
          <w:b/>
        </w:rPr>
        <w:t>]</w:t>
      </w:r>
    </w:p>
    <w:p w14:paraId="4A1EAA62" w14:textId="34147A44" w:rsidR="00A42D45" w:rsidRDefault="00C450F2" w:rsidP="00C154FE">
      <w:pPr>
        <w:ind w:left="360" w:firstLine="360"/>
      </w:pPr>
      <w:r w:rsidRPr="00C450F2">
        <w:t xml:space="preserve">The system shall allow users to change </w:t>
      </w:r>
      <w:proofErr w:type="gramStart"/>
      <w:r w:rsidRPr="00C450F2">
        <w:t>the</w:t>
      </w:r>
      <w:r w:rsidR="002F40DB">
        <w:t xml:space="preserve"> </w:t>
      </w:r>
      <w:r w:rsidRPr="00C450F2">
        <w:t xml:space="preserve"> </w:t>
      </w:r>
      <w:commentRangeStart w:id="126"/>
      <w:commentRangeStart w:id="127"/>
      <w:r w:rsidR="002F40DB">
        <w:t>component</w:t>
      </w:r>
      <w:commentRangeEnd w:id="126"/>
      <w:proofErr w:type="gramEnd"/>
      <w:r w:rsidR="00E673BD">
        <w:rPr>
          <w:rStyle w:val="CommentReference"/>
        </w:rPr>
        <w:commentReference w:id="126"/>
      </w:r>
      <w:commentRangeEnd w:id="127"/>
      <w:r w:rsidR="002F40DB">
        <w:rPr>
          <w:rStyle w:val="CommentReference"/>
        </w:rPr>
        <w:commentReference w:id="127"/>
      </w:r>
      <w:r w:rsidRPr="00C450F2">
        <w:t xml:space="preserve"> type of a selected unit. Only upgrades to higher sections shall be permitted.</w:t>
      </w:r>
    </w:p>
    <w:p w14:paraId="1212CD64" w14:textId="77777777" w:rsidR="00C154FE" w:rsidRDefault="00C154FE" w:rsidP="00C154FE">
      <w:pPr>
        <w:ind w:left="360" w:firstLine="360"/>
      </w:pPr>
    </w:p>
    <w:p w14:paraId="36897B9D" w14:textId="77777777" w:rsidR="009C1BA9" w:rsidRDefault="009C1BA9" w:rsidP="00E15CD9">
      <w:pPr>
        <w:spacing w:before="120"/>
      </w:pPr>
    </w:p>
    <w:p w14:paraId="1DCE7F27" w14:textId="040ABAF5" w:rsidR="00E15CD9" w:rsidRDefault="00E15CD9" w:rsidP="00C526E2">
      <w:pPr>
        <w:pStyle w:val="Heading3"/>
        <w:numPr>
          <w:ilvl w:val="2"/>
          <w:numId w:val="7"/>
        </w:numPr>
        <w:spacing w:before="0" w:after="0" w:afterAutospacing="0"/>
        <w:rPr>
          <w:rFonts w:ascii="Arial" w:hAnsi="Arial" w:cs="Arial"/>
          <w:b/>
        </w:rPr>
      </w:pPr>
      <w:bookmarkStart w:id="128" w:name="_Toc209523193"/>
      <w:r w:rsidRPr="00753F86">
        <w:rPr>
          <w:rFonts w:ascii="Arial" w:hAnsi="Arial" w:cs="Arial"/>
          <w:b/>
        </w:rPr>
        <w:t>Product Group Management</w:t>
      </w:r>
      <w:bookmarkEnd w:id="128"/>
    </w:p>
    <w:p w14:paraId="7FEEA61A" w14:textId="77777777" w:rsidR="003E32EA" w:rsidRPr="003E32EA" w:rsidRDefault="003E32EA" w:rsidP="003E32EA">
      <w:pPr>
        <w:pStyle w:val="BodyText"/>
      </w:pPr>
    </w:p>
    <w:p w14:paraId="03F4BD51" w14:textId="3AED4E11" w:rsidR="00481E07" w:rsidRDefault="00481E07" w:rsidP="00481E07">
      <w:pPr>
        <w:ind w:left="360"/>
        <w:rPr>
          <w:rFonts w:cs="Arial"/>
          <w:b/>
        </w:rPr>
      </w:pPr>
      <w:r w:rsidRPr="003633DD">
        <w:rPr>
          <w:rFonts w:cs="Arial"/>
          <w:b/>
        </w:rPr>
        <w:t>[GSS_DC_SyRS_</w:t>
      </w:r>
      <w:r w:rsidR="00EA6AD3">
        <w:rPr>
          <w:rFonts w:cs="Arial"/>
          <w:b/>
        </w:rPr>
        <w:t>41</w:t>
      </w:r>
      <w:r w:rsidR="00EB5351">
        <w:rPr>
          <w:rFonts w:cs="Arial"/>
          <w:b/>
        </w:rPr>
        <w:t>0</w:t>
      </w:r>
      <w:r w:rsidR="009C71E3">
        <w:rPr>
          <w:rFonts w:cs="Arial"/>
          <w:b/>
        </w:rPr>
        <w:t>7</w:t>
      </w:r>
      <w:r w:rsidR="00EA6AD3">
        <w:rPr>
          <w:rFonts w:cs="Arial"/>
          <w:b/>
        </w:rPr>
        <w:t>00</w:t>
      </w:r>
      <w:r w:rsidRPr="003633DD">
        <w:rPr>
          <w:rFonts w:cs="Arial"/>
          <w:b/>
        </w:rPr>
        <w:t>]</w:t>
      </w:r>
    </w:p>
    <w:p w14:paraId="55416071" w14:textId="77777777" w:rsidR="00B5784F" w:rsidRPr="0049098B" w:rsidRDefault="00B5784F" w:rsidP="00481E07">
      <w:pPr>
        <w:ind w:left="360"/>
        <w:rPr>
          <w:rFonts w:cs="Arial"/>
          <w:b/>
          <w:bCs/>
        </w:rPr>
      </w:pPr>
    </w:p>
    <w:p w14:paraId="2BAE295C" w14:textId="040AF121" w:rsidR="00F96BCC" w:rsidRPr="00753D52" w:rsidRDefault="00E15CD9" w:rsidP="00F96BCC">
      <w:pPr>
        <w:ind w:left="360" w:firstLine="360"/>
        <w:rPr>
          <w:rFonts w:cs="Arial"/>
        </w:rPr>
      </w:pPr>
      <w:r>
        <w:t>The system shall support multiple product groups</w:t>
      </w:r>
      <w:r w:rsidR="003B1E68">
        <w:t xml:space="preserve"> </w:t>
      </w:r>
      <w:r w:rsidR="003B1E68" w:rsidRPr="00753D52">
        <w:rPr>
          <w:rFonts w:cs="Arial"/>
        </w:rPr>
        <w:t>within a single layout.</w:t>
      </w:r>
      <w:r w:rsidR="00F96BCC">
        <w:rPr>
          <w:rFonts w:cs="Arial"/>
        </w:rPr>
        <w:t xml:space="preserve"> </w:t>
      </w:r>
      <w:r w:rsidR="00F96BCC" w:rsidRPr="00753D52">
        <w:rPr>
          <w:rFonts w:cs="Arial"/>
        </w:rPr>
        <w:t xml:space="preserve">The current scope of the system shall include support </w:t>
      </w:r>
      <w:r w:rsidR="00F96BCC" w:rsidRPr="00753D52">
        <w:rPr>
          <w:rFonts w:cs="Arial"/>
          <w:b/>
        </w:rPr>
        <w:t>for two product groups</w:t>
      </w:r>
      <w:r w:rsidR="00F96BCC" w:rsidRPr="00753D52">
        <w:rPr>
          <w:rFonts w:cs="Arial"/>
        </w:rPr>
        <w:t>: S</w:t>
      </w:r>
      <w:r w:rsidR="00B5784F">
        <w:rPr>
          <w:rFonts w:cs="Arial"/>
        </w:rPr>
        <w:t>elective</w:t>
      </w:r>
      <w:r w:rsidR="00F96BCC" w:rsidRPr="00753D52">
        <w:rPr>
          <w:rFonts w:cs="Arial"/>
        </w:rPr>
        <w:t xml:space="preserve"> Pallet Racking and </w:t>
      </w:r>
      <w:r w:rsidR="00B5784F">
        <w:rPr>
          <w:rFonts w:cs="Arial"/>
        </w:rPr>
        <w:t>Multi-Tier</w:t>
      </w:r>
      <w:r w:rsidR="00F96BCC" w:rsidRPr="00753D52">
        <w:rPr>
          <w:rFonts w:cs="Arial"/>
        </w:rPr>
        <w:t xml:space="preserve"> </w:t>
      </w:r>
      <w:r w:rsidR="008B400E">
        <w:rPr>
          <w:rFonts w:cs="Arial"/>
        </w:rPr>
        <w:t>Shelving</w:t>
      </w:r>
      <w:r w:rsidR="00F96BCC" w:rsidRPr="00753D52">
        <w:rPr>
          <w:rFonts w:cs="Arial"/>
        </w:rPr>
        <w:t xml:space="preserve"> System, each with its own configuration rules and design logic.</w:t>
      </w:r>
    </w:p>
    <w:p w14:paraId="4F098EDC" w14:textId="53756605" w:rsidR="00E15CD9" w:rsidRDefault="00E15CD9" w:rsidP="003E32EA">
      <w:pPr>
        <w:ind w:left="360" w:firstLine="360"/>
      </w:pPr>
    </w:p>
    <w:p w14:paraId="6A92DCB4" w14:textId="77777777" w:rsidR="00E83D9D" w:rsidRDefault="00E83D9D" w:rsidP="003E32EA">
      <w:pPr>
        <w:ind w:left="360" w:firstLine="360"/>
      </w:pPr>
    </w:p>
    <w:p w14:paraId="2992A49E" w14:textId="77777777" w:rsidR="00E83D9D" w:rsidRPr="00753D52" w:rsidRDefault="00E83D9D" w:rsidP="00E83D9D">
      <w:pPr>
        <w:ind w:left="360"/>
        <w:rPr>
          <w:rFonts w:cs="Arial"/>
          <w:b/>
          <w:u w:val="single"/>
        </w:rPr>
      </w:pPr>
      <w:r w:rsidRPr="00753D52">
        <w:rPr>
          <w:rFonts w:cs="Arial"/>
          <w:b/>
          <w:u w:val="single"/>
        </w:rPr>
        <w:t xml:space="preserve">Types of 7 Product Groups </w:t>
      </w:r>
    </w:p>
    <w:p w14:paraId="79C2001C" w14:textId="77777777" w:rsidR="00E83D9D" w:rsidRPr="00753D52" w:rsidRDefault="00E83D9D" w:rsidP="00E83D9D">
      <w:pPr>
        <w:numPr>
          <w:ilvl w:val="0"/>
          <w:numId w:val="32"/>
        </w:numPr>
        <w:tabs>
          <w:tab w:val="clear" w:pos="720"/>
          <w:tab w:val="num" w:pos="1080"/>
        </w:tabs>
        <w:ind w:left="1080"/>
        <w:rPr>
          <w:rFonts w:eastAsia="Aptos" w:cs="Arial"/>
          <w:spacing w:val="0"/>
          <w:kern w:val="2"/>
        </w:rPr>
      </w:pPr>
      <w:r w:rsidRPr="00753D52">
        <w:rPr>
          <w:rFonts w:eastAsia="Aptos" w:cs="Arial"/>
          <w:spacing w:val="0"/>
          <w:kern w:val="2"/>
        </w:rPr>
        <w:t>Shuttle Racking</w:t>
      </w:r>
    </w:p>
    <w:p w14:paraId="228B33A6" w14:textId="77777777" w:rsidR="00E83D9D" w:rsidRPr="00753D52" w:rsidRDefault="00E83D9D" w:rsidP="00E83D9D">
      <w:pPr>
        <w:numPr>
          <w:ilvl w:val="0"/>
          <w:numId w:val="32"/>
        </w:numPr>
        <w:tabs>
          <w:tab w:val="clear" w:pos="720"/>
          <w:tab w:val="num" w:pos="1080"/>
        </w:tabs>
        <w:ind w:left="1080"/>
        <w:rPr>
          <w:rFonts w:eastAsia="Aptos" w:cs="Arial"/>
          <w:spacing w:val="0"/>
          <w:kern w:val="2"/>
        </w:rPr>
      </w:pPr>
      <w:r w:rsidRPr="00753D52">
        <w:rPr>
          <w:rFonts w:eastAsia="Aptos" w:cs="Arial"/>
          <w:spacing w:val="0"/>
          <w:kern w:val="2"/>
        </w:rPr>
        <w:t>Mother/Child Shuttle</w:t>
      </w:r>
    </w:p>
    <w:p w14:paraId="51493C59" w14:textId="717754F0" w:rsidR="00E83D9D" w:rsidRPr="00753D52" w:rsidRDefault="00E83D9D" w:rsidP="00E83D9D">
      <w:pPr>
        <w:numPr>
          <w:ilvl w:val="0"/>
          <w:numId w:val="32"/>
        </w:numPr>
        <w:tabs>
          <w:tab w:val="clear" w:pos="720"/>
          <w:tab w:val="num" w:pos="1080"/>
        </w:tabs>
        <w:ind w:left="1080"/>
        <w:rPr>
          <w:rFonts w:eastAsia="Aptos" w:cs="Arial"/>
          <w:spacing w:val="0"/>
          <w:kern w:val="2"/>
        </w:rPr>
      </w:pPr>
      <w:r w:rsidRPr="00753D52">
        <w:rPr>
          <w:rFonts w:eastAsia="Aptos" w:cs="Arial"/>
          <w:spacing w:val="0"/>
          <w:kern w:val="2"/>
        </w:rPr>
        <w:t>Single-Tier Shelving</w:t>
      </w:r>
    </w:p>
    <w:p w14:paraId="019D0265" w14:textId="77777777" w:rsidR="00E83D9D" w:rsidRPr="00753D52" w:rsidRDefault="00E83D9D" w:rsidP="00E83D9D">
      <w:pPr>
        <w:numPr>
          <w:ilvl w:val="0"/>
          <w:numId w:val="32"/>
        </w:numPr>
        <w:tabs>
          <w:tab w:val="clear" w:pos="720"/>
          <w:tab w:val="num" w:pos="1080"/>
        </w:tabs>
        <w:ind w:left="1080"/>
        <w:rPr>
          <w:rFonts w:eastAsia="Aptos" w:cs="Arial"/>
          <w:spacing w:val="0"/>
          <w:kern w:val="2"/>
        </w:rPr>
      </w:pPr>
      <w:r w:rsidRPr="00753D52">
        <w:rPr>
          <w:rFonts w:eastAsia="Aptos" w:cs="Arial"/>
          <w:spacing w:val="0"/>
          <w:kern w:val="2"/>
        </w:rPr>
        <w:t xml:space="preserve">Mobile Shelving </w:t>
      </w:r>
    </w:p>
    <w:p w14:paraId="7F718AEB" w14:textId="77777777" w:rsidR="00E83D9D" w:rsidRPr="00753D52" w:rsidRDefault="00E83D9D" w:rsidP="00E83D9D">
      <w:pPr>
        <w:numPr>
          <w:ilvl w:val="0"/>
          <w:numId w:val="32"/>
        </w:numPr>
        <w:tabs>
          <w:tab w:val="clear" w:pos="720"/>
          <w:tab w:val="num" w:pos="1080"/>
        </w:tabs>
        <w:ind w:left="1080"/>
        <w:rPr>
          <w:rFonts w:eastAsia="Aptos" w:cs="Arial"/>
          <w:spacing w:val="0"/>
          <w:kern w:val="2"/>
        </w:rPr>
      </w:pPr>
      <w:r w:rsidRPr="00753D52">
        <w:rPr>
          <w:rFonts w:eastAsia="Aptos" w:cs="Arial"/>
          <w:spacing w:val="0"/>
          <w:kern w:val="2"/>
        </w:rPr>
        <w:t>Mezzanine</w:t>
      </w:r>
    </w:p>
    <w:p w14:paraId="41EB5C59" w14:textId="77777777" w:rsidR="00E83D9D" w:rsidRPr="00753D52" w:rsidRDefault="00E83D9D" w:rsidP="00E83D9D">
      <w:pPr>
        <w:numPr>
          <w:ilvl w:val="0"/>
          <w:numId w:val="32"/>
        </w:numPr>
        <w:tabs>
          <w:tab w:val="clear" w:pos="720"/>
          <w:tab w:val="num" w:pos="1080"/>
        </w:tabs>
        <w:ind w:left="1080"/>
        <w:rPr>
          <w:rFonts w:eastAsia="Aptos" w:cs="Arial"/>
          <w:spacing w:val="0"/>
          <w:kern w:val="2"/>
        </w:rPr>
      </w:pPr>
      <w:r w:rsidRPr="00753D52">
        <w:rPr>
          <w:rFonts w:eastAsia="Aptos" w:cs="Arial"/>
          <w:spacing w:val="0"/>
          <w:kern w:val="2"/>
        </w:rPr>
        <w:t>Selective Pallet Racking</w:t>
      </w:r>
    </w:p>
    <w:p w14:paraId="7D4294D3" w14:textId="0A027792" w:rsidR="00E83D9D" w:rsidRDefault="00E83D9D" w:rsidP="00E83D9D">
      <w:pPr>
        <w:numPr>
          <w:ilvl w:val="0"/>
          <w:numId w:val="32"/>
        </w:numPr>
        <w:tabs>
          <w:tab w:val="clear" w:pos="720"/>
          <w:tab w:val="num" w:pos="1080"/>
        </w:tabs>
        <w:ind w:left="1080"/>
        <w:rPr>
          <w:rFonts w:eastAsia="Aptos" w:cs="Arial"/>
          <w:spacing w:val="0"/>
          <w:kern w:val="2"/>
        </w:rPr>
      </w:pPr>
      <w:r w:rsidRPr="00753D52">
        <w:rPr>
          <w:rFonts w:eastAsia="Aptos" w:cs="Arial"/>
          <w:spacing w:val="0"/>
          <w:kern w:val="2"/>
        </w:rPr>
        <w:t xml:space="preserve">Multi-Tier </w:t>
      </w:r>
      <w:commentRangeStart w:id="129"/>
      <w:r w:rsidRPr="00753D52">
        <w:rPr>
          <w:rFonts w:eastAsia="Aptos" w:cs="Arial"/>
          <w:spacing w:val="0"/>
          <w:kern w:val="2"/>
        </w:rPr>
        <w:t>Shelving</w:t>
      </w:r>
      <w:commentRangeEnd w:id="129"/>
      <w:r w:rsidR="003E1E17">
        <w:rPr>
          <w:rStyle w:val="CommentReference"/>
        </w:rPr>
        <w:commentReference w:id="129"/>
      </w:r>
    </w:p>
    <w:p w14:paraId="638CBF45" w14:textId="77777777" w:rsidR="00E83D9D" w:rsidRDefault="00E83D9D" w:rsidP="003E32EA">
      <w:pPr>
        <w:ind w:left="360" w:firstLine="360"/>
      </w:pPr>
    </w:p>
    <w:p w14:paraId="41B27F41" w14:textId="77777777" w:rsidR="003E32EA" w:rsidRPr="003E32EA" w:rsidRDefault="003E32EA" w:rsidP="003E32EA">
      <w:pPr>
        <w:ind w:left="360" w:firstLine="360"/>
        <w:rPr>
          <w:rFonts w:cs="Arial"/>
          <w:b/>
          <w:bCs/>
        </w:rPr>
      </w:pPr>
    </w:p>
    <w:p w14:paraId="443D4EBA" w14:textId="5FB4EE04" w:rsidR="00481E07" w:rsidRDefault="00481E07" w:rsidP="00481E07">
      <w:pPr>
        <w:ind w:left="360"/>
        <w:rPr>
          <w:rFonts w:cs="Arial"/>
          <w:b/>
        </w:rPr>
      </w:pPr>
      <w:r w:rsidRPr="003633DD">
        <w:rPr>
          <w:rFonts w:cs="Arial"/>
          <w:b/>
        </w:rPr>
        <w:t>[GSS_DC_SyRS_</w:t>
      </w:r>
      <w:r w:rsidR="00EA6AD3">
        <w:rPr>
          <w:rFonts w:cs="Arial"/>
          <w:b/>
        </w:rPr>
        <w:t>41</w:t>
      </w:r>
      <w:r w:rsidR="00EB5351">
        <w:rPr>
          <w:rFonts w:cs="Arial"/>
          <w:b/>
        </w:rPr>
        <w:t>0</w:t>
      </w:r>
      <w:r w:rsidR="009C71E3">
        <w:rPr>
          <w:rFonts w:cs="Arial"/>
          <w:b/>
        </w:rPr>
        <w:t>7</w:t>
      </w:r>
      <w:r w:rsidR="00EA6AD3">
        <w:rPr>
          <w:rFonts w:cs="Arial"/>
          <w:b/>
        </w:rPr>
        <w:t>01</w:t>
      </w:r>
      <w:r w:rsidRPr="003633DD">
        <w:rPr>
          <w:rFonts w:cs="Arial"/>
          <w:b/>
        </w:rPr>
        <w:t>]</w:t>
      </w:r>
    </w:p>
    <w:p w14:paraId="7D5E7351" w14:textId="77777777" w:rsidR="0006351B" w:rsidRPr="0049098B" w:rsidRDefault="0006351B" w:rsidP="00481E07">
      <w:pPr>
        <w:ind w:left="360"/>
        <w:rPr>
          <w:rFonts w:cs="Arial"/>
          <w:b/>
          <w:bCs/>
        </w:rPr>
      </w:pPr>
    </w:p>
    <w:p w14:paraId="3CBA7792" w14:textId="016E9B08" w:rsidR="00E15CD9" w:rsidRDefault="00E15CD9" w:rsidP="003E32EA">
      <w:pPr>
        <w:ind w:left="360" w:firstLine="360"/>
      </w:pPr>
      <w:r w:rsidRPr="4FD3F960">
        <w:t>The system shall validate compatibility between selected product groups.</w:t>
      </w:r>
    </w:p>
    <w:p w14:paraId="78B8F481" w14:textId="77777777" w:rsidR="00B631B9" w:rsidRDefault="00B631B9" w:rsidP="003E32EA">
      <w:pPr>
        <w:ind w:left="360" w:firstLine="360"/>
      </w:pPr>
    </w:p>
    <w:p w14:paraId="5889FA39" w14:textId="77777777" w:rsidR="00E15CD9" w:rsidRDefault="00E15CD9" w:rsidP="00F139BB"/>
    <w:p w14:paraId="0880B532" w14:textId="57CDA1AB" w:rsidR="00E15CD9" w:rsidRDefault="00E15CD9" w:rsidP="00C526E2">
      <w:pPr>
        <w:pStyle w:val="Heading3"/>
        <w:numPr>
          <w:ilvl w:val="2"/>
          <w:numId w:val="7"/>
        </w:numPr>
        <w:spacing w:before="0" w:after="0" w:afterAutospacing="0"/>
        <w:rPr>
          <w:rFonts w:ascii="Arial" w:hAnsi="Arial" w:cs="Arial"/>
          <w:b/>
        </w:rPr>
      </w:pPr>
      <w:bookmarkStart w:id="130" w:name="_Toc209523194"/>
      <w:r w:rsidRPr="00CD43E6">
        <w:rPr>
          <w:rFonts w:ascii="Arial" w:hAnsi="Arial" w:cs="Arial"/>
          <w:b/>
        </w:rPr>
        <w:t>Design O</w:t>
      </w:r>
      <w:commentRangeStart w:id="131"/>
      <w:r w:rsidRPr="00CD43E6">
        <w:rPr>
          <w:rFonts w:ascii="Arial" w:hAnsi="Arial" w:cs="Arial"/>
          <w:b/>
        </w:rPr>
        <w:t>utput</w:t>
      </w:r>
      <w:bookmarkEnd w:id="130"/>
      <w:r w:rsidR="00390225">
        <w:rPr>
          <w:rFonts w:ascii="Arial" w:hAnsi="Arial" w:cs="Arial"/>
          <w:b/>
        </w:rPr>
        <w:t>s</w:t>
      </w:r>
      <w:commentRangeEnd w:id="131"/>
      <w:r w:rsidR="00E003B2">
        <w:rPr>
          <w:rStyle w:val="CommentReference"/>
          <w:rFonts w:ascii="Arial" w:hAnsi="Arial"/>
          <w:kern w:val="0"/>
        </w:rPr>
        <w:commentReference w:id="131"/>
      </w:r>
    </w:p>
    <w:p w14:paraId="70E465A6" w14:textId="77777777" w:rsidR="003E32EA" w:rsidRPr="003E32EA" w:rsidRDefault="003E32EA" w:rsidP="003E32EA">
      <w:pPr>
        <w:pStyle w:val="BodyText"/>
      </w:pPr>
    </w:p>
    <w:p w14:paraId="7478CF49" w14:textId="0EF071EE" w:rsidR="00481E07" w:rsidRPr="0049098B" w:rsidRDefault="00481E07" w:rsidP="00481E07">
      <w:pPr>
        <w:ind w:left="360"/>
        <w:rPr>
          <w:rFonts w:cs="Arial"/>
          <w:b/>
          <w:bCs/>
        </w:rPr>
      </w:pPr>
      <w:r w:rsidRPr="003633DD">
        <w:rPr>
          <w:rFonts w:cs="Arial"/>
          <w:b/>
        </w:rPr>
        <w:t>[GSS_DC_SyRS_</w:t>
      </w:r>
      <w:r w:rsidR="00942895">
        <w:rPr>
          <w:rFonts w:cs="Arial"/>
          <w:b/>
        </w:rPr>
        <w:t>41</w:t>
      </w:r>
      <w:r w:rsidR="004453AC">
        <w:rPr>
          <w:rFonts w:cs="Arial"/>
          <w:b/>
        </w:rPr>
        <w:t>08</w:t>
      </w:r>
      <w:r w:rsidR="00942895">
        <w:rPr>
          <w:rFonts w:cs="Arial"/>
          <w:b/>
        </w:rPr>
        <w:t>00</w:t>
      </w:r>
      <w:r w:rsidRPr="003633DD">
        <w:rPr>
          <w:rFonts w:cs="Arial"/>
          <w:b/>
        </w:rPr>
        <w:t>]</w:t>
      </w:r>
    </w:p>
    <w:p w14:paraId="4E786AE4" w14:textId="3DD3168D" w:rsidR="003E32EA" w:rsidRDefault="00E15CD9" w:rsidP="003E32EA">
      <w:pPr>
        <w:ind w:left="360" w:firstLine="360"/>
      </w:pPr>
      <w:r>
        <w:t xml:space="preserve">The system shall export BOM, 2D/3D drawings, and </w:t>
      </w:r>
      <w:r w:rsidR="004F0DAD">
        <w:t>assembl</w:t>
      </w:r>
      <w:r w:rsidR="00E55975">
        <w:t>y</w:t>
      </w:r>
      <w:r>
        <w:t xml:space="preserve"> documents in DWG/DXF/PDF formats.</w:t>
      </w:r>
    </w:p>
    <w:p w14:paraId="1076C064" w14:textId="77777777" w:rsidR="00715C7F" w:rsidRDefault="00715C7F" w:rsidP="003E32EA">
      <w:pPr>
        <w:ind w:left="360" w:firstLine="360"/>
      </w:pPr>
    </w:p>
    <w:p w14:paraId="1C4D50DA" w14:textId="77777777" w:rsidR="00715C7F" w:rsidRPr="0011565B" w:rsidRDefault="00715C7F" w:rsidP="00715C7F">
      <w:pPr>
        <w:pStyle w:val="ListParagraph"/>
        <w:rPr>
          <w:rFonts w:ascii="Arial" w:hAnsi="Arial" w:cs="Arial"/>
          <w:b/>
          <w:sz w:val="20"/>
          <w:szCs w:val="20"/>
        </w:rPr>
      </w:pPr>
      <w:r w:rsidRPr="0011565B">
        <w:rPr>
          <w:rFonts w:ascii="Arial" w:hAnsi="Arial" w:cs="Arial"/>
          <w:b/>
          <w:sz w:val="20"/>
          <w:szCs w:val="20"/>
        </w:rPr>
        <w:t>Note:</w:t>
      </w:r>
    </w:p>
    <w:p w14:paraId="5D238C0B" w14:textId="686849A6" w:rsidR="00715C7F" w:rsidRDefault="00715C7F" w:rsidP="00715C7F">
      <w:pPr>
        <w:pStyle w:val="ListParagraph"/>
        <w:numPr>
          <w:ilvl w:val="0"/>
          <w:numId w:val="21"/>
        </w:numPr>
        <w:tabs>
          <w:tab w:val="clear" w:pos="720"/>
          <w:tab w:val="num" w:pos="1080"/>
        </w:tabs>
        <w:ind w:left="1080"/>
        <w:rPr>
          <w:rFonts w:ascii="Arial" w:hAnsi="Arial" w:cs="Arial"/>
          <w:sz w:val="20"/>
          <w:szCs w:val="20"/>
        </w:rPr>
      </w:pPr>
      <w:r w:rsidRPr="0011565B">
        <w:rPr>
          <w:rFonts w:ascii="Arial" w:hAnsi="Arial" w:cs="Arial"/>
          <w:b/>
          <w:sz w:val="20"/>
          <w:szCs w:val="20"/>
        </w:rPr>
        <w:t>Bill of Materials (</w:t>
      </w:r>
      <w:commentRangeStart w:id="132"/>
      <w:commentRangeStart w:id="133"/>
      <w:r w:rsidRPr="0011565B">
        <w:rPr>
          <w:rFonts w:ascii="Arial" w:hAnsi="Arial" w:cs="Arial"/>
          <w:b/>
          <w:sz w:val="20"/>
          <w:szCs w:val="20"/>
        </w:rPr>
        <w:t>BOM</w:t>
      </w:r>
      <w:commentRangeEnd w:id="132"/>
      <w:r w:rsidR="00C5307D">
        <w:rPr>
          <w:rStyle w:val="CommentReference"/>
          <w:rFonts w:ascii="Arial" w:eastAsia="Times New Roman" w:hAnsi="Arial"/>
          <w:spacing w:val="-5"/>
          <w:kern w:val="0"/>
          <w:szCs w:val="20"/>
        </w:rPr>
        <w:commentReference w:id="132"/>
      </w:r>
      <w:commentRangeEnd w:id="133"/>
      <w:r w:rsidR="00230BAE">
        <w:rPr>
          <w:rStyle w:val="CommentReference"/>
          <w:rFonts w:ascii="Arial" w:eastAsia="Times New Roman" w:hAnsi="Arial"/>
          <w:spacing w:val="-5"/>
          <w:kern w:val="0"/>
          <w:szCs w:val="20"/>
        </w:rPr>
        <w:commentReference w:id="133"/>
      </w:r>
      <w:r w:rsidRPr="0011565B">
        <w:rPr>
          <w:rFonts w:ascii="Arial" w:hAnsi="Arial" w:cs="Arial"/>
          <w:b/>
          <w:sz w:val="20"/>
          <w:szCs w:val="20"/>
        </w:rPr>
        <w:t>)</w:t>
      </w:r>
      <w:r w:rsidR="00DC5F60">
        <w:rPr>
          <w:rFonts w:ascii="Arial" w:hAnsi="Arial" w:cs="Arial"/>
          <w:b/>
          <w:sz w:val="20"/>
          <w:szCs w:val="20"/>
        </w:rPr>
        <w:t xml:space="preserve"> (Excel/PDF)</w:t>
      </w:r>
      <w:r w:rsidRPr="002A672E">
        <w:br/>
      </w:r>
      <w:r w:rsidRPr="0011565B">
        <w:rPr>
          <w:rFonts w:ascii="Arial" w:hAnsi="Arial" w:cs="Arial"/>
          <w:sz w:val="20"/>
          <w:szCs w:val="20"/>
        </w:rPr>
        <w:t>Enables procurement teams to accurately source components and materials required for warehouse racking systems.</w:t>
      </w:r>
    </w:p>
    <w:p w14:paraId="37C05B76" w14:textId="77777777" w:rsidR="00715C7F" w:rsidRPr="0011565B" w:rsidRDefault="00715C7F" w:rsidP="00715C7F">
      <w:pPr>
        <w:pStyle w:val="ListParagraph"/>
        <w:ind w:left="1080"/>
        <w:rPr>
          <w:rFonts w:ascii="Arial" w:hAnsi="Arial" w:cs="Arial"/>
          <w:sz w:val="20"/>
          <w:szCs w:val="20"/>
        </w:rPr>
      </w:pPr>
    </w:p>
    <w:p w14:paraId="6981930F" w14:textId="3B627201" w:rsidR="00715C7F" w:rsidRPr="009665E9" w:rsidRDefault="00715C7F" w:rsidP="00715C7F">
      <w:pPr>
        <w:pStyle w:val="ListParagraph"/>
        <w:numPr>
          <w:ilvl w:val="0"/>
          <w:numId w:val="21"/>
        </w:numPr>
        <w:tabs>
          <w:tab w:val="clear" w:pos="720"/>
          <w:tab w:val="num" w:pos="1080"/>
        </w:tabs>
        <w:ind w:left="1080"/>
        <w:rPr>
          <w:rFonts w:ascii="Arial" w:hAnsi="Arial" w:cs="Arial"/>
          <w:sz w:val="20"/>
          <w:szCs w:val="20"/>
        </w:rPr>
      </w:pPr>
      <w:r w:rsidRPr="0011565B">
        <w:rPr>
          <w:rFonts w:ascii="Arial" w:hAnsi="Arial" w:cs="Arial"/>
          <w:b/>
          <w:sz w:val="20"/>
          <w:szCs w:val="20"/>
        </w:rPr>
        <w:t>2D General Arrangement Drawings</w:t>
      </w:r>
      <w:r w:rsidR="00DC5F60">
        <w:rPr>
          <w:rFonts w:ascii="Arial" w:hAnsi="Arial" w:cs="Arial"/>
          <w:b/>
          <w:sz w:val="20"/>
          <w:szCs w:val="20"/>
        </w:rPr>
        <w:t xml:space="preserve"> (DXF/PDF)</w:t>
      </w:r>
      <w:r w:rsidRPr="0011565B">
        <w:rPr>
          <w:rFonts w:ascii="Arial" w:hAnsi="Arial" w:cs="Arial"/>
          <w:sz w:val="20"/>
          <w:szCs w:val="20"/>
        </w:rPr>
        <w:br/>
        <w:t>Helps project managers and installers visualize the overall layout and spatial configuration of the racking system within the warehouse.</w:t>
      </w:r>
    </w:p>
    <w:p w14:paraId="2AF39472" w14:textId="77777777" w:rsidR="00715C7F" w:rsidRPr="0011565B" w:rsidRDefault="00715C7F" w:rsidP="00715C7F">
      <w:pPr>
        <w:pStyle w:val="ListParagraph"/>
        <w:ind w:left="1080"/>
        <w:rPr>
          <w:rFonts w:ascii="Arial" w:hAnsi="Arial" w:cs="Arial"/>
          <w:sz w:val="20"/>
          <w:szCs w:val="20"/>
        </w:rPr>
      </w:pPr>
    </w:p>
    <w:p w14:paraId="5D92A5C4" w14:textId="761A0C5D" w:rsidR="00715C7F" w:rsidRDefault="00715C7F" w:rsidP="00715C7F">
      <w:pPr>
        <w:pStyle w:val="ListParagraph"/>
        <w:numPr>
          <w:ilvl w:val="0"/>
          <w:numId w:val="21"/>
        </w:numPr>
        <w:tabs>
          <w:tab w:val="clear" w:pos="720"/>
          <w:tab w:val="num" w:pos="1080"/>
        </w:tabs>
        <w:ind w:left="1080"/>
        <w:rPr>
          <w:rFonts w:ascii="Arial" w:hAnsi="Arial" w:cs="Arial"/>
          <w:sz w:val="20"/>
          <w:szCs w:val="20"/>
        </w:rPr>
      </w:pPr>
      <w:r w:rsidRPr="0011565B">
        <w:rPr>
          <w:rFonts w:ascii="Arial" w:hAnsi="Arial" w:cs="Arial"/>
          <w:b/>
          <w:sz w:val="20"/>
          <w:szCs w:val="20"/>
        </w:rPr>
        <w:t>3D High-Resolution Design Renderings</w:t>
      </w:r>
      <w:r w:rsidR="00DC5F60">
        <w:rPr>
          <w:rFonts w:ascii="Arial" w:hAnsi="Arial" w:cs="Arial"/>
          <w:b/>
          <w:sz w:val="20"/>
          <w:szCs w:val="20"/>
        </w:rPr>
        <w:t xml:space="preserve"> (GLB)</w:t>
      </w:r>
      <w:r w:rsidRPr="0011565B">
        <w:rPr>
          <w:rFonts w:ascii="Arial" w:hAnsi="Arial" w:cs="Arial"/>
          <w:sz w:val="20"/>
          <w:szCs w:val="20"/>
        </w:rPr>
        <w:br/>
        <w:t>Supports sales and marketing teams in presenting realistic visuals to clients for approvals and promotional materials.</w:t>
      </w:r>
    </w:p>
    <w:p w14:paraId="5DEE2D90" w14:textId="77777777" w:rsidR="00715C7F" w:rsidRPr="0011565B" w:rsidRDefault="00715C7F" w:rsidP="00715C7F">
      <w:pPr>
        <w:pStyle w:val="ListParagraph"/>
        <w:ind w:left="1080"/>
        <w:rPr>
          <w:rFonts w:ascii="Arial" w:hAnsi="Arial" w:cs="Arial"/>
          <w:sz w:val="20"/>
          <w:szCs w:val="20"/>
        </w:rPr>
      </w:pPr>
    </w:p>
    <w:p w14:paraId="1556D398" w14:textId="07F1AAC5" w:rsidR="00715C7F" w:rsidRDefault="00715C7F" w:rsidP="00715C7F">
      <w:pPr>
        <w:pStyle w:val="ListParagraph"/>
        <w:numPr>
          <w:ilvl w:val="0"/>
          <w:numId w:val="21"/>
        </w:numPr>
        <w:tabs>
          <w:tab w:val="clear" w:pos="720"/>
          <w:tab w:val="num" w:pos="1080"/>
        </w:tabs>
        <w:ind w:left="1080"/>
        <w:rPr>
          <w:rFonts w:ascii="Arial" w:hAnsi="Arial" w:cs="Arial"/>
          <w:sz w:val="20"/>
          <w:szCs w:val="20"/>
        </w:rPr>
      </w:pPr>
      <w:r w:rsidRPr="0011565B">
        <w:rPr>
          <w:rFonts w:ascii="Arial" w:hAnsi="Arial" w:cs="Arial"/>
          <w:b/>
          <w:sz w:val="20"/>
          <w:szCs w:val="20"/>
        </w:rPr>
        <w:t>2D Assembly Drawings</w:t>
      </w:r>
      <w:r w:rsidR="00DC5F60">
        <w:rPr>
          <w:rFonts w:ascii="Arial" w:hAnsi="Arial" w:cs="Arial"/>
          <w:b/>
          <w:sz w:val="20"/>
          <w:szCs w:val="20"/>
        </w:rPr>
        <w:t xml:space="preserve"> (PDF)</w:t>
      </w:r>
      <w:r w:rsidRPr="0011565B">
        <w:rPr>
          <w:rFonts w:ascii="Arial" w:hAnsi="Arial" w:cs="Arial"/>
          <w:sz w:val="20"/>
          <w:szCs w:val="20"/>
        </w:rPr>
        <w:br/>
        <w:t>Guides manufacturing and assembly teams in constructing the racking system with precise part placements and connections.</w:t>
      </w:r>
    </w:p>
    <w:p w14:paraId="3F001F5F" w14:textId="77777777" w:rsidR="00715C7F" w:rsidRPr="0011565B" w:rsidRDefault="00715C7F" w:rsidP="00715C7F">
      <w:pPr>
        <w:pStyle w:val="ListParagraph"/>
        <w:ind w:left="0"/>
        <w:rPr>
          <w:rFonts w:ascii="Arial" w:hAnsi="Arial" w:cs="Arial"/>
          <w:sz w:val="20"/>
          <w:szCs w:val="20"/>
        </w:rPr>
      </w:pPr>
    </w:p>
    <w:p w14:paraId="02C05F59" w14:textId="77777777" w:rsidR="00715C7F" w:rsidRPr="0011565B" w:rsidRDefault="00715C7F" w:rsidP="00715C7F">
      <w:pPr>
        <w:pStyle w:val="ListParagraph"/>
        <w:numPr>
          <w:ilvl w:val="0"/>
          <w:numId w:val="21"/>
        </w:numPr>
        <w:tabs>
          <w:tab w:val="clear" w:pos="720"/>
          <w:tab w:val="num" w:pos="1080"/>
        </w:tabs>
        <w:ind w:left="1080"/>
        <w:rPr>
          <w:rFonts w:ascii="Arial" w:hAnsi="Arial" w:cs="Arial"/>
          <w:sz w:val="20"/>
          <w:szCs w:val="20"/>
        </w:rPr>
      </w:pPr>
      <w:r w:rsidRPr="0011565B">
        <w:rPr>
          <w:rFonts w:ascii="Arial" w:hAnsi="Arial" w:cs="Arial"/>
          <w:b/>
          <w:sz w:val="20"/>
          <w:szCs w:val="20"/>
        </w:rPr>
        <w:t>Supported CAD format (DXF/DWG)</w:t>
      </w:r>
    </w:p>
    <w:p w14:paraId="6945229A" w14:textId="265F38F5" w:rsidR="00715C7F" w:rsidRDefault="00715C7F" w:rsidP="00D129A0">
      <w:pPr>
        <w:pStyle w:val="ListParagraph"/>
        <w:ind w:left="1080"/>
        <w:rPr>
          <w:rFonts w:ascii="Arial" w:hAnsi="Arial" w:cs="Arial"/>
          <w:sz w:val="20"/>
          <w:szCs w:val="20"/>
          <w:lang w:val="en-US"/>
        </w:rPr>
      </w:pPr>
      <w:r w:rsidRPr="4FD3F960">
        <w:rPr>
          <w:rFonts w:ascii="Arial" w:hAnsi="Arial" w:cs="Arial"/>
          <w:sz w:val="20"/>
          <w:szCs w:val="20"/>
          <w:lang w:val="en-US"/>
        </w:rPr>
        <w:t>Enables Post order design team to make modification to the design manually using tools like CAD.</w:t>
      </w:r>
    </w:p>
    <w:p w14:paraId="0BD007CF" w14:textId="77777777" w:rsidR="00BB76F1" w:rsidRDefault="00BB76F1" w:rsidP="00D129A0">
      <w:pPr>
        <w:pStyle w:val="ListParagraph"/>
        <w:ind w:left="1080"/>
        <w:rPr>
          <w:rFonts w:ascii="Arial" w:hAnsi="Arial" w:cs="Arial"/>
          <w:sz w:val="20"/>
          <w:szCs w:val="20"/>
        </w:rPr>
      </w:pPr>
    </w:p>
    <w:p w14:paraId="47E38444" w14:textId="48155EE7" w:rsidR="00BB76F1" w:rsidRDefault="00BB76F1" w:rsidP="00BB76F1">
      <w:pPr>
        <w:pStyle w:val="Heading3"/>
        <w:numPr>
          <w:ilvl w:val="2"/>
          <w:numId w:val="7"/>
        </w:numPr>
        <w:spacing w:before="0" w:after="0" w:afterAutospacing="0"/>
        <w:rPr>
          <w:rFonts w:ascii="Arial" w:hAnsi="Arial" w:cs="Arial"/>
          <w:b/>
        </w:rPr>
      </w:pPr>
      <w:r w:rsidRPr="00CD43E6">
        <w:rPr>
          <w:rFonts w:ascii="Arial" w:hAnsi="Arial" w:cs="Arial"/>
          <w:b/>
        </w:rPr>
        <w:t>Design</w:t>
      </w:r>
      <w:r>
        <w:rPr>
          <w:rFonts w:ascii="Arial" w:hAnsi="Arial" w:cs="Arial"/>
          <w:b/>
        </w:rPr>
        <w:t xml:space="preserve"> Quality</w:t>
      </w:r>
    </w:p>
    <w:p w14:paraId="3584B42B" w14:textId="77777777" w:rsidR="006F6B02" w:rsidRPr="003E32EA" w:rsidRDefault="006F6B02" w:rsidP="003E32EA">
      <w:pPr>
        <w:ind w:left="360" w:firstLine="360"/>
        <w:rPr>
          <w:rFonts w:cs="Arial"/>
          <w:b/>
          <w:bCs/>
        </w:rPr>
      </w:pPr>
    </w:p>
    <w:p w14:paraId="07FFACE6" w14:textId="7233D76E" w:rsidR="00481E07" w:rsidRPr="0049098B" w:rsidRDefault="00481E07" w:rsidP="00481E07">
      <w:pPr>
        <w:ind w:left="360"/>
        <w:rPr>
          <w:rFonts w:cs="Arial"/>
          <w:b/>
          <w:bCs/>
        </w:rPr>
      </w:pPr>
      <w:r w:rsidRPr="003633DD">
        <w:rPr>
          <w:rFonts w:cs="Arial"/>
          <w:b/>
        </w:rPr>
        <w:t>[GSS_DC_SyRS_</w:t>
      </w:r>
      <w:r w:rsidR="00EB5351">
        <w:rPr>
          <w:rFonts w:cs="Arial"/>
          <w:b/>
        </w:rPr>
        <w:t>41</w:t>
      </w:r>
      <w:r w:rsidR="007E61AE">
        <w:rPr>
          <w:rFonts w:cs="Arial"/>
          <w:b/>
        </w:rPr>
        <w:t>0</w:t>
      </w:r>
      <w:r w:rsidR="003F7B13">
        <w:rPr>
          <w:rFonts w:cs="Arial"/>
          <w:b/>
        </w:rPr>
        <w:t>9</w:t>
      </w:r>
      <w:r w:rsidR="00EB5351">
        <w:rPr>
          <w:rFonts w:cs="Arial"/>
          <w:b/>
        </w:rPr>
        <w:t>01</w:t>
      </w:r>
      <w:r w:rsidRPr="003633DD">
        <w:rPr>
          <w:rFonts w:cs="Arial"/>
          <w:b/>
        </w:rPr>
        <w:t>]</w:t>
      </w:r>
    </w:p>
    <w:p w14:paraId="4CBEFAE1" w14:textId="7CA98132" w:rsidR="00E15CD9" w:rsidRDefault="00E15CD9" w:rsidP="003E32EA">
      <w:pPr>
        <w:ind w:left="360" w:firstLine="360"/>
      </w:pPr>
      <w:r w:rsidRPr="4FD3F960">
        <w:t>The system shall maintain drawing quality equivalent to CAD standards.</w:t>
      </w:r>
    </w:p>
    <w:p w14:paraId="7DD4F1F3" w14:textId="77777777" w:rsidR="003E32EA" w:rsidRPr="003E32EA" w:rsidRDefault="003E32EA" w:rsidP="003E32EA">
      <w:pPr>
        <w:ind w:left="360" w:firstLine="360"/>
        <w:rPr>
          <w:rFonts w:cs="Arial"/>
          <w:b/>
          <w:bCs/>
        </w:rPr>
      </w:pPr>
    </w:p>
    <w:p w14:paraId="3004349C" w14:textId="58E0E69F" w:rsidR="004641F8" w:rsidRDefault="00481E07" w:rsidP="00AD247D">
      <w:pPr>
        <w:ind w:left="360"/>
      </w:pPr>
      <w:r w:rsidRPr="003633DD">
        <w:rPr>
          <w:rFonts w:cs="Arial"/>
          <w:b/>
        </w:rPr>
        <w:t>[GSS_DC_SyRS_</w:t>
      </w:r>
      <w:r w:rsidR="00EB5351">
        <w:rPr>
          <w:rFonts w:cs="Arial"/>
          <w:b/>
        </w:rPr>
        <w:t>41</w:t>
      </w:r>
      <w:r w:rsidR="007E61AE">
        <w:rPr>
          <w:rFonts w:cs="Arial"/>
          <w:b/>
        </w:rPr>
        <w:t>0</w:t>
      </w:r>
      <w:r w:rsidR="003F7B13">
        <w:rPr>
          <w:rFonts w:cs="Arial"/>
          <w:b/>
        </w:rPr>
        <w:t>9</w:t>
      </w:r>
      <w:r w:rsidR="00EB5351">
        <w:rPr>
          <w:rFonts w:cs="Arial"/>
          <w:b/>
        </w:rPr>
        <w:t>02</w:t>
      </w:r>
      <w:r w:rsidRPr="003633DD">
        <w:rPr>
          <w:rFonts w:cs="Arial"/>
          <w:b/>
        </w:rPr>
        <w:t>]</w:t>
      </w:r>
    </w:p>
    <w:p w14:paraId="1605DAE8" w14:textId="0713610B" w:rsidR="004641F8" w:rsidRDefault="004641F8" w:rsidP="004641F8">
      <w:pPr>
        <w:ind w:left="360" w:firstLine="360"/>
      </w:pPr>
      <w:r>
        <w:t>The system shall randomly select photos from a photo bank for templates, ensuring no fixed or repetitive images are used.</w:t>
      </w:r>
    </w:p>
    <w:p w14:paraId="79ABAD80" w14:textId="77777777" w:rsidR="004641F8" w:rsidRDefault="004641F8" w:rsidP="004641F8">
      <w:pPr>
        <w:ind w:left="360" w:firstLine="360"/>
      </w:pPr>
    </w:p>
    <w:p w14:paraId="267D32F2" w14:textId="53799FBA" w:rsidR="00AD247D" w:rsidRDefault="00AD247D" w:rsidP="00AD247D">
      <w:pPr>
        <w:ind w:left="360"/>
      </w:pPr>
      <w:r w:rsidRPr="003633DD">
        <w:rPr>
          <w:rFonts w:cs="Arial"/>
          <w:b/>
        </w:rPr>
        <w:t>[GSS_DC_SyRS_</w:t>
      </w:r>
      <w:r>
        <w:rPr>
          <w:rFonts w:cs="Arial"/>
          <w:b/>
        </w:rPr>
        <w:t>410903</w:t>
      </w:r>
      <w:r w:rsidRPr="003633DD">
        <w:rPr>
          <w:rFonts w:cs="Arial"/>
          <w:b/>
        </w:rPr>
        <w:t>]</w:t>
      </w:r>
    </w:p>
    <w:p w14:paraId="4A2C02AF" w14:textId="77777777" w:rsidR="004641F8" w:rsidRDefault="004641F8" w:rsidP="004641F8">
      <w:pPr>
        <w:ind w:left="360" w:firstLine="360"/>
      </w:pPr>
      <w:r>
        <w:t>The system shall generate different drawing templates based on user type—HO templates with Godrej logo, and Dealer templates with both Godrej and dealer logos.</w:t>
      </w:r>
    </w:p>
    <w:p w14:paraId="156FBEBB" w14:textId="77777777" w:rsidR="004641F8" w:rsidRDefault="004641F8" w:rsidP="004641F8">
      <w:pPr>
        <w:ind w:left="360" w:firstLine="360"/>
      </w:pPr>
    </w:p>
    <w:p w14:paraId="5A2C7C16" w14:textId="62139BCF" w:rsidR="009B1174" w:rsidRDefault="009B1174" w:rsidP="009B1174">
      <w:pPr>
        <w:ind w:left="360"/>
      </w:pPr>
      <w:r w:rsidRPr="003633DD">
        <w:rPr>
          <w:rFonts w:cs="Arial"/>
          <w:b/>
        </w:rPr>
        <w:t>[GSS_DC_SyRS_</w:t>
      </w:r>
      <w:r>
        <w:rPr>
          <w:rFonts w:cs="Arial"/>
          <w:b/>
        </w:rPr>
        <w:t>410904</w:t>
      </w:r>
      <w:r w:rsidRPr="003633DD">
        <w:rPr>
          <w:rFonts w:cs="Arial"/>
          <w:b/>
        </w:rPr>
        <w:t>]</w:t>
      </w:r>
    </w:p>
    <w:p w14:paraId="1B710488" w14:textId="77777777" w:rsidR="004641F8" w:rsidRDefault="004641F8" w:rsidP="004641F8">
      <w:pPr>
        <w:ind w:left="360" w:firstLine="360"/>
      </w:pPr>
      <w:r>
        <w:t>The system shall embed realistic visual representations of selected SKUs within the DWG drawings to enhance clarity and accuracy.</w:t>
      </w:r>
    </w:p>
    <w:p w14:paraId="59C7A700" w14:textId="77777777" w:rsidR="004641F8" w:rsidRDefault="004641F8" w:rsidP="004641F8">
      <w:pPr>
        <w:ind w:left="360" w:firstLine="360"/>
      </w:pPr>
    </w:p>
    <w:p w14:paraId="65A61F86" w14:textId="527F5177" w:rsidR="009B1174" w:rsidRDefault="009B1174" w:rsidP="009B1174">
      <w:pPr>
        <w:ind w:left="360"/>
      </w:pPr>
      <w:r w:rsidRPr="003633DD">
        <w:rPr>
          <w:rFonts w:cs="Arial"/>
          <w:b/>
        </w:rPr>
        <w:t>[GSS_DC_SyRS_</w:t>
      </w:r>
      <w:r>
        <w:rPr>
          <w:rFonts w:cs="Arial"/>
          <w:b/>
        </w:rPr>
        <w:t>410905</w:t>
      </w:r>
      <w:r w:rsidRPr="003633DD">
        <w:rPr>
          <w:rFonts w:cs="Arial"/>
          <w:b/>
        </w:rPr>
        <w:t>]</w:t>
      </w:r>
    </w:p>
    <w:p w14:paraId="6FC3AD67" w14:textId="17519F6C" w:rsidR="00E5109A" w:rsidRDefault="004641F8" w:rsidP="004641F8">
      <w:pPr>
        <w:ind w:left="360" w:firstLine="360"/>
      </w:pPr>
      <w:r>
        <w:lastRenderedPageBreak/>
        <w:t xml:space="preserve">The system shall organize output drawing </w:t>
      </w:r>
      <w:r w:rsidR="00742BFA">
        <w:t>DXF</w:t>
      </w:r>
      <w:r>
        <w:t xml:space="preserve"> into predefined layers—such as beams/uprights, pillars/constraints, and annotations—while restricting users from creating custom layers.</w:t>
      </w:r>
    </w:p>
    <w:p w14:paraId="779C6A17" w14:textId="77777777" w:rsidR="00E5109A" w:rsidRDefault="00E5109A" w:rsidP="004641F8">
      <w:pPr>
        <w:ind w:left="360" w:firstLine="360"/>
      </w:pPr>
    </w:p>
    <w:p w14:paraId="5A202F8A" w14:textId="425B2856" w:rsidR="004641F8" w:rsidRDefault="004641F8" w:rsidP="004641F8">
      <w:pPr>
        <w:ind w:left="360" w:firstLine="360"/>
      </w:pPr>
      <w:r>
        <w:t xml:space="preserve">Note: Creating the design in design desk in Web UI need not be done as layers. Layers are expected only in the final output </w:t>
      </w:r>
      <w:r w:rsidR="00E5109A">
        <w:t>DXF</w:t>
      </w:r>
      <w:r>
        <w:t xml:space="preserve"> (GA drawing)</w:t>
      </w:r>
      <w:r w:rsidR="00F80936">
        <w:t xml:space="preserve"> and not in PDF.</w:t>
      </w:r>
    </w:p>
    <w:p w14:paraId="1FCCB69F" w14:textId="77777777" w:rsidR="004641F8" w:rsidRDefault="004641F8" w:rsidP="004641F8">
      <w:pPr>
        <w:ind w:left="360" w:firstLine="360"/>
      </w:pPr>
    </w:p>
    <w:p w14:paraId="0B86C469" w14:textId="7CE9D6DD" w:rsidR="004641F8" w:rsidRDefault="009B1174" w:rsidP="009B1174">
      <w:pPr>
        <w:ind w:left="360"/>
      </w:pPr>
      <w:r w:rsidRPr="003633DD">
        <w:rPr>
          <w:rFonts w:cs="Arial"/>
          <w:b/>
        </w:rPr>
        <w:t>[GSS_DC_SyRS_</w:t>
      </w:r>
      <w:r>
        <w:rPr>
          <w:rFonts w:cs="Arial"/>
          <w:b/>
        </w:rPr>
        <w:t>410906</w:t>
      </w:r>
      <w:r w:rsidRPr="003633DD">
        <w:rPr>
          <w:rFonts w:cs="Arial"/>
          <w:b/>
        </w:rPr>
        <w:t>]</w:t>
      </w:r>
    </w:p>
    <w:p w14:paraId="4C29B108" w14:textId="77777777" w:rsidR="004641F8" w:rsidRDefault="004641F8" w:rsidP="004641F8">
      <w:pPr>
        <w:ind w:left="360" w:firstLine="360"/>
      </w:pPr>
      <w:r>
        <w:t>The system shall include X-X and Y-Y cross-sectional views of the layout, with integrated civil layout details for enhanced structural clarity.</w:t>
      </w:r>
    </w:p>
    <w:p w14:paraId="76796548" w14:textId="77777777" w:rsidR="004641F8" w:rsidRDefault="004641F8" w:rsidP="004641F8">
      <w:pPr>
        <w:ind w:left="360" w:firstLine="360"/>
      </w:pPr>
    </w:p>
    <w:p w14:paraId="2A2F7225" w14:textId="680B9E81" w:rsidR="004641F8" w:rsidRDefault="009B1174" w:rsidP="009B1174">
      <w:pPr>
        <w:ind w:left="360"/>
      </w:pPr>
      <w:r w:rsidRPr="003633DD">
        <w:rPr>
          <w:rFonts w:cs="Arial"/>
          <w:b/>
        </w:rPr>
        <w:t>[GSS_DC_SyRS_</w:t>
      </w:r>
      <w:r>
        <w:rPr>
          <w:rFonts w:cs="Arial"/>
          <w:b/>
        </w:rPr>
        <w:t>410907</w:t>
      </w:r>
      <w:r w:rsidRPr="003633DD">
        <w:rPr>
          <w:rFonts w:cs="Arial"/>
          <w:b/>
        </w:rPr>
        <w:t>]</w:t>
      </w:r>
    </w:p>
    <w:p w14:paraId="793AB9FF" w14:textId="77777777" w:rsidR="004641F8" w:rsidRDefault="004641F8" w:rsidP="004641F8">
      <w:pPr>
        <w:ind w:left="360" w:firstLine="360"/>
      </w:pPr>
      <w:r w:rsidRPr="4FD3F960">
        <w:t>The system shall ensure all layout dimensions are clearly visible, with dimension scale auto-adjusting based on layout size to maintain readability.</w:t>
      </w:r>
    </w:p>
    <w:p w14:paraId="5CFE738E" w14:textId="77777777" w:rsidR="004641F8" w:rsidRDefault="004641F8" w:rsidP="004641F8">
      <w:pPr>
        <w:ind w:left="360" w:firstLine="360"/>
      </w:pPr>
    </w:p>
    <w:p w14:paraId="28A3FB9C" w14:textId="45FA7862" w:rsidR="004641F8" w:rsidRDefault="009B1174" w:rsidP="009B1174">
      <w:pPr>
        <w:ind w:left="360"/>
      </w:pPr>
      <w:r w:rsidRPr="003633DD">
        <w:rPr>
          <w:rFonts w:cs="Arial"/>
          <w:b/>
        </w:rPr>
        <w:t>[GSS_DC_SyRS_</w:t>
      </w:r>
      <w:r>
        <w:rPr>
          <w:rFonts w:cs="Arial"/>
          <w:b/>
        </w:rPr>
        <w:t>410908</w:t>
      </w:r>
      <w:r w:rsidRPr="003633DD">
        <w:rPr>
          <w:rFonts w:cs="Arial"/>
          <w:b/>
        </w:rPr>
        <w:t>]</w:t>
      </w:r>
    </w:p>
    <w:p w14:paraId="6F577320" w14:textId="40DAEF70" w:rsidR="004641F8" w:rsidRDefault="004641F8" w:rsidP="004641F8">
      <w:pPr>
        <w:ind w:left="360" w:firstLine="360"/>
      </w:pPr>
      <w:commentRangeStart w:id="134"/>
      <w:commentRangeStart w:id="135"/>
      <w:r w:rsidRPr="4FD3F960">
        <w:t>The system shall provide options to add annotations in the form of text notes and graphical images along with formatting options.</w:t>
      </w:r>
      <w:commentRangeEnd w:id="134"/>
      <w:r w:rsidR="00560461">
        <w:rPr>
          <w:rStyle w:val="CommentReference"/>
        </w:rPr>
        <w:commentReference w:id="134"/>
      </w:r>
      <w:commentRangeEnd w:id="135"/>
      <w:r w:rsidR="00230BAE">
        <w:rPr>
          <w:rStyle w:val="CommentReference"/>
        </w:rPr>
        <w:commentReference w:id="135"/>
      </w:r>
      <w:r w:rsidR="00230BAE">
        <w:t xml:space="preserve"> Only predefined images from library can be added as annotations.</w:t>
      </w:r>
    </w:p>
    <w:p w14:paraId="0DD4B58C" w14:textId="77777777" w:rsidR="001830AC" w:rsidRDefault="001830AC" w:rsidP="003E32EA">
      <w:pPr>
        <w:ind w:left="360" w:firstLine="360"/>
      </w:pPr>
    </w:p>
    <w:p w14:paraId="31E4834C" w14:textId="77777777" w:rsidR="00F77E71" w:rsidRDefault="00F77E71" w:rsidP="003E32EA">
      <w:pPr>
        <w:ind w:left="360" w:firstLine="360"/>
      </w:pPr>
    </w:p>
    <w:p w14:paraId="23DB2288" w14:textId="638D0D13" w:rsidR="008B2EBF" w:rsidRDefault="00F77E71" w:rsidP="008B2EBF">
      <w:pPr>
        <w:pStyle w:val="Heading3"/>
        <w:numPr>
          <w:ilvl w:val="2"/>
          <w:numId w:val="7"/>
        </w:numPr>
        <w:spacing w:before="0" w:after="0" w:afterAutospacing="0"/>
        <w:rPr>
          <w:rFonts w:ascii="Arial" w:hAnsi="Arial" w:cs="Arial"/>
          <w:b/>
        </w:rPr>
      </w:pPr>
      <w:r>
        <w:rPr>
          <w:rFonts w:ascii="Arial" w:hAnsi="Arial" w:cs="Arial"/>
          <w:b/>
        </w:rPr>
        <w:t>Production Inputs</w:t>
      </w:r>
    </w:p>
    <w:p w14:paraId="77AE99DD" w14:textId="77777777" w:rsidR="001830AC" w:rsidRPr="001830AC" w:rsidRDefault="001830AC" w:rsidP="001830AC">
      <w:pPr>
        <w:pStyle w:val="BodyText"/>
      </w:pPr>
    </w:p>
    <w:p w14:paraId="6AD91AA8" w14:textId="586AD130" w:rsidR="001830AC" w:rsidRDefault="001830AC" w:rsidP="001830AC">
      <w:pPr>
        <w:ind w:left="360"/>
        <w:rPr>
          <w:rFonts w:cs="Arial"/>
          <w:b/>
        </w:rPr>
      </w:pPr>
      <w:r w:rsidRPr="003633DD">
        <w:rPr>
          <w:rFonts w:cs="Arial"/>
          <w:b/>
        </w:rPr>
        <w:t>[GSS_DC_SyRS_</w:t>
      </w:r>
      <w:r>
        <w:rPr>
          <w:rFonts w:cs="Arial"/>
          <w:b/>
        </w:rPr>
        <w:t>411</w:t>
      </w:r>
      <w:r w:rsidR="00941A9E">
        <w:rPr>
          <w:rFonts w:cs="Arial"/>
          <w:b/>
        </w:rPr>
        <w:t>0</w:t>
      </w:r>
      <w:r w:rsidR="00881DDE">
        <w:rPr>
          <w:rFonts w:cs="Arial"/>
          <w:b/>
        </w:rPr>
        <w:t>00</w:t>
      </w:r>
      <w:r w:rsidRPr="003633DD">
        <w:rPr>
          <w:rFonts w:cs="Arial"/>
          <w:b/>
        </w:rPr>
        <w:t>]</w:t>
      </w:r>
    </w:p>
    <w:p w14:paraId="1F730F9F" w14:textId="77777777" w:rsidR="006068D5" w:rsidRPr="006068D5" w:rsidRDefault="006068D5" w:rsidP="006068D5">
      <w:pPr>
        <w:ind w:left="360" w:firstLine="360"/>
      </w:pPr>
      <w:r w:rsidRPr="4FD3F960">
        <w:t>The software shall export steel and powder usage data in Excel format based on filters such as order ID, financial year, region, branch, and month.</w:t>
      </w:r>
    </w:p>
    <w:p w14:paraId="15FC14AE" w14:textId="77777777" w:rsidR="001830AC" w:rsidRDefault="001830AC" w:rsidP="001830AC">
      <w:pPr>
        <w:ind w:left="360"/>
        <w:rPr>
          <w:rFonts w:cs="Arial"/>
          <w:b/>
        </w:rPr>
      </w:pPr>
    </w:p>
    <w:p w14:paraId="72991058" w14:textId="25966627" w:rsidR="001830AC" w:rsidRDefault="001830AC" w:rsidP="001830AC">
      <w:pPr>
        <w:ind w:left="360"/>
        <w:rPr>
          <w:rFonts w:cs="Arial"/>
          <w:b/>
        </w:rPr>
      </w:pPr>
      <w:r w:rsidRPr="003633DD">
        <w:rPr>
          <w:rFonts w:cs="Arial"/>
          <w:b/>
        </w:rPr>
        <w:t>[GSS_DC_SyRS_</w:t>
      </w:r>
      <w:r>
        <w:rPr>
          <w:rFonts w:cs="Arial"/>
          <w:b/>
        </w:rPr>
        <w:t>41</w:t>
      </w:r>
      <w:r w:rsidR="00881DDE">
        <w:rPr>
          <w:rFonts w:cs="Arial"/>
          <w:b/>
        </w:rPr>
        <w:t>1</w:t>
      </w:r>
      <w:r w:rsidR="00941A9E">
        <w:rPr>
          <w:rFonts w:cs="Arial"/>
          <w:b/>
        </w:rPr>
        <w:t>0</w:t>
      </w:r>
      <w:r w:rsidR="00881DDE">
        <w:rPr>
          <w:rFonts w:cs="Arial"/>
          <w:b/>
        </w:rPr>
        <w:t>01</w:t>
      </w:r>
      <w:r w:rsidRPr="003633DD">
        <w:rPr>
          <w:rFonts w:cs="Arial"/>
          <w:b/>
        </w:rPr>
        <w:t>]</w:t>
      </w:r>
    </w:p>
    <w:p w14:paraId="0965FBBE" w14:textId="77777777" w:rsidR="006068D5" w:rsidRDefault="006068D5" w:rsidP="006068D5">
      <w:pPr>
        <w:ind w:left="360" w:firstLine="360"/>
      </w:pPr>
      <w:r w:rsidRPr="4FD3F960">
        <w:t>The software shall provide an option to combine multiple orders and generate a summarized offtake report.</w:t>
      </w:r>
    </w:p>
    <w:p w14:paraId="27F0ECD9" w14:textId="77777777" w:rsidR="003C2F70" w:rsidRDefault="003C2F70" w:rsidP="006068D5">
      <w:pPr>
        <w:ind w:left="360" w:firstLine="360"/>
      </w:pPr>
    </w:p>
    <w:p w14:paraId="17A9DB88" w14:textId="77777777" w:rsidR="003C2F70" w:rsidRDefault="003C2F70" w:rsidP="003C2F70">
      <w:pPr>
        <w:pStyle w:val="Heading3"/>
        <w:numPr>
          <w:ilvl w:val="2"/>
          <w:numId w:val="7"/>
        </w:numPr>
        <w:spacing w:before="0" w:after="0" w:afterAutospacing="0"/>
        <w:rPr>
          <w:rFonts w:ascii="Arial" w:hAnsi="Arial" w:cs="Arial"/>
          <w:b/>
        </w:rPr>
      </w:pPr>
      <w:bookmarkStart w:id="136" w:name="_Hlk213673430"/>
      <w:r>
        <w:rPr>
          <w:rFonts w:ascii="Arial" w:hAnsi="Arial" w:cs="Arial"/>
          <w:b/>
        </w:rPr>
        <w:t xml:space="preserve">Advanced Features </w:t>
      </w:r>
    </w:p>
    <w:bookmarkEnd w:id="136"/>
    <w:p w14:paraId="2BB7DC3E" w14:textId="77777777" w:rsidR="00E61A64" w:rsidRDefault="00E61A64" w:rsidP="00E61A64">
      <w:pPr>
        <w:pStyle w:val="BodyText"/>
      </w:pPr>
    </w:p>
    <w:p w14:paraId="15E424D6" w14:textId="48F84E35" w:rsidR="00E61A64" w:rsidRDefault="00E61A64" w:rsidP="00E61A64">
      <w:pPr>
        <w:ind w:left="360"/>
      </w:pPr>
      <w:r w:rsidRPr="003633DD">
        <w:rPr>
          <w:rFonts w:cs="Arial"/>
          <w:b/>
        </w:rPr>
        <w:t>[GSS_DC_SyRS_</w:t>
      </w:r>
      <w:r>
        <w:rPr>
          <w:rFonts w:cs="Arial"/>
          <w:b/>
        </w:rPr>
        <w:t>411100</w:t>
      </w:r>
      <w:r w:rsidRPr="003633DD">
        <w:rPr>
          <w:rFonts w:cs="Arial"/>
          <w:b/>
        </w:rPr>
        <w:t>]</w:t>
      </w:r>
    </w:p>
    <w:p w14:paraId="0133BFD4" w14:textId="77777777" w:rsidR="00E61A64" w:rsidRDefault="00E61A64" w:rsidP="00350AB8">
      <w:pPr>
        <w:ind w:left="360" w:firstLine="360"/>
      </w:pPr>
      <w:r>
        <w:t>The system shall enforce geometric constraints—perpendicular, parallel, fixed offset, and equal spacing—augmented by smart snapping to grids, guides, and objects, with visual hints and constraint locks to enable fast, error</w:t>
      </w:r>
      <w:r w:rsidRPr="00350AB8">
        <w:rPr>
          <w:rFonts w:ascii="Cambria Math" w:hAnsi="Cambria Math" w:cs="Cambria Math"/>
        </w:rPr>
        <w:t>‑</w:t>
      </w:r>
      <w:r>
        <w:t>free editing in 2D layouts.</w:t>
      </w:r>
    </w:p>
    <w:p w14:paraId="20C8A5E4" w14:textId="77777777" w:rsidR="00350AB8" w:rsidRDefault="00350AB8" w:rsidP="00350AB8">
      <w:pPr>
        <w:ind w:left="360" w:firstLine="360"/>
      </w:pPr>
    </w:p>
    <w:p w14:paraId="0498EB1A" w14:textId="06AC2E55" w:rsidR="00E61A64" w:rsidRDefault="00E61A64" w:rsidP="00E61A64">
      <w:pPr>
        <w:ind w:left="360"/>
      </w:pPr>
      <w:r w:rsidRPr="003633DD">
        <w:rPr>
          <w:rFonts w:cs="Arial"/>
          <w:b/>
        </w:rPr>
        <w:t>[GSS_DC_SyRS_</w:t>
      </w:r>
      <w:r>
        <w:rPr>
          <w:rFonts w:cs="Arial"/>
          <w:b/>
        </w:rPr>
        <w:t>41110</w:t>
      </w:r>
      <w:r w:rsidR="003B43CB">
        <w:rPr>
          <w:rFonts w:cs="Arial"/>
          <w:b/>
        </w:rPr>
        <w:t>1</w:t>
      </w:r>
      <w:r w:rsidRPr="003633DD">
        <w:rPr>
          <w:rFonts w:cs="Arial"/>
          <w:b/>
        </w:rPr>
        <w:t>]</w:t>
      </w:r>
    </w:p>
    <w:p w14:paraId="3952C743" w14:textId="77777777" w:rsidR="00E61A64" w:rsidRDefault="00E61A64" w:rsidP="00350AB8">
      <w:pPr>
        <w:ind w:left="360" w:firstLine="360"/>
      </w:pPr>
      <w:r>
        <w:t>The system shall support multi</w:t>
      </w:r>
      <w:r w:rsidRPr="00350AB8">
        <w:rPr>
          <w:rFonts w:ascii="Cambria Math" w:hAnsi="Cambria Math" w:cs="Cambria Math"/>
        </w:rPr>
        <w:t>‑</w:t>
      </w:r>
      <w:r>
        <w:t>select and grouping of components with lock/unlock, align, and distribute operations (including equal spacing), and shall provide attribute</w:t>
      </w:r>
      <w:r w:rsidRPr="00350AB8">
        <w:rPr>
          <w:rFonts w:ascii="Cambria Math" w:hAnsi="Cambria Math" w:cs="Cambria Math"/>
        </w:rPr>
        <w:t>‑</w:t>
      </w:r>
      <w:r>
        <w:t>based filtering (e.g., PG, aisle, level, violations) to isolate and apply batch actions to the filtered selection</w:t>
      </w:r>
    </w:p>
    <w:p w14:paraId="4C3DE1BC" w14:textId="77777777" w:rsidR="003B43CB" w:rsidRDefault="003B43CB" w:rsidP="00350AB8">
      <w:pPr>
        <w:ind w:left="360" w:firstLine="360"/>
      </w:pPr>
    </w:p>
    <w:p w14:paraId="30456099" w14:textId="66CDC659" w:rsidR="00E61A64" w:rsidRPr="00350AB8" w:rsidRDefault="00E61A64" w:rsidP="00350AB8">
      <w:pPr>
        <w:ind w:left="360"/>
        <w:rPr>
          <w:rFonts w:cs="Arial"/>
          <w:b/>
        </w:rPr>
      </w:pPr>
      <w:r w:rsidRPr="00350AB8">
        <w:rPr>
          <w:rFonts w:cs="Arial"/>
          <w:b/>
        </w:rPr>
        <w:t>[GSS_DC_SyRS_41110</w:t>
      </w:r>
      <w:r w:rsidR="003B43CB">
        <w:rPr>
          <w:rFonts w:cs="Arial"/>
          <w:b/>
        </w:rPr>
        <w:t>2</w:t>
      </w:r>
      <w:r w:rsidRPr="00350AB8">
        <w:rPr>
          <w:rFonts w:cs="Arial"/>
          <w:b/>
        </w:rPr>
        <w:t>]</w:t>
      </w:r>
    </w:p>
    <w:p w14:paraId="37B3255E" w14:textId="55D0148C" w:rsidR="00E61A64" w:rsidRDefault="00E61A64" w:rsidP="00350AB8">
      <w:pPr>
        <w:ind w:left="360" w:firstLine="360"/>
      </w:pPr>
      <w:r>
        <w:t xml:space="preserve">The system shall maintain a full undo/redo stack with </w:t>
      </w:r>
      <w:r w:rsidR="003B43CB">
        <w:t>labelled</w:t>
      </w:r>
      <w:r>
        <w:t xml:space="preserve"> checkpoints for key actions, support safe recovery after unexpected interruptions, and enforce a configurable limit on history (10 steps) to optimize performance.</w:t>
      </w:r>
    </w:p>
    <w:p w14:paraId="391B159F" w14:textId="77777777" w:rsidR="003B43CB" w:rsidRDefault="003B43CB" w:rsidP="00350AB8">
      <w:pPr>
        <w:ind w:left="360" w:firstLine="360"/>
      </w:pPr>
    </w:p>
    <w:p w14:paraId="64DC9ADA" w14:textId="392F4DB3" w:rsidR="00E61A64" w:rsidRPr="00350AB8" w:rsidRDefault="00E61A64" w:rsidP="00350AB8">
      <w:pPr>
        <w:ind w:left="360"/>
        <w:rPr>
          <w:rFonts w:cs="Arial"/>
          <w:b/>
        </w:rPr>
      </w:pPr>
      <w:r w:rsidRPr="00350AB8">
        <w:rPr>
          <w:rFonts w:cs="Arial"/>
          <w:b/>
        </w:rPr>
        <w:t>[GSS_DC_SyRS_41110</w:t>
      </w:r>
      <w:r w:rsidR="003B43CB">
        <w:rPr>
          <w:rFonts w:cs="Arial"/>
          <w:b/>
        </w:rPr>
        <w:t>3</w:t>
      </w:r>
      <w:r w:rsidRPr="00350AB8">
        <w:rPr>
          <w:rFonts w:cs="Arial"/>
          <w:b/>
        </w:rPr>
        <w:t>]</w:t>
      </w:r>
    </w:p>
    <w:p w14:paraId="6EAD45C9" w14:textId="692F8420" w:rsidR="00E61A64" w:rsidRDefault="00E61A64" w:rsidP="00350AB8">
      <w:pPr>
        <w:ind w:left="360" w:firstLine="360"/>
      </w:pPr>
      <w:r>
        <w:t>The system shall allow users to switch between metric (</w:t>
      </w:r>
      <w:r w:rsidR="003B43CB">
        <w:t>millimetres</w:t>
      </w:r>
      <w:r>
        <w:t>) and imperial (inches) units seamlessly, ensuring accurate conversion for all dimensions, measurements, and displayed values in 2D layouts and BOM.</w:t>
      </w:r>
    </w:p>
    <w:p w14:paraId="6A02EEF1" w14:textId="77777777" w:rsidR="003B43CB" w:rsidRDefault="003B43CB" w:rsidP="00350AB8">
      <w:pPr>
        <w:ind w:left="360" w:firstLine="360"/>
      </w:pPr>
    </w:p>
    <w:p w14:paraId="46F041A2" w14:textId="2246F9DF" w:rsidR="00E61A64" w:rsidRPr="00350AB8" w:rsidRDefault="00E61A64" w:rsidP="00350AB8">
      <w:pPr>
        <w:ind w:left="360"/>
        <w:rPr>
          <w:rFonts w:cs="Arial"/>
          <w:b/>
        </w:rPr>
      </w:pPr>
      <w:r w:rsidRPr="00350AB8">
        <w:rPr>
          <w:rFonts w:cs="Arial"/>
          <w:b/>
        </w:rPr>
        <w:t>[GSS_DC_SyRS_41110</w:t>
      </w:r>
      <w:r w:rsidR="003B43CB">
        <w:rPr>
          <w:rFonts w:cs="Arial"/>
          <w:b/>
        </w:rPr>
        <w:t>4</w:t>
      </w:r>
      <w:r w:rsidRPr="00350AB8">
        <w:rPr>
          <w:rFonts w:cs="Arial"/>
          <w:b/>
        </w:rPr>
        <w:t>]</w:t>
      </w:r>
    </w:p>
    <w:p w14:paraId="085B2A88" w14:textId="6BB60E5F" w:rsidR="00E61A64" w:rsidRDefault="00E61A64" w:rsidP="00350AB8">
      <w:pPr>
        <w:ind w:left="360" w:firstLine="360"/>
      </w:pPr>
      <w:r>
        <w:lastRenderedPageBreak/>
        <w:t>The system shall provide a keyboard</w:t>
      </w:r>
      <w:r w:rsidRPr="00350AB8">
        <w:rPr>
          <w:rFonts w:ascii="Cambria Math" w:hAnsi="Cambria Math" w:cs="Cambria Math"/>
        </w:rPr>
        <w:t>‑</w:t>
      </w:r>
      <w:r>
        <w:t>driven command palette (e.g., Ctrl/Cmd+</w:t>
      </w:r>
      <w:proofErr w:type="gramStart"/>
      <w:r>
        <w:t>K)  to</w:t>
      </w:r>
      <w:proofErr w:type="gramEnd"/>
      <w:r>
        <w:t xml:space="preserve"> jump to racks, aisles, and SKUs and to execute context</w:t>
      </w:r>
      <w:r w:rsidRPr="00350AB8">
        <w:rPr>
          <w:rFonts w:ascii="Cambria Math" w:hAnsi="Cambria Math" w:cs="Cambria Math"/>
        </w:rPr>
        <w:t>‑</w:t>
      </w:r>
      <w:r>
        <w:t>aware actions, fully operable via keyboard with configurable shortcuts.</w:t>
      </w:r>
    </w:p>
    <w:p w14:paraId="3B38C87B" w14:textId="77777777" w:rsidR="003B43CB" w:rsidRDefault="003B43CB" w:rsidP="00350AB8">
      <w:pPr>
        <w:ind w:left="360" w:firstLine="360"/>
      </w:pPr>
    </w:p>
    <w:p w14:paraId="3B546E68" w14:textId="77777777" w:rsidR="003B43CB" w:rsidRDefault="003B43CB" w:rsidP="00350AB8">
      <w:pPr>
        <w:ind w:left="360" w:firstLine="360"/>
      </w:pPr>
    </w:p>
    <w:p w14:paraId="2B22C503" w14:textId="77777777" w:rsidR="00E61A64" w:rsidRPr="00350AB8" w:rsidRDefault="00E61A64" w:rsidP="00350AB8">
      <w:pPr>
        <w:ind w:left="360" w:firstLine="360"/>
      </w:pPr>
    </w:p>
    <w:p w14:paraId="67B850C7" w14:textId="6E947E05" w:rsidR="00E61A64" w:rsidRPr="00350AB8" w:rsidRDefault="00E61A64" w:rsidP="00350AB8">
      <w:pPr>
        <w:ind w:left="360"/>
        <w:rPr>
          <w:rFonts w:cs="Arial"/>
          <w:b/>
        </w:rPr>
      </w:pPr>
      <w:r w:rsidRPr="00350AB8">
        <w:rPr>
          <w:rFonts w:cs="Arial"/>
          <w:b/>
        </w:rPr>
        <w:t>[GSS_DC_SyRS_41110</w:t>
      </w:r>
      <w:r w:rsidR="003B43CB">
        <w:rPr>
          <w:rFonts w:cs="Arial"/>
          <w:b/>
        </w:rPr>
        <w:t>5</w:t>
      </w:r>
      <w:r w:rsidRPr="00350AB8">
        <w:rPr>
          <w:rFonts w:cs="Arial"/>
          <w:b/>
        </w:rPr>
        <w:t>]</w:t>
      </w:r>
    </w:p>
    <w:p w14:paraId="2C7B5649" w14:textId="24D53F8E" w:rsidR="00E61A64" w:rsidRDefault="00E61A64" w:rsidP="00350AB8">
      <w:pPr>
        <w:ind w:left="360" w:firstLine="360"/>
      </w:pPr>
      <w:r>
        <w:t xml:space="preserve">The system shall allow saving and reusing civil and layout templates with versioning and associated </w:t>
      </w:r>
      <w:r w:rsidR="006F5063">
        <w:t>metadata and</w:t>
      </w:r>
      <w:r>
        <w:t xml:space="preserve"> clearly indicate to the user when a layout is derived from a template.</w:t>
      </w:r>
    </w:p>
    <w:p w14:paraId="29455881" w14:textId="77777777" w:rsidR="003B43CB" w:rsidRDefault="003B43CB" w:rsidP="00350AB8">
      <w:pPr>
        <w:ind w:left="360" w:firstLine="360"/>
      </w:pPr>
    </w:p>
    <w:p w14:paraId="6A926195" w14:textId="6FA7B9DF" w:rsidR="00E61A64" w:rsidRPr="00350AB8" w:rsidRDefault="00E61A64" w:rsidP="00350AB8">
      <w:pPr>
        <w:ind w:left="360"/>
        <w:rPr>
          <w:rFonts w:cs="Arial"/>
          <w:b/>
        </w:rPr>
      </w:pPr>
      <w:r w:rsidRPr="00350AB8">
        <w:rPr>
          <w:rFonts w:cs="Arial"/>
          <w:b/>
        </w:rPr>
        <w:t>[GSS_DC_SyRS_41110</w:t>
      </w:r>
      <w:r w:rsidR="003B43CB">
        <w:rPr>
          <w:rFonts w:cs="Arial"/>
          <w:b/>
        </w:rPr>
        <w:t>6</w:t>
      </w:r>
      <w:r w:rsidRPr="00350AB8">
        <w:rPr>
          <w:rFonts w:cs="Arial"/>
          <w:b/>
        </w:rPr>
        <w:t>]</w:t>
      </w:r>
    </w:p>
    <w:p w14:paraId="12A9EED0" w14:textId="192E2339" w:rsidR="00E61A64" w:rsidRDefault="00E61A64" w:rsidP="00350AB8">
      <w:pPr>
        <w:ind w:left="360" w:firstLine="360"/>
      </w:pPr>
      <w:r>
        <w:t>The system shall support side</w:t>
      </w:r>
      <w:r w:rsidRPr="00350AB8">
        <w:rPr>
          <w:rFonts w:ascii="Cambria Math" w:hAnsi="Cambria Math" w:cs="Cambria Math"/>
        </w:rPr>
        <w:t>‑</w:t>
      </w:r>
      <w:r>
        <w:t>by</w:t>
      </w:r>
      <w:r w:rsidRPr="00350AB8">
        <w:rPr>
          <w:rFonts w:ascii="Cambria Math" w:hAnsi="Cambria Math" w:cs="Cambria Math"/>
        </w:rPr>
        <w:t>‑</w:t>
      </w:r>
      <w:r>
        <w:t>side comparison of multiple layouts (e.g., A/B/C</w:t>
      </w:r>
      <w:r w:rsidR="00B913D2">
        <w:t>) and</w:t>
      </w:r>
      <w:r>
        <w:t xml:space="preserve"> a KPI panel reporting metrics such as space occupied and number of racks (and other configurable KPIs), with options to export/share the comparison.</w:t>
      </w:r>
    </w:p>
    <w:p w14:paraId="7C676C75" w14:textId="77777777" w:rsidR="003B43CB" w:rsidRDefault="003B43CB" w:rsidP="00350AB8">
      <w:pPr>
        <w:ind w:left="360" w:firstLine="360"/>
      </w:pPr>
    </w:p>
    <w:p w14:paraId="7D13FE9A" w14:textId="60E5F4A9" w:rsidR="00E61A64" w:rsidRPr="00350AB8" w:rsidRDefault="00E61A64" w:rsidP="00350AB8">
      <w:pPr>
        <w:ind w:left="360"/>
        <w:rPr>
          <w:rFonts w:cs="Arial"/>
          <w:b/>
        </w:rPr>
      </w:pPr>
      <w:r w:rsidRPr="00350AB8">
        <w:rPr>
          <w:rFonts w:cs="Arial"/>
          <w:b/>
        </w:rPr>
        <w:t>[GSS_DC_SyRS_41110</w:t>
      </w:r>
      <w:r w:rsidR="003B43CB">
        <w:rPr>
          <w:rFonts w:cs="Arial"/>
          <w:b/>
        </w:rPr>
        <w:t>7</w:t>
      </w:r>
      <w:r w:rsidRPr="00350AB8">
        <w:rPr>
          <w:rFonts w:cs="Arial"/>
          <w:b/>
        </w:rPr>
        <w:t>]</w:t>
      </w:r>
    </w:p>
    <w:p w14:paraId="1C3B4F32" w14:textId="0ACAE0DA" w:rsidR="00E61A64" w:rsidRDefault="00E61A64" w:rsidP="00350AB8">
      <w:pPr>
        <w:ind w:left="360" w:firstLine="360"/>
      </w:pPr>
      <w:r>
        <w:t xml:space="preserve">The system shall perform serviceability and ultimate limit checks on layouts and </w:t>
      </w:r>
      <w:r w:rsidR="00B913D2">
        <w:t>components and</w:t>
      </w:r>
      <w:r>
        <w:t xml:space="preserve"> provide margin-to-failure visualization (e.g., color-coded stress or clearance indicators) to help users identify risk areas and ensure compliance with safety standards.</w:t>
      </w:r>
    </w:p>
    <w:p w14:paraId="19F49EC7" w14:textId="77777777" w:rsidR="003B43CB" w:rsidRDefault="003B43CB" w:rsidP="00350AB8">
      <w:pPr>
        <w:ind w:left="360" w:firstLine="360"/>
      </w:pPr>
    </w:p>
    <w:p w14:paraId="452EBEA9" w14:textId="0821DEAC" w:rsidR="00E61A64" w:rsidRPr="00350AB8" w:rsidRDefault="00E61A64" w:rsidP="00350AB8">
      <w:pPr>
        <w:ind w:left="360"/>
        <w:rPr>
          <w:rFonts w:cs="Arial"/>
          <w:b/>
        </w:rPr>
      </w:pPr>
      <w:r w:rsidRPr="00350AB8">
        <w:rPr>
          <w:rFonts w:cs="Arial"/>
          <w:b/>
        </w:rPr>
        <w:t>[GSS_DC_SyRS_41110</w:t>
      </w:r>
      <w:r w:rsidR="003B43CB">
        <w:rPr>
          <w:rFonts w:cs="Arial"/>
          <w:b/>
        </w:rPr>
        <w:t>8</w:t>
      </w:r>
      <w:r w:rsidRPr="00350AB8">
        <w:rPr>
          <w:rFonts w:cs="Arial"/>
          <w:b/>
        </w:rPr>
        <w:t>]</w:t>
      </w:r>
    </w:p>
    <w:p w14:paraId="2A59FC65" w14:textId="77777777" w:rsidR="00E61A64" w:rsidRDefault="00E61A64" w:rsidP="00350AB8">
      <w:pPr>
        <w:ind w:left="360" w:firstLine="360"/>
      </w:pPr>
      <w:r>
        <w:t>The system shall manage rule specifications as unit</w:t>
      </w:r>
      <w:r w:rsidRPr="00350AB8">
        <w:rPr>
          <w:rFonts w:ascii="Cambria Math" w:hAnsi="Cambria Math" w:cs="Cambria Math"/>
        </w:rPr>
        <w:t>‑</w:t>
      </w:r>
      <w:r>
        <w:t>testable artifacts with golden test cases and a certification badge displayed when all golden cases pass; core rules shall be non</w:t>
      </w:r>
      <w:r w:rsidRPr="00350AB8">
        <w:rPr>
          <w:rFonts w:ascii="Cambria Math" w:hAnsi="Cambria Math" w:cs="Cambria Math"/>
        </w:rPr>
        <w:t>‑</w:t>
      </w:r>
      <w:r>
        <w:t>editable by administrators; any rule modification shall trigger an alert, be captured with full version and audit history, and be summarized in a monthly change-and-compliance report.</w:t>
      </w:r>
    </w:p>
    <w:p w14:paraId="286C2F92" w14:textId="77777777" w:rsidR="003B43CB" w:rsidRDefault="003B43CB" w:rsidP="00350AB8">
      <w:pPr>
        <w:ind w:left="360" w:firstLine="360"/>
      </w:pPr>
    </w:p>
    <w:p w14:paraId="41CD8622" w14:textId="3290BE32" w:rsidR="00E61A64" w:rsidRPr="00350AB8" w:rsidRDefault="00E61A64" w:rsidP="00350AB8">
      <w:pPr>
        <w:ind w:left="360"/>
        <w:rPr>
          <w:rFonts w:cs="Arial"/>
          <w:b/>
        </w:rPr>
      </w:pPr>
      <w:r w:rsidRPr="00350AB8">
        <w:rPr>
          <w:rFonts w:cs="Arial"/>
          <w:b/>
        </w:rPr>
        <w:t>[GSS_DC_SyRS_41110</w:t>
      </w:r>
      <w:r w:rsidR="003B43CB">
        <w:rPr>
          <w:rFonts w:cs="Arial"/>
          <w:b/>
        </w:rPr>
        <w:t>9</w:t>
      </w:r>
      <w:r w:rsidRPr="00350AB8">
        <w:rPr>
          <w:rFonts w:cs="Arial"/>
          <w:b/>
        </w:rPr>
        <w:t>]</w:t>
      </w:r>
    </w:p>
    <w:p w14:paraId="59347041" w14:textId="77777777" w:rsidR="00E61A64" w:rsidRDefault="00E61A64" w:rsidP="00350AB8">
      <w:pPr>
        <w:ind w:left="360" w:firstLine="360"/>
      </w:pPr>
      <w:r>
        <w:t>The system shall display component-level changes in the Bill of Materials (BOM) between revisions, including added, removed, and modified items, and compute associated cost deltas to provide a clear financial impact of design changes.</w:t>
      </w:r>
    </w:p>
    <w:p w14:paraId="4A4B6B13" w14:textId="77777777" w:rsidR="003B43CB" w:rsidRDefault="003B43CB" w:rsidP="00350AB8">
      <w:pPr>
        <w:ind w:left="360" w:firstLine="360"/>
      </w:pPr>
    </w:p>
    <w:p w14:paraId="11211300" w14:textId="2CE76249" w:rsidR="00E61A64" w:rsidRPr="00350AB8" w:rsidRDefault="00E61A64" w:rsidP="00350AB8">
      <w:pPr>
        <w:ind w:left="360"/>
        <w:rPr>
          <w:rFonts w:cs="Arial"/>
          <w:b/>
        </w:rPr>
      </w:pPr>
      <w:r w:rsidRPr="00350AB8">
        <w:rPr>
          <w:rFonts w:cs="Arial"/>
          <w:b/>
        </w:rPr>
        <w:t>[GSS_DC_SyRS_4111</w:t>
      </w:r>
      <w:r w:rsidR="003B43CB">
        <w:rPr>
          <w:rFonts w:cs="Arial"/>
          <w:b/>
        </w:rPr>
        <w:t>10</w:t>
      </w:r>
      <w:r w:rsidRPr="00350AB8">
        <w:rPr>
          <w:rFonts w:cs="Arial"/>
          <w:b/>
        </w:rPr>
        <w:t>]</w:t>
      </w:r>
    </w:p>
    <w:p w14:paraId="4BC344FB" w14:textId="77777777" w:rsidR="00E61A64" w:rsidRDefault="00E61A64" w:rsidP="00350AB8">
      <w:pPr>
        <w:ind w:left="360" w:firstLine="360"/>
      </w:pPr>
      <w:r>
        <w:t>The system shall generate branded proposal PDFs that include scope of work, terms and conditions, margin and discount approvals, detailed Bill of Materials (BOM) with costing, and quoting information, ensuring consistent formatting and corporate branding.</w:t>
      </w:r>
    </w:p>
    <w:p w14:paraId="1D900B69" w14:textId="77777777" w:rsidR="003B43CB" w:rsidRDefault="003B43CB" w:rsidP="00350AB8">
      <w:pPr>
        <w:ind w:left="360" w:firstLine="360"/>
      </w:pPr>
    </w:p>
    <w:p w14:paraId="39D4A2CC" w14:textId="7CB21152" w:rsidR="00E61A64" w:rsidRPr="00350AB8" w:rsidRDefault="00E61A64" w:rsidP="00350AB8">
      <w:pPr>
        <w:ind w:left="360"/>
        <w:rPr>
          <w:rFonts w:cs="Arial"/>
          <w:b/>
        </w:rPr>
      </w:pPr>
      <w:r w:rsidRPr="00350AB8">
        <w:rPr>
          <w:rFonts w:cs="Arial"/>
          <w:b/>
        </w:rPr>
        <w:t>[GSS_DC_SyRS_4111</w:t>
      </w:r>
      <w:r w:rsidR="003B43CB">
        <w:rPr>
          <w:rFonts w:cs="Arial"/>
          <w:b/>
        </w:rPr>
        <w:t>11</w:t>
      </w:r>
      <w:r w:rsidRPr="00350AB8">
        <w:rPr>
          <w:rFonts w:cs="Arial"/>
          <w:b/>
        </w:rPr>
        <w:t>]</w:t>
      </w:r>
    </w:p>
    <w:p w14:paraId="74AB4792" w14:textId="786980A7" w:rsidR="003B43CB" w:rsidRDefault="00E61A64" w:rsidP="00350AB8">
      <w:pPr>
        <w:ind w:left="360" w:firstLine="360"/>
      </w:pPr>
      <w:r>
        <w:t>The system shall read component availability and lead</w:t>
      </w:r>
      <w:r w:rsidRPr="00350AB8">
        <w:rPr>
          <w:rFonts w:ascii="Cambria Math" w:hAnsi="Cambria Math" w:cs="Cambria Math"/>
        </w:rPr>
        <w:t>‑</w:t>
      </w:r>
      <w:r>
        <w:t>time values from predefined columns in the Master BOM structure and automatically flag obsolescence at the component level; on first detection show a pop</w:t>
      </w:r>
      <w:r w:rsidRPr="00350AB8">
        <w:rPr>
          <w:rFonts w:ascii="Cambria Math" w:hAnsi="Cambria Math" w:cs="Cambria Math"/>
        </w:rPr>
        <w:t>‑</w:t>
      </w:r>
      <w:r>
        <w:t xml:space="preserve">up notification to the </w:t>
      </w:r>
      <w:r w:rsidR="009B75D4">
        <w:t>user and</w:t>
      </w:r>
      <w:r>
        <w:t xml:space="preserve"> thereafter persist the alert in a Notification Center </w:t>
      </w:r>
      <w:r w:rsidR="008A70CD">
        <w:t xml:space="preserve">for a configured defined </w:t>
      </w:r>
      <w:proofErr w:type="gramStart"/>
      <w:r w:rsidR="008A70CD">
        <w:t>period of time</w:t>
      </w:r>
      <w:proofErr w:type="gramEnd"/>
    </w:p>
    <w:p w14:paraId="4588452A" w14:textId="77777777" w:rsidR="00B27BF6" w:rsidRDefault="00B27BF6" w:rsidP="00350AB8">
      <w:pPr>
        <w:ind w:left="360" w:firstLine="360"/>
      </w:pPr>
    </w:p>
    <w:p w14:paraId="2D66D53D" w14:textId="2577C325" w:rsidR="00E61A64" w:rsidRPr="00350AB8" w:rsidRDefault="00E61A64" w:rsidP="00350AB8">
      <w:pPr>
        <w:ind w:left="360"/>
        <w:rPr>
          <w:rFonts w:cs="Arial"/>
          <w:b/>
        </w:rPr>
      </w:pPr>
      <w:r w:rsidRPr="00350AB8">
        <w:rPr>
          <w:rFonts w:cs="Arial"/>
          <w:b/>
        </w:rPr>
        <w:t>[GSS_DC_SyRS_4111</w:t>
      </w:r>
      <w:r w:rsidR="003B43CB">
        <w:rPr>
          <w:rFonts w:cs="Arial"/>
          <w:b/>
        </w:rPr>
        <w:t>12</w:t>
      </w:r>
      <w:r w:rsidRPr="00350AB8">
        <w:rPr>
          <w:rFonts w:cs="Arial"/>
          <w:b/>
        </w:rPr>
        <w:t>]</w:t>
      </w:r>
    </w:p>
    <w:p w14:paraId="5A60A48F" w14:textId="77777777" w:rsidR="00E61A64" w:rsidRDefault="00E61A64" w:rsidP="00350AB8">
      <w:pPr>
        <w:ind w:left="360" w:firstLine="360"/>
      </w:pPr>
      <w:r>
        <w:t>The system shall allow sharing of view-only links within the application, with configurable expiration dates, watermarking of shared content, and enforcement of view-only permissions; additionally, the system shall capture recipient feedback and persist it for review.</w:t>
      </w:r>
    </w:p>
    <w:p w14:paraId="2A8C3E2B" w14:textId="77777777" w:rsidR="003B43CB" w:rsidRDefault="003B43CB" w:rsidP="00350AB8">
      <w:pPr>
        <w:ind w:left="360" w:firstLine="360"/>
      </w:pPr>
    </w:p>
    <w:p w14:paraId="6DE262B7" w14:textId="2900A87E" w:rsidR="00E61A64" w:rsidRPr="00350AB8" w:rsidRDefault="00E61A64" w:rsidP="00350AB8">
      <w:pPr>
        <w:ind w:left="360"/>
        <w:rPr>
          <w:rFonts w:cs="Arial"/>
          <w:b/>
        </w:rPr>
      </w:pPr>
      <w:r w:rsidRPr="00350AB8">
        <w:rPr>
          <w:rFonts w:cs="Arial"/>
          <w:b/>
        </w:rPr>
        <w:t>[GSS_DC_SyRS_4111</w:t>
      </w:r>
      <w:r w:rsidR="003B43CB">
        <w:rPr>
          <w:rFonts w:cs="Arial"/>
          <w:b/>
        </w:rPr>
        <w:t>13</w:t>
      </w:r>
      <w:r w:rsidRPr="00350AB8">
        <w:rPr>
          <w:rFonts w:cs="Arial"/>
          <w:b/>
        </w:rPr>
        <w:t>]</w:t>
      </w:r>
    </w:p>
    <w:p w14:paraId="4895EA2D" w14:textId="77777777" w:rsidR="00E61A64" w:rsidRDefault="00E61A64" w:rsidP="00350AB8">
      <w:pPr>
        <w:ind w:left="360" w:firstLine="360"/>
      </w:pPr>
      <w:r>
        <w:t>The system shall provide a lightweight feedback widget for quick user input and include Net Promoter Score (NPS) functionality to capture user satisfactions and identify power users.</w:t>
      </w:r>
    </w:p>
    <w:p w14:paraId="7D76C377" w14:textId="77777777" w:rsidR="003B43CB" w:rsidRDefault="003B43CB" w:rsidP="00350AB8">
      <w:pPr>
        <w:ind w:left="360" w:firstLine="360"/>
      </w:pPr>
    </w:p>
    <w:p w14:paraId="05FDDC2F" w14:textId="0EF200F8" w:rsidR="00E61A64" w:rsidRPr="00350AB8" w:rsidRDefault="00E61A64" w:rsidP="00350AB8">
      <w:pPr>
        <w:ind w:left="360"/>
        <w:rPr>
          <w:rFonts w:cs="Arial"/>
          <w:b/>
        </w:rPr>
      </w:pPr>
      <w:r w:rsidRPr="00350AB8">
        <w:rPr>
          <w:rFonts w:cs="Arial"/>
          <w:b/>
        </w:rPr>
        <w:t>[GSS_DC_SyRS_4111</w:t>
      </w:r>
      <w:r w:rsidR="003B43CB">
        <w:rPr>
          <w:rFonts w:cs="Arial"/>
          <w:b/>
        </w:rPr>
        <w:t>14</w:t>
      </w:r>
      <w:r w:rsidRPr="00350AB8">
        <w:rPr>
          <w:rFonts w:cs="Arial"/>
          <w:b/>
        </w:rPr>
        <w:t>]</w:t>
      </w:r>
    </w:p>
    <w:p w14:paraId="3A458D3A" w14:textId="77777777" w:rsidR="00E61A64" w:rsidRDefault="00E61A64" w:rsidP="00350AB8">
      <w:pPr>
        <w:ind w:left="360" w:firstLine="360"/>
      </w:pPr>
      <w:r>
        <w:t>The system shall visualize pedestrian safety zones, vehicle movement zones, buffer areas, and docking zones within the 2D/3D layout to ensure compliance with safety standards and improve operational planning.</w:t>
      </w:r>
    </w:p>
    <w:p w14:paraId="34E5DE5A" w14:textId="77777777" w:rsidR="003B43CB" w:rsidRDefault="003B43CB" w:rsidP="00350AB8">
      <w:pPr>
        <w:ind w:left="360" w:firstLine="360"/>
      </w:pPr>
    </w:p>
    <w:p w14:paraId="643CAF59" w14:textId="02567927" w:rsidR="00E61A64" w:rsidRDefault="00E61A64" w:rsidP="003B43CB">
      <w:pPr>
        <w:ind w:left="360"/>
      </w:pPr>
      <w:r w:rsidRPr="00350AB8">
        <w:rPr>
          <w:rFonts w:cs="Arial"/>
          <w:b/>
        </w:rPr>
        <w:lastRenderedPageBreak/>
        <w:t>[GSS_DC_SyRS_4111</w:t>
      </w:r>
      <w:r w:rsidR="003B43CB">
        <w:rPr>
          <w:rFonts w:cs="Arial"/>
          <w:b/>
        </w:rPr>
        <w:t>15</w:t>
      </w:r>
      <w:r w:rsidRPr="00350AB8">
        <w:rPr>
          <w:rFonts w:cs="Arial"/>
          <w:b/>
        </w:rPr>
        <w:t>]</w:t>
      </w:r>
    </w:p>
    <w:p w14:paraId="1947AB7C" w14:textId="77777777" w:rsidR="00E61A64" w:rsidRDefault="00E61A64" w:rsidP="00350AB8">
      <w:pPr>
        <w:ind w:left="360" w:firstLine="360"/>
      </w:pPr>
      <w:r>
        <w:t>The system shall provide configuration recommendations based on predefined parameters and display the rationale behind each suggestion, including objective trade-offs (e.g., cost vs. space utilization vs. safety), to help users make informed decisions.</w:t>
      </w:r>
    </w:p>
    <w:p w14:paraId="371D27D6" w14:textId="77777777" w:rsidR="003B43CB" w:rsidRDefault="003B43CB" w:rsidP="00350AB8">
      <w:pPr>
        <w:ind w:left="360" w:firstLine="360"/>
      </w:pPr>
    </w:p>
    <w:p w14:paraId="7E5B748A" w14:textId="55AEDCA6" w:rsidR="00CF25EB" w:rsidRPr="00350AB8" w:rsidRDefault="00CF25EB" w:rsidP="00350AB8">
      <w:pPr>
        <w:ind w:left="360"/>
        <w:rPr>
          <w:rFonts w:cs="Arial"/>
          <w:b/>
        </w:rPr>
      </w:pPr>
      <w:r w:rsidRPr="00350AB8">
        <w:rPr>
          <w:rFonts w:cs="Arial"/>
          <w:b/>
        </w:rPr>
        <w:t>[GSS_DC_SyRS_4111</w:t>
      </w:r>
      <w:r w:rsidR="003B43CB">
        <w:rPr>
          <w:rFonts w:cs="Arial"/>
          <w:b/>
        </w:rPr>
        <w:t>16</w:t>
      </w:r>
      <w:r w:rsidRPr="00350AB8">
        <w:rPr>
          <w:rFonts w:cs="Arial"/>
          <w:b/>
        </w:rPr>
        <w:t>]</w:t>
      </w:r>
    </w:p>
    <w:p w14:paraId="0B6A34FA" w14:textId="7CFFEB4B" w:rsidR="00570E81" w:rsidRDefault="00CF25EB" w:rsidP="00350AB8">
      <w:pPr>
        <w:ind w:left="360" w:firstLine="360"/>
      </w:pPr>
      <w:r w:rsidRPr="00CF25EB">
        <w:t>All rule specifications defined in the configuration must be enforced and covered during validation and output generation.</w:t>
      </w:r>
      <w:r w:rsidR="00F66921">
        <w:tab/>
      </w:r>
    </w:p>
    <w:p w14:paraId="1F37F571" w14:textId="77777777" w:rsidR="00FB739C" w:rsidRDefault="00FB739C" w:rsidP="003E32EA">
      <w:pPr>
        <w:ind w:left="360" w:firstLine="360"/>
      </w:pPr>
    </w:p>
    <w:p w14:paraId="2366FD2A" w14:textId="133BB28B" w:rsidR="00570E81" w:rsidRDefault="002C73C7" w:rsidP="00570E81">
      <w:pPr>
        <w:pStyle w:val="Heading3"/>
        <w:numPr>
          <w:ilvl w:val="2"/>
          <w:numId w:val="7"/>
        </w:numPr>
        <w:spacing w:before="0" w:after="0" w:afterAutospacing="0"/>
        <w:rPr>
          <w:rFonts w:ascii="Arial" w:hAnsi="Arial" w:cs="Arial"/>
          <w:b/>
        </w:rPr>
      </w:pPr>
      <w:r>
        <w:rPr>
          <w:rFonts w:ascii="Arial" w:hAnsi="Arial" w:cs="Arial"/>
          <w:b/>
        </w:rPr>
        <w:t>Future</w:t>
      </w:r>
      <w:r w:rsidR="001830AC">
        <w:rPr>
          <w:rFonts w:ascii="Arial" w:hAnsi="Arial" w:cs="Arial"/>
          <w:b/>
        </w:rPr>
        <w:t xml:space="preserve"> AI Integration</w:t>
      </w:r>
    </w:p>
    <w:p w14:paraId="5A204795" w14:textId="210BF9E6" w:rsidR="00570E81" w:rsidRDefault="00570E81" w:rsidP="00B76B65">
      <w:pPr>
        <w:ind w:left="720"/>
      </w:pPr>
    </w:p>
    <w:p w14:paraId="306B5797" w14:textId="4579549E" w:rsidR="00B76B65" w:rsidRDefault="00B76B65" w:rsidP="00477BA6">
      <w:pPr>
        <w:ind w:left="360"/>
      </w:pPr>
      <w:r w:rsidRPr="003633DD">
        <w:rPr>
          <w:rFonts w:cs="Arial"/>
          <w:b/>
        </w:rPr>
        <w:t>[GSS_DC_SyRS_</w:t>
      </w:r>
      <w:r>
        <w:rPr>
          <w:rFonts w:cs="Arial"/>
          <w:b/>
        </w:rPr>
        <w:t>41120</w:t>
      </w:r>
      <w:r w:rsidR="00665A42">
        <w:rPr>
          <w:rFonts w:cs="Arial"/>
          <w:b/>
        </w:rPr>
        <w:t>0</w:t>
      </w:r>
      <w:r w:rsidRPr="003633DD">
        <w:rPr>
          <w:rFonts w:cs="Arial"/>
          <w:b/>
        </w:rPr>
        <w:t>]</w:t>
      </w:r>
    </w:p>
    <w:p w14:paraId="05B04F1E" w14:textId="09988244" w:rsidR="00E15CD9" w:rsidRDefault="00B76B65" w:rsidP="00477BA6">
      <w:pPr>
        <w:ind w:firstLine="360"/>
      </w:pPr>
      <w:r w:rsidRPr="00B76B65">
        <w:t>The system shall capture and structure all data in a format that facilitates seamless integration with AI modules and other relevant applications.</w:t>
      </w:r>
    </w:p>
    <w:p w14:paraId="4F2837BE" w14:textId="77777777" w:rsidR="00E15CD9" w:rsidRDefault="00E15CD9" w:rsidP="00F139BB"/>
    <w:p w14:paraId="2D7F4AC4" w14:textId="77777777" w:rsidR="00E15CD9" w:rsidRDefault="00E15CD9" w:rsidP="002F4111"/>
    <w:p w14:paraId="46EE8387" w14:textId="345F51FA" w:rsidR="00E15CD9" w:rsidRDefault="00E15CD9" w:rsidP="00C526E2">
      <w:pPr>
        <w:pStyle w:val="Heading3"/>
        <w:numPr>
          <w:ilvl w:val="2"/>
          <w:numId w:val="7"/>
        </w:numPr>
        <w:spacing w:before="0" w:after="0" w:afterAutospacing="0"/>
        <w:rPr>
          <w:rFonts w:ascii="Arial" w:hAnsi="Arial" w:cs="Arial"/>
          <w:b/>
        </w:rPr>
      </w:pPr>
      <w:bookmarkStart w:id="137" w:name="_Toc209523197"/>
      <w:r w:rsidRPr="002A01CB">
        <w:rPr>
          <w:rFonts w:ascii="Arial" w:hAnsi="Arial" w:cs="Arial"/>
          <w:b/>
        </w:rPr>
        <w:t>Rack</w:t>
      </w:r>
      <w:r w:rsidR="00EC1129">
        <w:rPr>
          <w:rFonts w:ascii="Arial" w:hAnsi="Arial" w:cs="Arial"/>
          <w:b/>
        </w:rPr>
        <w:t xml:space="preserve"> </w:t>
      </w:r>
      <w:r w:rsidRPr="002A01CB">
        <w:rPr>
          <w:rFonts w:ascii="Arial" w:hAnsi="Arial" w:cs="Arial"/>
          <w:b/>
        </w:rPr>
        <w:t>metrics (Cost Comparison)</w:t>
      </w:r>
      <w:bookmarkEnd w:id="137"/>
    </w:p>
    <w:p w14:paraId="2C5D459F" w14:textId="77777777" w:rsidR="003E32EA" w:rsidRPr="003E32EA" w:rsidRDefault="003E32EA" w:rsidP="003E32EA">
      <w:pPr>
        <w:pStyle w:val="BodyText"/>
      </w:pPr>
    </w:p>
    <w:p w14:paraId="15F8F121" w14:textId="68DEC33E" w:rsidR="00481E07" w:rsidRPr="0049098B" w:rsidRDefault="00481E07" w:rsidP="00481E07">
      <w:pPr>
        <w:ind w:left="360"/>
        <w:rPr>
          <w:rFonts w:cs="Arial"/>
          <w:b/>
          <w:bCs/>
        </w:rPr>
      </w:pPr>
      <w:r w:rsidRPr="003633DD">
        <w:rPr>
          <w:rFonts w:cs="Arial"/>
          <w:b/>
        </w:rPr>
        <w:t>[GSS_DC_SyRS_</w:t>
      </w:r>
      <w:r w:rsidR="006C6049">
        <w:rPr>
          <w:rFonts w:cs="Arial"/>
          <w:b/>
        </w:rPr>
        <w:t>411300</w:t>
      </w:r>
      <w:r w:rsidRPr="003633DD">
        <w:rPr>
          <w:rFonts w:cs="Arial"/>
          <w:b/>
        </w:rPr>
        <w:t>]</w:t>
      </w:r>
    </w:p>
    <w:p w14:paraId="4738B09A" w14:textId="68445F0D" w:rsidR="00E15CD9" w:rsidRDefault="00E15CD9" w:rsidP="003E32EA">
      <w:pPr>
        <w:ind w:left="360" w:firstLine="360"/>
      </w:pPr>
      <w:r>
        <w:t>The system shall enable cost comparison between racking and shelving product groups</w:t>
      </w:r>
      <w:r w:rsidR="00AD240D">
        <w:t xml:space="preserve"> </w:t>
      </w:r>
      <w:r w:rsidR="00430F43" w:rsidRPr="00430F43">
        <w:t>based on user inputs like capacity, pallet position, overall cost.</w:t>
      </w:r>
    </w:p>
    <w:p w14:paraId="3B371E76" w14:textId="77777777" w:rsidR="003E32EA" w:rsidRPr="003E32EA" w:rsidRDefault="003E32EA" w:rsidP="003E32EA">
      <w:pPr>
        <w:ind w:left="360" w:firstLine="360"/>
        <w:rPr>
          <w:rFonts w:cs="Arial"/>
        </w:rPr>
      </w:pPr>
    </w:p>
    <w:p w14:paraId="70B6215C" w14:textId="12D03763" w:rsidR="00481E07" w:rsidRPr="0049098B" w:rsidRDefault="00481E07" w:rsidP="00481E07">
      <w:pPr>
        <w:ind w:left="360"/>
        <w:rPr>
          <w:rFonts w:cs="Arial"/>
          <w:b/>
          <w:bCs/>
        </w:rPr>
      </w:pPr>
      <w:r w:rsidRPr="003633DD">
        <w:rPr>
          <w:rFonts w:cs="Arial"/>
          <w:b/>
        </w:rPr>
        <w:t>[GSS_DC_SyRS_</w:t>
      </w:r>
      <w:r w:rsidR="00DF4E0B">
        <w:rPr>
          <w:rFonts w:cs="Arial"/>
          <w:b/>
        </w:rPr>
        <w:t>411301</w:t>
      </w:r>
      <w:r w:rsidRPr="003633DD">
        <w:rPr>
          <w:rFonts w:cs="Arial"/>
          <w:b/>
        </w:rPr>
        <w:t>]</w:t>
      </w:r>
    </w:p>
    <w:p w14:paraId="64DBE6A0" w14:textId="5098DB6B" w:rsidR="00E15CD9" w:rsidRDefault="00E15CD9" w:rsidP="003E32EA">
      <w:pPr>
        <w:ind w:left="360" w:firstLine="360"/>
      </w:pPr>
      <w:r>
        <w:t>The system shall restrict cross-comparison between incompatible product groups.</w:t>
      </w:r>
    </w:p>
    <w:p w14:paraId="0B2A31FA" w14:textId="77777777" w:rsidR="003E32EA" w:rsidRPr="003E32EA" w:rsidRDefault="003E32EA" w:rsidP="003E32EA">
      <w:pPr>
        <w:ind w:left="360" w:firstLine="360"/>
        <w:rPr>
          <w:rFonts w:cs="Arial"/>
          <w:b/>
          <w:bCs/>
        </w:rPr>
      </w:pPr>
    </w:p>
    <w:p w14:paraId="20FD2BDB" w14:textId="4473BE49" w:rsidR="00481E07" w:rsidRPr="0049098B" w:rsidRDefault="00481E07" w:rsidP="00481E07">
      <w:pPr>
        <w:ind w:left="360"/>
        <w:rPr>
          <w:rFonts w:cs="Arial"/>
          <w:b/>
          <w:bCs/>
        </w:rPr>
      </w:pPr>
      <w:r w:rsidRPr="003633DD">
        <w:rPr>
          <w:rFonts w:cs="Arial"/>
          <w:b/>
        </w:rPr>
        <w:t>[GSS_DC_SyRS_</w:t>
      </w:r>
      <w:r w:rsidR="00DF4E0B">
        <w:rPr>
          <w:rFonts w:cs="Arial"/>
          <w:b/>
        </w:rPr>
        <w:t>411302</w:t>
      </w:r>
      <w:r w:rsidRPr="003633DD">
        <w:rPr>
          <w:rFonts w:cs="Arial"/>
          <w:b/>
        </w:rPr>
        <w:t>]</w:t>
      </w:r>
    </w:p>
    <w:p w14:paraId="632B6A6E" w14:textId="0BAEA438" w:rsidR="00E15CD9" w:rsidRDefault="00E15CD9" w:rsidP="003E32EA">
      <w:pPr>
        <w:ind w:left="360" w:firstLine="360"/>
      </w:pPr>
      <w:r>
        <w:t>The system shall generate</w:t>
      </w:r>
      <w:r w:rsidR="00153C5A">
        <w:t xml:space="preserve"> and provide option to download the</w:t>
      </w:r>
      <w:r>
        <w:t xml:space="preserve"> </w:t>
      </w:r>
      <w:proofErr w:type="gramStart"/>
      <w:r>
        <w:t>reports</w:t>
      </w:r>
      <w:proofErr w:type="gramEnd"/>
      <w:r w:rsidR="0028199A">
        <w:t xml:space="preserve"> and it is</w:t>
      </w:r>
      <w:r>
        <w:t xml:space="preserve"> independent of enquiries.</w:t>
      </w:r>
    </w:p>
    <w:p w14:paraId="139EE3CB" w14:textId="77777777" w:rsidR="00E15CD9" w:rsidRDefault="00E15CD9" w:rsidP="00E15CD9">
      <w:pPr>
        <w:spacing w:before="120"/>
      </w:pPr>
    </w:p>
    <w:p w14:paraId="71D38456" w14:textId="3632684D" w:rsidR="00E15CD9" w:rsidRDefault="00E15CD9" w:rsidP="005E5C55">
      <w:pPr>
        <w:pStyle w:val="Heading3"/>
        <w:numPr>
          <w:ilvl w:val="2"/>
          <w:numId w:val="7"/>
        </w:numPr>
        <w:spacing w:before="0" w:after="0" w:afterAutospacing="0"/>
        <w:rPr>
          <w:rFonts w:ascii="Arial" w:hAnsi="Arial" w:cs="Arial"/>
          <w:b/>
        </w:rPr>
      </w:pPr>
      <w:bookmarkStart w:id="138" w:name="_Toc209523198"/>
      <w:r w:rsidRPr="00DB38D1">
        <w:rPr>
          <w:rFonts w:ascii="Arial" w:hAnsi="Arial" w:cs="Arial"/>
          <w:b/>
        </w:rPr>
        <w:t>3D Visualization</w:t>
      </w:r>
      <w:bookmarkEnd w:id="138"/>
    </w:p>
    <w:p w14:paraId="10FE3D69" w14:textId="77777777" w:rsidR="003E32EA" w:rsidRPr="003E32EA" w:rsidRDefault="003E32EA" w:rsidP="003E32EA">
      <w:pPr>
        <w:pStyle w:val="BodyText"/>
      </w:pPr>
    </w:p>
    <w:p w14:paraId="0E595DDD" w14:textId="6FA6A608" w:rsidR="00481E07" w:rsidRPr="0049098B" w:rsidRDefault="00481E07" w:rsidP="00481E07">
      <w:pPr>
        <w:ind w:left="360"/>
        <w:rPr>
          <w:rFonts w:cs="Arial"/>
          <w:b/>
          <w:bCs/>
        </w:rPr>
      </w:pPr>
      <w:r w:rsidRPr="003633DD">
        <w:rPr>
          <w:rFonts w:cs="Arial"/>
          <w:b/>
        </w:rPr>
        <w:t>[GSS_DC_SyRS_</w:t>
      </w:r>
      <w:r w:rsidR="00DF4E0B">
        <w:rPr>
          <w:rFonts w:cs="Arial"/>
          <w:b/>
        </w:rPr>
        <w:t>411400</w:t>
      </w:r>
      <w:r w:rsidRPr="003633DD">
        <w:rPr>
          <w:rFonts w:cs="Arial"/>
          <w:b/>
        </w:rPr>
        <w:t>]</w:t>
      </w:r>
    </w:p>
    <w:p w14:paraId="4A7C931A" w14:textId="16D9343F" w:rsidR="00E15CD9" w:rsidRDefault="00E15CD9" w:rsidP="003E32EA">
      <w:pPr>
        <w:ind w:left="360" w:firstLine="360"/>
      </w:pPr>
      <w:r>
        <w:t xml:space="preserve">The system shall support 3D visualization of civil components, </w:t>
      </w:r>
      <w:r w:rsidR="00B85AEA">
        <w:t xml:space="preserve">racking layouts, </w:t>
      </w:r>
      <w:r>
        <w:t>MHE, and SKUs.</w:t>
      </w:r>
    </w:p>
    <w:p w14:paraId="042FEC57" w14:textId="77777777" w:rsidR="003E32EA" w:rsidRPr="003E32EA" w:rsidRDefault="003E32EA" w:rsidP="003E32EA">
      <w:pPr>
        <w:ind w:left="360" w:firstLine="360"/>
        <w:rPr>
          <w:rFonts w:cs="Arial"/>
          <w:b/>
          <w:bCs/>
        </w:rPr>
      </w:pPr>
    </w:p>
    <w:p w14:paraId="6F012945" w14:textId="0A80C56F" w:rsidR="00481E07" w:rsidRPr="0049098B" w:rsidRDefault="00481E07" w:rsidP="00481E07">
      <w:pPr>
        <w:ind w:left="360"/>
        <w:rPr>
          <w:rFonts w:cs="Arial"/>
          <w:b/>
          <w:bCs/>
        </w:rPr>
      </w:pPr>
      <w:r w:rsidRPr="003633DD">
        <w:rPr>
          <w:rFonts w:cs="Arial"/>
          <w:b/>
        </w:rPr>
        <w:t>[GSS_DC_SyRS_</w:t>
      </w:r>
      <w:r w:rsidR="00DF4E0B">
        <w:rPr>
          <w:rFonts w:cs="Arial"/>
          <w:b/>
        </w:rPr>
        <w:t>41140</w:t>
      </w:r>
      <w:r w:rsidR="006E173C">
        <w:rPr>
          <w:rFonts w:cs="Arial"/>
          <w:b/>
        </w:rPr>
        <w:t>1</w:t>
      </w:r>
      <w:r w:rsidRPr="003633DD">
        <w:rPr>
          <w:rFonts w:cs="Arial"/>
          <w:b/>
        </w:rPr>
        <w:t>]</w:t>
      </w:r>
    </w:p>
    <w:p w14:paraId="019F2B79" w14:textId="0E400E25" w:rsidR="003E32EA" w:rsidRPr="003E32EA" w:rsidRDefault="00E15CD9" w:rsidP="003E32EA">
      <w:pPr>
        <w:ind w:left="360" w:firstLine="360"/>
        <w:rPr>
          <w:rFonts w:cs="Arial"/>
          <w:b/>
          <w:bCs/>
        </w:rPr>
      </w:pPr>
      <w:r>
        <w:t>The system shall include textures for flooring and walls</w:t>
      </w:r>
      <w:r w:rsidRPr="003E32EA">
        <w:rPr>
          <w:rFonts w:cs="Arial"/>
          <w:b/>
        </w:rPr>
        <w:t>.</w:t>
      </w:r>
    </w:p>
    <w:p w14:paraId="65F18025" w14:textId="77777777" w:rsidR="003E32EA" w:rsidRPr="003E32EA" w:rsidRDefault="003E32EA" w:rsidP="003E32EA">
      <w:pPr>
        <w:ind w:left="360" w:firstLine="360"/>
        <w:rPr>
          <w:rFonts w:cs="Arial"/>
          <w:b/>
          <w:bCs/>
        </w:rPr>
      </w:pPr>
    </w:p>
    <w:p w14:paraId="54102CC8" w14:textId="3613D876" w:rsidR="00481E07" w:rsidRPr="0049098B" w:rsidRDefault="00481E07" w:rsidP="00481E07">
      <w:pPr>
        <w:ind w:left="360"/>
        <w:rPr>
          <w:rFonts w:cs="Arial"/>
          <w:b/>
          <w:bCs/>
        </w:rPr>
      </w:pPr>
      <w:r w:rsidRPr="003633DD">
        <w:rPr>
          <w:rFonts w:cs="Arial"/>
          <w:b/>
        </w:rPr>
        <w:t>[GSS_DC_SyRS_</w:t>
      </w:r>
      <w:r w:rsidR="006E173C">
        <w:rPr>
          <w:rFonts w:cs="Arial"/>
          <w:b/>
        </w:rPr>
        <w:t>411403</w:t>
      </w:r>
      <w:r w:rsidRPr="003633DD">
        <w:rPr>
          <w:rFonts w:cs="Arial"/>
          <w:b/>
        </w:rPr>
        <w:t>]</w:t>
      </w:r>
    </w:p>
    <w:p w14:paraId="5E5A1400" w14:textId="747712A0" w:rsidR="00E15CD9" w:rsidRDefault="00E15CD9" w:rsidP="006F6B02">
      <w:pPr>
        <w:ind w:left="360" w:firstLine="360"/>
      </w:pPr>
      <w:r>
        <w:t>The system shall export 3D views in PDF or web viewer formats.</w:t>
      </w:r>
    </w:p>
    <w:p w14:paraId="702D44C1" w14:textId="77777777" w:rsidR="0051770F" w:rsidRDefault="0051770F" w:rsidP="006F6B02">
      <w:pPr>
        <w:ind w:left="360" w:firstLine="360"/>
      </w:pPr>
    </w:p>
    <w:p w14:paraId="793D388C" w14:textId="77777777" w:rsidR="000C5540" w:rsidRDefault="000C5540" w:rsidP="006F6B02">
      <w:pPr>
        <w:ind w:left="360" w:firstLine="360"/>
      </w:pPr>
    </w:p>
    <w:p w14:paraId="7417CC29" w14:textId="77777777" w:rsidR="002A729C" w:rsidRDefault="002A729C" w:rsidP="006F6B02">
      <w:pPr>
        <w:ind w:left="360" w:firstLine="360"/>
      </w:pPr>
    </w:p>
    <w:p w14:paraId="5C7105E6" w14:textId="0E68B3A9" w:rsidR="00E15CD9" w:rsidRDefault="00E15CD9" w:rsidP="005E5C55">
      <w:pPr>
        <w:pStyle w:val="Heading3"/>
        <w:numPr>
          <w:ilvl w:val="2"/>
          <w:numId w:val="7"/>
        </w:numPr>
        <w:spacing w:before="0" w:after="0" w:afterAutospacing="0"/>
        <w:rPr>
          <w:rFonts w:ascii="Arial" w:hAnsi="Arial" w:cs="Arial"/>
          <w:b/>
        </w:rPr>
      </w:pPr>
      <w:bookmarkStart w:id="139" w:name="_Toc209523199"/>
      <w:r w:rsidRPr="00B46DB2">
        <w:rPr>
          <w:rFonts w:ascii="Arial" w:hAnsi="Arial" w:cs="Arial"/>
          <w:b/>
        </w:rPr>
        <w:t xml:space="preserve">BOM </w:t>
      </w:r>
      <w:commentRangeStart w:id="140"/>
      <w:commentRangeStart w:id="141"/>
      <w:r w:rsidRPr="00B46DB2">
        <w:rPr>
          <w:rFonts w:ascii="Arial" w:hAnsi="Arial" w:cs="Arial"/>
          <w:b/>
        </w:rPr>
        <w:t>Generation</w:t>
      </w:r>
      <w:bookmarkEnd w:id="139"/>
      <w:commentRangeEnd w:id="140"/>
      <w:r w:rsidR="002D2355">
        <w:rPr>
          <w:rStyle w:val="CommentReference"/>
          <w:rFonts w:ascii="Arial" w:hAnsi="Arial"/>
          <w:kern w:val="0"/>
        </w:rPr>
        <w:commentReference w:id="140"/>
      </w:r>
      <w:commentRangeEnd w:id="141"/>
      <w:r w:rsidR="00230BAE">
        <w:rPr>
          <w:rStyle w:val="CommentReference"/>
          <w:rFonts w:ascii="Arial" w:hAnsi="Arial"/>
          <w:kern w:val="0"/>
        </w:rPr>
        <w:commentReference w:id="141"/>
      </w:r>
    </w:p>
    <w:p w14:paraId="3C96A68B" w14:textId="77777777" w:rsidR="003E32EA" w:rsidRPr="003E32EA" w:rsidRDefault="003E32EA" w:rsidP="003E32EA">
      <w:pPr>
        <w:pStyle w:val="BodyText"/>
      </w:pPr>
    </w:p>
    <w:p w14:paraId="2C57671B" w14:textId="3BC0C822" w:rsidR="00481E07" w:rsidRPr="0049098B" w:rsidRDefault="00481E07" w:rsidP="00481E07">
      <w:pPr>
        <w:ind w:left="360"/>
        <w:rPr>
          <w:rFonts w:cs="Arial"/>
          <w:b/>
          <w:bCs/>
        </w:rPr>
      </w:pPr>
      <w:r w:rsidRPr="003633DD">
        <w:rPr>
          <w:rFonts w:cs="Arial"/>
          <w:b/>
        </w:rPr>
        <w:t>[GSS_DC_SyRS_</w:t>
      </w:r>
      <w:r w:rsidR="006E173C">
        <w:rPr>
          <w:rFonts w:cs="Arial"/>
          <w:b/>
        </w:rPr>
        <w:t>411</w:t>
      </w:r>
      <w:r w:rsidR="00764B0C">
        <w:rPr>
          <w:rFonts w:cs="Arial"/>
          <w:b/>
        </w:rPr>
        <w:t>5</w:t>
      </w:r>
      <w:r w:rsidR="006E173C">
        <w:rPr>
          <w:rFonts w:cs="Arial"/>
          <w:b/>
        </w:rPr>
        <w:t>0</w:t>
      </w:r>
      <w:r w:rsidR="005C4118">
        <w:rPr>
          <w:rFonts w:cs="Arial"/>
          <w:b/>
        </w:rPr>
        <w:t>0</w:t>
      </w:r>
      <w:r w:rsidRPr="003633DD">
        <w:rPr>
          <w:rFonts w:cs="Arial"/>
          <w:b/>
        </w:rPr>
        <w:t>]</w:t>
      </w:r>
    </w:p>
    <w:p w14:paraId="45D97F29" w14:textId="57AF7D6D" w:rsidR="00E15CD9" w:rsidRDefault="00E15CD9" w:rsidP="003E32EA">
      <w:pPr>
        <w:ind w:left="360" w:firstLine="360"/>
      </w:pPr>
      <w:commentRangeStart w:id="142"/>
      <w:commentRangeStart w:id="143"/>
      <w:r>
        <w:t>The system shall generate BOMs for full and partial layouts</w:t>
      </w:r>
      <w:r w:rsidR="002F1553">
        <w:t xml:space="preserve"> </w:t>
      </w:r>
      <w:r w:rsidR="002F1553" w:rsidRPr="002F1553">
        <w:t>based on selected area or user-selected block.</w:t>
      </w:r>
      <w:commentRangeEnd w:id="142"/>
      <w:r w:rsidR="007A2FD1">
        <w:rPr>
          <w:rStyle w:val="CommentReference"/>
        </w:rPr>
        <w:commentReference w:id="142"/>
      </w:r>
      <w:commentRangeEnd w:id="143"/>
      <w:r w:rsidR="006E03D2">
        <w:rPr>
          <w:rStyle w:val="CommentReference"/>
        </w:rPr>
        <w:commentReference w:id="143"/>
      </w:r>
    </w:p>
    <w:p w14:paraId="079FB218" w14:textId="77777777" w:rsidR="003E32EA" w:rsidRPr="003E32EA" w:rsidRDefault="003E32EA" w:rsidP="003E32EA">
      <w:pPr>
        <w:ind w:left="360" w:firstLine="360"/>
        <w:rPr>
          <w:rFonts w:cs="Arial"/>
          <w:b/>
          <w:bCs/>
        </w:rPr>
      </w:pPr>
    </w:p>
    <w:p w14:paraId="2DDC3C60" w14:textId="10845BBC" w:rsidR="00481E07" w:rsidRPr="0049098B" w:rsidRDefault="00481E07" w:rsidP="00481E07">
      <w:pPr>
        <w:ind w:left="360"/>
        <w:rPr>
          <w:rFonts w:cs="Arial"/>
          <w:b/>
          <w:bCs/>
        </w:rPr>
      </w:pPr>
      <w:r w:rsidRPr="003633DD">
        <w:rPr>
          <w:rFonts w:cs="Arial"/>
          <w:b/>
        </w:rPr>
        <w:t>[GSS_DC_SyRS_</w:t>
      </w:r>
      <w:r w:rsidR="00764B0C">
        <w:rPr>
          <w:rFonts w:cs="Arial"/>
          <w:b/>
        </w:rPr>
        <w:t>41150</w:t>
      </w:r>
      <w:r w:rsidR="005C4118">
        <w:rPr>
          <w:rFonts w:cs="Arial"/>
          <w:b/>
        </w:rPr>
        <w:t>1</w:t>
      </w:r>
      <w:r w:rsidRPr="003633DD">
        <w:rPr>
          <w:rFonts w:cs="Arial"/>
          <w:b/>
        </w:rPr>
        <w:t>]</w:t>
      </w:r>
    </w:p>
    <w:p w14:paraId="0EFA4C79" w14:textId="09A9348F" w:rsidR="003E32EA" w:rsidRPr="003E32EA" w:rsidRDefault="00E15CD9" w:rsidP="003E32EA">
      <w:pPr>
        <w:ind w:left="360" w:firstLine="360"/>
        <w:rPr>
          <w:rFonts w:cs="Arial"/>
        </w:rPr>
      </w:pPr>
      <w:r>
        <w:t xml:space="preserve">The BOM shall include cost, weight, </w:t>
      </w:r>
      <w:r w:rsidR="00230BAE">
        <w:t xml:space="preserve">shipping volumes </w:t>
      </w:r>
      <w:r>
        <w:t xml:space="preserve">and assembly </w:t>
      </w:r>
      <w:commentRangeStart w:id="144"/>
      <w:commentRangeStart w:id="145"/>
      <w:r>
        <w:t>time estimates.</w:t>
      </w:r>
      <w:commentRangeEnd w:id="144"/>
      <w:r w:rsidR="00803546">
        <w:rPr>
          <w:rStyle w:val="CommentReference"/>
        </w:rPr>
        <w:commentReference w:id="144"/>
      </w:r>
      <w:commentRangeEnd w:id="145"/>
      <w:r w:rsidR="00230BAE">
        <w:rPr>
          <w:rStyle w:val="CommentReference"/>
        </w:rPr>
        <w:commentReference w:id="145"/>
      </w:r>
    </w:p>
    <w:p w14:paraId="09D52568" w14:textId="77777777" w:rsidR="00546797" w:rsidRDefault="00546797" w:rsidP="003E32EA">
      <w:pPr>
        <w:ind w:left="360" w:firstLine="360"/>
      </w:pPr>
    </w:p>
    <w:p w14:paraId="1053C0A5" w14:textId="1F62E627" w:rsidR="00882080" w:rsidRPr="00546797" w:rsidRDefault="00546797" w:rsidP="00546797">
      <w:pPr>
        <w:ind w:left="360"/>
        <w:rPr>
          <w:rFonts w:cs="Arial"/>
          <w:b/>
        </w:rPr>
      </w:pPr>
      <w:r w:rsidRPr="003633DD">
        <w:rPr>
          <w:rFonts w:cs="Arial"/>
          <w:b/>
        </w:rPr>
        <w:lastRenderedPageBreak/>
        <w:t>[GSS_DC_SyRS_</w:t>
      </w:r>
      <w:r>
        <w:rPr>
          <w:rFonts w:cs="Arial"/>
          <w:b/>
        </w:rPr>
        <w:t>41150</w:t>
      </w:r>
      <w:r w:rsidR="005C4118">
        <w:rPr>
          <w:rFonts w:cs="Arial"/>
          <w:b/>
        </w:rPr>
        <w:t>2</w:t>
      </w:r>
      <w:r w:rsidRPr="003633DD">
        <w:rPr>
          <w:rFonts w:cs="Arial"/>
          <w:b/>
        </w:rPr>
        <w:t>]</w:t>
      </w:r>
    </w:p>
    <w:p w14:paraId="6F73105D" w14:textId="20A27824" w:rsidR="00882080" w:rsidRDefault="00882080" w:rsidP="003E32EA">
      <w:pPr>
        <w:ind w:left="360" w:firstLine="360"/>
      </w:pPr>
      <w:r w:rsidRPr="00882080">
        <w:t xml:space="preserve">The </w:t>
      </w:r>
      <w:r>
        <w:t>System</w:t>
      </w:r>
      <w:r w:rsidRPr="00882080">
        <w:t xml:space="preserve"> shall display and allow export of assembly time and cost </w:t>
      </w:r>
      <w:r>
        <w:t xml:space="preserve">estimation </w:t>
      </w:r>
      <w:r w:rsidRPr="00882080">
        <w:t>during BOM generation.</w:t>
      </w:r>
    </w:p>
    <w:p w14:paraId="4EE086D5" w14:textId="77777777" w:rsidR="003B5C3E" w:rsidRDefault="003B5C3E" w:rsidP="003E32EA">
      <w:pPr>
        <w:ind w:left="360" w:firstLine="360"/>
      </w:pPr>
    </w:p>
    <w:p w14:paraId="01F7D972" w14:textId="78AA2A8D" w:rsidR="00B93536" w:rsidRPr="007010EE" w:rsidRDefault="007010EE" w:rsidP="007010EE">
      <w:pPr>
        <w:ind w:left="360"/>
        <w:rPr>
          <w:rFonts w:cs="Arial"/>
          <w:b/>
        </w:rPr>
      </w:pPr>
      <w:r w:rsidRPr="003633DD">
        <w:rPr>
          <w:rFonts w:cs="Arial"/>
          <w:b/>
        </w:rPr>
        <w:t>[GSS_DC_SyRS_</w:t>
      </w:r>
      <w:r>
        <w:rPr>
          <w:rFonts w:cs="Arial"/>
          <w:b/>
        </w:rPr>
        <w:t>41150</w:t>
      </w:r>
      <w:r w:rsidR="005C4118">
        <w:rPr>
          <w:rFonts w:cs="Arial"/>
          <w:b/>
        </w:rPr>
        <w:t>3</w:t>
      </w:r>
      <w:r w:rsidRPr="003633DD">
        <w:rPr>
          <w:rFonts w:cs="Arial"/>
          <w:b/>
        </w:rPr>
        <w:t>]</w:t>
      </w:r>
    </w:p>
    <w:p w14:paraId="4E25E983" w14:textId="50218ED2" w:rsidR="00B93536" w:rsidRDefault="00B93536" w:rsidP="003E32EA">
      <w:pPr>
        <w:ind w:left="360" w:firstLine="360"/>
      </w:pPr>
      <w:r w:rsidRPr="00B93536">
        <w:t>The BOM output shall include a column for the assembly drawing number.</w:t>
      </w:r>
    </w:p>
    <w:p w14:paraId="33A80794" w14:textId="77777777" w:rsidR="007010EE" w:rsidRDefault="007010EE" w:rsidP="003E32EA">
      <w:pPr>
        <w:ind w:left="360" w:firstLine="360"/>
      </w:pPr>
    </w:p>
    <w:p w14:paraId="581286DC" w14:textId="3C8498A8" w:rsidR="00E56766" w:rsidRPr="007010EE" w:rsidRDefault="007010EE" w:rsidP="007010EE">
      <w:pPr>
        <w:ind w:left="360"/>
        <w:rPr>
          <w:rFonts w:cs="Arial"/>
          <w:b/>
        </w:rPr>
      </w:pPr>
      <w:r w:rsidRPr="003633DD">
        <w:rPr>
          <w:rFonts w:cs="Arial"/>
          <w:b/>
        </w:rPr>
        <w:t>[GSS_DC_SyRS_</w:t>
      </w:r>
      <w:r>
        <w:rPr>
          <w:rFonts w:cs="Arial"/>
          <w:b/>
        </w:rPr>
        <w:t>41150</w:t>
      </w:r>
      <w:r w:rsidR="005C4118">
        <w:rPr>
          <w:rFonts w:cs="Arial"/>
          <w:b/>
        </w:rPr>
        <w:t>4</w:t>
      </w:r>
      <w:r w:rsidRPr="003633DD">
        <w:rPr>
          <w:rFonts w:cs="Arial"/>
          <w:b/>
        </w:rPr>
        <w:t>]</w:t>
      </w:r>
    </w:p>
    <w:p w14:paraId="1270D8BF" w14:textId="51CA8188" w:rsidR="000608C6" w:rsidRDefault="00E56766" w:rsidP="003E32EA">
      <w:pPr>
        <w:ind w:left="360" w:firstLine="360"/>
      </w:pPr>
      <w:r w:rsidRPr="00E56766">
        <w:t>Users shall be able to create new items in the layout or add them directly to the BOM, and both shall reflect in the BOM output.</w:t>
      </w:r>
    </w:p>
    <w:p w14:paraId="5E25DB41" w14:textId="77777777" w:rsidR="0072792D" w:rsidRDefault="0072792D" w:rsidP="003E32EA">
      <w:pPr>
        <w:ind w:left="360" w:firstLine="360"/>
      </w:pPr>
    </w:p>
    <w:p w14:paraId="5E3CAE4D" w14:textId="6A02878A" w:rsidR="007010EE" w:rsidRPr="007010EE" w:rsidRDefault="007010EE" w:rsidP="007010EE">
      <w:pPr>
        <w:ind w:left="360"/>
        <w:rPr>
          <w:rFonts w:cs="Arial"/>
          <w:b/>
          <w:bCs/>
        </w:rPr>
      </w:pPr>
      <w:r w:rsidRPr="003633DD">
        <w:rPr>
          <w:rFonts w:cs="Arial"/>
          <w:b/>
        </w:rPr>
        <w:t>[GSS_DC_SyRS_</w:t>
      </w:r>
      <w:r>
        <w:rPr>
          <w:rFonts w:cs="Arial"/>
          <w:b/>
        </w:rPr>
        <w:t>41150</w:t>
      </w:r>
      <w:r w:rsidR="005C4118">
        <w:rPr>
          <w:rFonts w:cs="Arial"/>
          <w:b/>
        </w:rPr>
        <w:t>5</w:t>
      </w:r>
      <w:r w:rsidRPr="003633DD">
        <w:rPr>
          <w:rFonts w:cs="Arial"/>
          <w:b/>
        </w:rPr>
        <w:t>]</w:t>
      </w:r>
    </w:p>
    <w:p w14:paraId="10D17A0E" w14:textId="652C8FD1" w:rsidR="0072792D" w:rsidRDefault="0072792D" w:rsidP="003E32EA">
      <w:pPr>
        <w:ind w:left="360" w:firstLine="360"/>
      </w:pPr>
      <w:r w:rsidRPr="0072792D">
        <w:t>The BOM output shall be customizable per user</w:t>
      </w:r>
      <w:r w:rsidR="00230BAE">
        <w:t xml:space="preserve"> role</w:t>
      </w:r>
      <w:r w:rsidRPr="0072792D">
        <w:t xml:space="preserve"> to </w:t>
      </w:r>
      <w:commentRangeStart w:id="146"/>
      <w:commentRangeStart w:id="147"/>
      <w:r w:rsidRPr="0072792D">
        <w:t xml:space="preserve">include/exclude weight </w:t>
      </w:r>
      <w:commentRangeEnd w:id="146"/>
      <w:r w:rsidR="007D056F">
        <w:rPr>
          <w:rStyle w:val="CommentReference"/>
        </w:rPr>
        <w:commentReference w:id="146"/>
      </w:r>
      <w:commentRangeEnd w:id="147"/>
      <w:r w:rsidR="00230BAE">
        <w:rPr>
          <w:rStyle w:val="CommentReference"/>
        </w:rPr>
        <w:commentReference w:id="147"/>
      </w:r>
      <w:r w:rsidRPr="0072792D">
        <w:t>and show prices in INR or USD.</w:t>
      </w:r>
    </w:p>
    <w:p w14:paraId="5C546A1D" w14:textId="77777777" w:rsidR="00222395" w:rsidRDefault="00222395" w:rsidP="003E32EA">
      <w:pPr>
        <w:ind w:left="360" w:firstLine="360"/>
      </w:pPr>
    </w:p>
    <w:p w14:paraId="64879C13" w14:textId="4689642B" w:rsidR="007010EE" w:rsidRPr="007010EE" w:rsidRDefault="007010EE" w:rsidP="007010EE">
      <w:pPr>
        <w:ind w:left="360"/>
        <w:rPr>
          <w:rFonts w:cs="Arial"/>
          <w:b/>
          <w:bCs/>
        </w:rPr>
      </w:pPr>
      <w:r w:rsidRPr="003633DD">
        <w:rPr>
          <w:rFonts w:cs="Arial"/>
          <w:b/>
        </w:rPr>
        <w:t>[GSS_DC_SyRS_</w:t>
      </w:r>
      <w:r>
        <w:rPr>
          <w:rFonts w:cs="Arial"/>
          <w:b/>
        </w:rPr>
        <w:t>41150</w:t>
      </w:r>
      <w:r w:rsidR="005C4118">
        <w:rPr>
          <w:rFonts w:cs="Arial"/>
          <w:b/>
        </w:rPr>
        <w:t>6</w:t>
      </w:r>
      <w:r w:rsidRPr="003633DD">
        <w:rPr>
          <w:rFonts w:cs="Arial"/>
          <w:b/>
        </w:rPr>
        <w:t>]</w:t>
      </w:r>
    </w:p>
    <w:p w14:paraId="2F2DABDC" w14:textId="77777777" w:rsidR="00222395" w:rsidRDefault="00222395" w:rsidP="00222395">
      <w:pPr>
        <w:ind w:left="360" w:firstLine="360"/>
      </w:pPr>
      <w:r>
        <w:t>The software shall support collapsible BOM format to show component-level BOM under each assembly.</w:t>
      </w:r>
    </w:p>
    <w:p w14:paraId="040C9B91" w14:textId="77777777" w:rsidR="007010EE" w:rsidRDefault="007010EE" w:rsidP="0018375E"/>
    <w:p w14:paraId="0626E85F" w14:textId="39CB50FD" w:rsidR="00222395" w:rsidRPr="007010EE" w:rsidRDefault="007010EE" w:rsidP="007010EE">
      <w:pPr>
        <w:ind w:left="360"/>
        <w:rPr>
          <w:rFonts w:cs="Arial"/>
          <w:b/>
        </w:rPr>
      </w:pPr>
      <w:r w:rsidRPr="003633DD">
        <w:rPr>
          <w:rFonts w:cs="Arial"/>
          <w:b/>
        </w:rPr>
        <w:t>[GSS_DC_SyRS_</w:t>
      </w:r>
      <w:r>
        <w:rPr>
          <w:rFonts w:cs="Arial"/>
          <w:b/>
        </w:rPr>
        <w:t>41150</w:t>
      </w:r>
      <w:r w:rsidR="005C4118">
        <w:rPr>
          <w:rFonts w:cs="Arial"/>
          <w:b/>
        </w:rPr>
        <w:t>7</w:t>
      </w:r>
      <w:r w:rsidRPr="003633DD">
        <w:rPr>
          <w:rFonts w:cs="Arial"/>
          <w:b/>
        </w:rPr>
        <w:t>]</w:t>
      </w:r>
    </w:p>
    <w:p w14:paraId="1DAD4900" w14:textId="77777777" w:rsidR="00222395" w:rsidRDefault="00222395" w:rsidP="00222395">
      <w:pPr>
        <w:ind w:left="360" w:firstLine="360"/>
      </w:pPr>
      <w:r>
        <w:t>Users shall be able to generate BOM without creating a drawing.</w:t>
      </w:r>
    </w:p>
    <w:p w14:paraId="1BD6393A" w14:textId="77777777" w:rsidR="00222395" w:rsidRDefault="00222395" w:rsidP="00222395">
      <w:pPr>
        <w:ind w:left="360" w:firstLine="360"/>
      </w:pPr>
    </w:p>
    <w:p w14:paraId="208D1986" w14:textId="327DEF52" w:rsidR="007010EE" w:rsidRPr="007010EE" w:rsidRDefault="007010EE" w:rsidP="007010EE">
      <w:pPr>
        <w:ind w:left="360"/>
        <w:rPr>
          <w:rFonts w:cs="Arial"/>
          <w:b/>
          <w:bCs/>
        </w:rPr>
      </w:pPr>
      <w:r w:rsidRPr="003633DD">
        <w:rPr>
          <w:rFonts w:cs="Arial"/>
          <w:b/>
        </w:rPr>
        <w:t>[GSS_DC_SyRS_</w:t>
      </w:r>
      <w:r>
        <w:rPr>
          <w:rFonts w:cs="Arial"/>
          <w:b/>
        </w:rPr>
        <w:t>41150</w:t>
      </w:r>
      <w:r w:rsidR="0018375E">
        <w:rPr>
          <w:rFonts w:cs="Arial"/>
          <w:b/>
        </w:rPr>
        <w:t>8</w:t>
      </w:r>
      <w:r w:rsidRPr="003633DD">
        <w:rPr>
          <w:rFonts w:cs="Arial"/>
          <w:b/>
        </w:rPr>
        <w:t>]</w:t>
      </w:r>
    </w:p>
    <w:p w14:paraId="045E30B4" w14:textId="77777777" w:rsidR="00222395" w:rsidRDefault="00222395" w:rsidP="00222395">
      <w:pPr>
        <w:ind w:left="360" w:firstLine="360"/>
      </w:pPr>
      <w:r>
        <w:t>The BOM output shall be editable or non-editable based on the user’s role.</w:t>
      </w:r>
    </w:p>
    <w:p w14:paraId="48F58F56" w14:textId="77777777" w:rsidR="007010EE" w:rsidRDefault="007010EE" w:rsidP="007010EE"/>
    <w:p w14:paraId="07B00023" w14:textId="37311DA1" w:rsidR="007010EE" w:rsidRPr="007010EE" w:rsidRDefault="007010EE" w:rsidP="007010EE">
      <w:pPr>
        <w:ind w:left="360"/>
        <w:rPr>
          <w:rFonts w:cs="Arial"/>
          <w:b/>
          <w:bCs/>
        </w:rPr>
      </w:pPr>
      <w:r w:rsidRPr="003633DD">
        <w:rPr>
          <w:rFonts w:cs="Arial"/>
          <w:b/>
        </w:rPr>
        <w:t>[GSS_DC_SyRS_</w:t>
      </w:r>
      <w:r>
        <w:rPr>
          <w:rFonts w:cs="Arial"/>
          <w:b/>
        </w:rPr>
        <w:t>4115</w:t>
      </w:r>
      <w:r w:rsidR="0018375E">
        <w:rPr>
          <w:rFonts w:cs="Arial"/>
          <w:b/>
        </w:rPr>
        <w:t>09</w:t>
      </w:r>
      <w:r w:rsidRPr="003633DD">
        <w:rPr>
          <w:rFonts w:cs="Arial"/>
          <w:b/>
        </w:rPr>
        <w:t>]</w:t>
      </w:r>
    </w:p>
    <w:p w14:paraId="2304C803" w14:textId="77777777" w:rsidR="00222395" w:rsidRDefault="00222395" w:rsidP="00222395">
      <w:pPr>
        <w:ind w:left="360" w:firstLine="360"/>
      </w:pPr>
      <w:r>
        <w:t>The BOM pricing shall be linked to formulas that support discount application.</w:t>
      </w:r>
    </w:p>
    <w:p w14:paraId="0979E9FE" w14:textId="77777777" w:rsidR="00222395" w:rsidRDefault="00222395" w:rsidP="00222395">
      <w:pPr>
        <w:ind w:left="360" w:firstLine="360"/>
      </w:pPr>
    </w:p>
    <w:p w14:paraId="23CCB146" w14:textId="302CB8B9" w:rsidR="007010EE" w:rsidRPr="007010EE" w:rsidRDefault="007010EE" w:rsidP="007010EE">
      <w:pPr>
        <w:ind w:left="360"/>
        <w:rPr>
          <w:rFonts w:cs="Arial"/>
          <w:b/>
          <w:bCs/>
        </w:rPr>
      </w:pPr>
      <w:r w:rsidRPr="003633DD">
        <w:rPr>
          <w:rFonts w:cs="Arial"/>
          <w:b/>
        </w:rPr>
        <w:t>[GSS_DC_SyRS_</w:t>
      </w:r>
      <w:r>
        <w:rPr>
          <w:rFonts w:cs="Arial"/>
          <w:b/>
        </w:rPr>
        <w:t>4115</w:t>
      </w:r>
      <w:r w:rsidR="005842D0">
        <w:rPr>
          <w:rFonts w:cs="Arial"/>
          <w:b/>
        </w:rPr>
        <w:t>1</w:t>
      </w:r>
      <w:r w:rsidR="0018375E">
        <w:rPr>
          <w:rFonts w:cs="Arial"/>
          <w:b/>
        </w:rPr>
        <w:t>0</w:t>
      </w:r>
      <w:r w:rsidRPr="003633DD">
        <w:rPr>
          <w:rFonts w:cs="Arial"/>
          <w:b/>
        </w:rPr>
        <w:t>]</w:t>
      </w:r>
    </w:p>
    <w:p w14:paraId="25127304" w14:textId="77777777" w:rsidR="00222395" w:rsidRDefault="00222395" w:rsidP="00222395">
      <w:pPr>
        <w:ind w:left="360" w:firstLine="360"/>
      </w:pPr>
      <w:r>
        <w:t>All component linkages in the BOM shall be formula-driven for Excel exports.</w:t>
      </w:r>
    </w:p>
    <w:p w14:paraId="396054D5" w14:textId="77777777" w:rsidR="007010EE" w:rsidRDefault="007010EE" w:rsidP="00222395">
      <w:pPr>
        <w:ind w:left="360" w:firstLine="360"/>
      </w:pPr>
    </w:p>
    <w:p w14:paraId="28C9931E" w14:textId="1B5F1662" w:rsidR="007010EE" w:rsidRPr="007010EE" w:rsidRDefault="007010EE" w:rsidP="007010EE">
      <w:pPr>
        <w:ind w:left="360"/>
        <w:rPr>
          <w:rFonts w:cs="Arial"/>
          <w:b/>
          <w:bCs/>
        </w:rPr>
      </w:pPr>
      <w:r w:rsidRPr="003633DD">
        <w:rPr>
          <w:rFonts w:cs="Arial"/>
          <w:b/>
        </w:rPr>
        <w:t>[GSS_DC_SyRS_</w:t>
      </w:r>
      <w:r>
        <w:rPr>
          <w:rFonts w:cs="Arial"/>
          <w:b/>
        </w:rPr>
        <w:t>4115</w:t>
      </w:r>
      <w:r w:rsidR="005842D0">
        <w:rPr>
          <w:rFonts w:cs="Arial"/>
          <w:b/>
        </w:rPr>
        <w:t>1</w:t>
      </w:r>
      <w:r w:rsidR="0018375E">
        <w:rPr>
          <w:rFonts w:cs="Arial"/>
          <w:b/>
        </w:rPr>
        <w:t>1</w:t>
      </w:r>
      <w:r w:rsidRPr="003633DD">
        <w:rPr>
          <w:rFonts w:cs="Arial"/>
          <w:b/>
        </w:rPr>
        <w:t>]</w:t>
      </w:r>
    </w:p>
    <w:p w14:paraId="738D36A4" w14:textId="77777777" w:rsidR="00222395" w:rsidRDefault="00222395" w:rsidP="00222395">
      <w:pPr>
        <w:ind w:left="360" w:firstLine="360"/>
      </w:pPr>
      <w:r>
        <w:t>The Component BOM feature shall include all latest components available in the system.</w:t>
      </w:r>
    </w:p>
    <w:p w14:paraId="0B763322" w14:textId="77777777" w:rsidR="00222395" w:rsidRDefault="00222395" w:rsidP="00222395">
      <w:pPr>
        <w:ind w:left="360" w:firstLine="360"/>
      </w:pPr>
    </w:p>
    <w:p w14:paraId="4D2C6C7A" w14:textId="1FDA4B18" w:rsidR="007010EE" w:rsidRPr="007010EE" w:rsidRDefault="007010EE" w:rsidP="007010EE">
      <w:pPr>
        <w:ind w:left="360"/>
        <w:rPr>
          <w:rFonts w:cs="Arial"/>
          <w:b/>
          <w:bCs/>
        </w:rPr>
      </w:pPr>
      <w:r w:rsidRPr="003633DD">
        <w:rPr>
          <w:rFonts w:cs="Arial"/>
          <w:b/>
        </w:rPr>
        <w:t>[GSS_DC_SyRS_</w:t>
      </w:r>
      <w:r>
        <w:rPr>
          <w:rFonts w:cs="Arial"/>
          <w:b/>
        </w:rPr>
        <w:t>4115</w:t>
      </w:r>
      <w:r w:rsidR="005842D0">
        <w:rPr>
          <w:rFonts w:cs="Arial"/>
          <w:b/>
        </w:rPr>
        <w:t>1</w:t>
      </w:r>
      <w:r w:rsidR="0018375E">
        <w:rPr>
          <w:rFonts w:cs="Arial"/>
          <w:b/>
        </w:rPr>
        <w:t>2</w:t>
      </w:r>
      <w:r w:rsidRPr="003633DD">
        <w:rPr>
          <w:rFonts w:cs="Arial"/>
          <w:b/>
        </w:rPr>
        <w:t>]</w:t>
      </w:r>
    </w:p>
    <w:p w14:paraId="64275A5B" w14:textId="50945513" w:rsidR="00222395" w:rsidRDefault="00222395" w:rsidP="00222395">
      <w:pPr>
        <w:ind w:left="360" w:firstLine="360"/>
      </w:pPr>
      <w:r>
        <w:t>The BOM output format shall be Excel or PDF based on user role, with HO users able to choose the format.</w:t>
      </w:r>
    </w:p>
    <w:p w14:paraId="70C9ADA2" w14:textId="77777777" w:rsidR="00E15CD9" w:rsidRDefault="00E15CD9" w:rsidP="00E15CD9">
      <w:pPr>
        <w:spacing w:before="120"/>
      </w:pPr>
    </w:p>
    <w:p w14:paraId="06C2646D" w14:textId="77EFD36A" w:rsidR="00E15CD9" w:rsidRDefault="00E15CD9" w:rsidP="00A420EA">
      <w:pPr>
        <w:pStyle w:val="Heading3"/>
        <w:numPr>
          <w:ilvl w:val="2"/>
          <w:numId w:val="7"/>
        </w:numPr>
        <w:spacing w:before="0" w:after="0" w:afterAutospacing="0"/>
        <w:rPr>
          <w:rFonts w:ascii="Arial" w:hAnsi="Arial" w:cs="Arial"/>
          <w:b/>
        </w:rPr>
      </w:pPr>
      <w:bookmarkStart w:id="148" w:name="_Toc209523200"/>
      <w:r w:rsidRPr="00074A64">
        <w:rPr>
          <w:rFonts w:ascii="Arial" w:hAnsi="Arial" w:cs="Arial"/>
          <w:b/>
        </w:rPr>
        <w:t>Assembly Drawing</w:t>
      </w:r>
      <w:bookmarkEnd w:id="148"/>
    </w:p>
    <w:p w14:paraId="1ADAE299" w14:textId="77777777" w:rsidR="003E32EA" w:rsidRPr="003E32EA" w:rsidRDefault="003E32EA" w:rsidP="003E32EA">
      <w:pPr>
        <w:pStyle w:val="BodyText"/>
      </w:pPr>
    </w:p>
    <w:p w14:paraId="7894CD10" w14:textId="193E6E36" w:rsidR="00481E07" w:rsidRPr="0049098B" w:rsidRDefault="00481E07" w:rsidP="00481E07">
      <w:pPr>
        <w:ind w:left="360"/>
        <w:rPr>
          <w:rFonts w:cs="Arial"/>
          <w:b/>
          <w:bCs/>
        </w:rPr>
      </w:pPr>
      <w:r w:rsidRPr="003633DD">
        <w:rPr>
          <w:rFonts w:cs="Arial"/>
          <w:b/>
        </w:rPr>
        <w:t>[GSS_DC_SyRS_</w:t>
      </w:r>
      <w:r w:rsidR="00B027B5">
        <w:rPr>
          <w:rFonts w:cs="Arial"/>
          <w:b/>
        </w:rPr>
        <w:t>411600</w:t>
      </w:r>
      <w:r w:rsidRPr="003633DD">
        <w:rPr>
          <w:rFonts w:cs="Arial"/>
          <w:b/>
        </w:rPr>
        <w:t>]</w:t>
      </w:r>
    </w:p>
    <w:p w14:paraId="6A935282" w14:textId="18EBC85B" w:rsidR="00E15CD9" w:rsidRDefault="00E15CD9" w:rsidP="003E32EA">
      <w:pPr>
        <w:ind w:left="360" w:firstLine="360"/>
      </w:pPr>
      <w:r>
        <w:t xml:space="preserve">The system shall link GA drawings to </w:t>
      </w:r>
      <w:commentRangeStart w:id="149"/>
      <w:r>
        <w:t>assembly manuals</w:t>
      </w:r>
      <w:commentRangeEnd w:id="149"/>
      <w:r w:rsidR="00FB541F">
        <w:rPr>
          <w:rStyle w:val="CommentReference"/>
        </w:rPr>
        <w:commentReference w:id="149"/>
      </w:r>
      <w:r w:rsidR="00F16442">
        <w:t>.</w:t>
      </w:r>
    </w:p>
    <w:p w14:paraId="2EAFF4EE" w14:textId="77777777" w:rsidR="003E32EA" w:rsidRPr="003E32EA" w:rsidRDefault="003E32EA" w:rsidP="003E32EA">
      <w:pPr>
        <w:ind w:left="360" w:firstLine="360"/>
        <w:rPr>
          <w:rFonts w:cs="Arial"/>
          <w:b/>
          <w:bCs/>
        </w:rPr>
      </w:pPr>
    </w:p>
    <w:p w14:paraId="67BDDE69" w14:textId="148922F0" w:rsidR="00481E07" w:rsidRPr="0049098B" w:rsidRDefault="00481E07" w:rsidP="00481E07">
      <w:pPr>
        <w:ind w:left="360"/>
        <w:rPr>
          <w:rFonts w:cs="Arial"/>
          <w:b/>
          <w:bCs/>
        </w:rPr>
      </w:pPr>
      <w:r w:rsidRPr="003633DD">
        <w:rPr>
          <w:rFonts w:cs="Arial"/>
          <w:b/>
        </w:rPr>
        <w:t>[GSS_DC_SyRS_</w:t>
      </w:r>
      <w:r w:rsidR="00B027B5">
        <w:rPr>
          <w:rFonts w:cs="Arial"/>
          <w:b/>
        </w:rPr>
        <w:t>411601</w:t>
      </w:r>
      <w:r w:rsidRPr="003633DD">
        <w:rPr>
          <w:rFonts w:cs="Arial"/>
          <w:b/>
        </w:rPr>
        <w:t>]</w:t>
      </w:r>
    </w:p>
    <w:p w14:paraId="30D125CF" w14:textId="47433480" w:rsidR="00E15CD9" w:rsidRDefault="00E15CD9" w:rsidP="003E32EA">
      <w:pPr>
        <w:ind w:left="360" w:firstLine="360"/>
      </w:pPr>
      <w:r w:rsidRPr="606280F7">
        <w:t>The system shall display component details</w:t>
      </w:r>
      <w:r w:rsidR="00AD2BF5">
        <w:t xml:space="preserve"> like component name, </w:t>
      </w:r>
      <w:r w:rsidR="005D6DEE">
        <w:t>type, price and weight</w:t>
      </w:r>
      <w:r w:rsidRPr="606280F7">
        <w:t xml:space="preserve"> via tooltips and </w:t>
      </w:r>
      <w:commentRangeStart w:id="150"/>
      <w:commentRangeStart w:id="151"/>
      <w:r w:rsidRPr="606280F7">
        <w:t>on-click actions</w:t>
      </w:r>
      <w:commentRangeEnd w:id="150"/>
      <w:r w:rsidR="00C056F4">
        <w:rPr>
          <w:rStyle w:val="CommentReference"/>
        </w:rPr>
        <w:commentReference w:id="150"/>
      </w:r>
      <w:commentRangeEnd w:id="151"/>
      <w:r w:rsidR="00442E63">
        <w:rPr>
          <w:rStyle w:val="CommentReference"/>
        </w:rPr>
        <w:commentReference w:id="151"/>
      </w:r>
    </w:p>
    <w:p w14:paraId="62A45535" w14:textId="77777777" w:rsidR="00F450B5" w:rsidRDefault="00F450B5" w:rsidP="00E15CD9">
      <w:pPr>
        <w:spacing w:before="120"/>
      </w:pPr>
    </w:p>
    <w:p w14:paraId="75BA39C9" w14:textId="3BC59D8F" w:rsidR="00E15CD9" w:rsidRDefault="00E15CD9" w:rsidP="00F4748F">
      <w:pPr>
        <w:pStyle w:val="Heading3"/>
        <w:numPr>
          <w:ilvl w:val="2"/>
          <w:numId w:val="7"/>
        </w:numPr>
        <w:spacing w:before="0" w:after="0" w:afterAutospacing="0"/>
        <w:rPr>
          <w:rFonts w:ascii="Arial" w:hAnsi="Arial" w:cs="Arial"/>
          <w:b/>
        </w:rPr>
      </w:pPr>
      <w:bookmarkStart w:id="152" w:name="_Toc209523201"/>
      <w:commentRangeStart w:id="153"/>
      <w:commentRangeStart w:id="154"/>
      <w:r w:rsidRPr="00074A64">
        <w:rPr>
          <w:rFonts w:ascii="Arial" w:hAnsi="Arial" w:cs="Arial"/>
          <w:b/>
        </w:rPr>
        <w:t>General Functional Enhancements</w:t>
      </w:r>
      <w:bookmarkEnd w:id="152"/>
      <w:commentRangeEnd w:id="153"/>
      <w:r w:rsidR="001A5AB6">
        <w:rPr>
          <w:rStyle w:val="CommentReference"/>
          <w:rFonts w:ascii="Arial" w:hAnsi="Arial"/>
          <w:kern w:val="0"/>
        </w:rPr>
        <w:commentReference w:id="153"/>
      </w:r>
      <w:commentRangeEnd w:id="154"/>
      <w:r w:rsidR="00996844">
        <w:rPr>
          <w:rStyle w:val="CommentReference"/>
          <w:rFonts w:ascii="Arial" w:hAnsi="Arial"/>
          <w:kern w:val="0"/>
        </w:rPr>
        <w:commentReference w:id="154"/>
      </w:r>
    </w:p>
    <w:p w14:paraId="0FD52685" w14:textId="77777777" w:rsidR="003E32EA" w:rsidRPr="003E32EA" w:rsidRDefault="003E32EA" w:rsidP="003E32EA">
      <w:pPr>
        <w:pStyle w:val="BodyText"/>
      </w:pPr>
    </w:p>
    <w:p w14:paraId="751FB661" w14:textId="6934D85C" w:rsidR="00481E07" w:rsidRPr="0049098B" w:rsidRDefault="00481E07" w:rsidP="00481E07">
      <w:pPr>
        <w:ind w:left="360"/>
        <w:rPr>
          <w:rFonts w:cs="Arial"/>
          <w:b/>
          <w:bCs/>
        </w:rPr>
      </w:pPr>
      <w:r w:rsidRPr="003633DD">
        <w:rPr>
          <w:rFonts w:cs="Arial"/>
          <w:b/>
        </w:rPr>
        <w:t>[GSS_DC_SyRS_</w:t>
      </w:r>
      <w:r w:rsidR="008801AA">
        <w:rPr>
          <w:rFonts w:cs="Arial"/>
          <w:b/>
        </w:rPr>
        <w:t>411700</w:t>
      </w:r>
      <w:r w:rsidRPr="003633DD">
        <w:rPr>
          <w:rFonts w:cs="Arial"/>
          <w:b/>
        </w:rPr>
        <w:t>]</w:t>
      </w:r>
    </w:p>
    <w:p w14:paraId="0447B954" w14:textId="56271B62" w:rsidR="00E15CD9" w:rsidRDefault="00E15CD9" w:rsidP="003E32EA">
      <w:pPr>
        <w:ind w:left="360" w:firstLine="360"/>
      </w:pPr>
      <w:r>
        <w:t xml:space="preserve">The system shall support plug-in/plug-out functionality </w:t>
      </w:r>
      <w:commentRangeStart w:id="155"/>
      <w:r>
        <w:t>with auto-updates</w:t>
      </w:r>
      <w:commentRangeEnd w:id="155"/>
      <w:r w:rsidR="00011768">
        <w:rPr>
          <w:rStyle w:val="CommentReference"/>
        </w:rPr>
        <w:commentReference w:id="155"/>
      </w:r>
      <w:r>
        <w:t>.</w:t>
      </w:r>
    </w:p>
    <w:p w14:paraId="30768ACF" w14:textId="77777777" w:rsidR="003E32EA" w:rsidRPr="003E32EA" w:rsidRDefault="003E32EA" w:rsidP="003E32EA">
      <w:pPr>
        <w:ind w:left="360" w:firstLine="360"/>
        <w:rPr>
          <w:rFonts w:cs="Arial"/>
          <w:b/>
          <w:bCs/>
        </w:rPr>
      </w:pPr>
    </w:p>
    <w:p w14:paraId="5978C433" w14:textId="0738E99A" w:rsidR="00481E07" w:rsidRPr="0049098B" w:rsidRDefault="00481E07" w:rsidP="00481E07">
      <w:pPr>
        <w:ind w:left="360"/>
        <w:rPr>
          <w:rFonts w:cs="Arial"/>
          <w:b/>
          <w:bCs/>
        </w:rPr>
      </w:pPr>
      <w:r w:rsidRPr="003633DD">
        <w:rPr>
          <w:rFonts w:cs="Arial"/>
          <w:b/>
        </w:rPr>
        <w:t>[GSS_DC_SyRS_</w:t>
      </w:r>
      <w:r w:rsidR="008801AA">
        <w:rPr>
          <w:rFonts w:cs="Arial"/>
          <w:b/>
        </w:rPr>
        <w:t>411701</w:t>
      </w:r>
      <w:r w:rsidRPr="003633DD">
        <w:rPr>
          <w:rFonts w:cs="Arial"/>
          <w:b/>
        </w:rPr>
        <w:t>]</w:t>
      </w:r>
    </w:p>
    <w:p w14:paraId="04F0D9B9" w14:textId="440F5A98" w:rsidR="003E32EA" w:rsidRPr="003E32EA" w:rsidRDefault="00E15CD9" w:rsidP="003E32EA">
      <w:pPr>
        <w:ind w:left="360" w:firstLine="360"/>
        <w:rPr>
          <w:rFonts w:cs="Arial"/>
          <w:b/>
          <w:bCs/>
        </w:rPr>
      </w:pPr>
      <w:r>
        <w:lastRenderedPageBreak/>
        <w:t>The system shall auto-detect geography and adjust parameters accordingly.</w:t>
      </w:r>
    </w:p>
    <w:p w14:paraId="698293D4" w14:textId="77777777" w:rsidR="008801AA" w:rsidRPr="003E32EA" w:rsidRDefault="008801AA" w:rsidP="003E32EA">
      <w:pPr>
        <w:ind w:left="360" w:firstLine="360"/>
        <w:rPr>
          <w:rFonts w:cs="Arial"/>
          <w:b/>
          <w:bCs/>
        </w:rPr>
      </w:pPr>
    </w:p>
    <w:p w14:paraId="613773A3" w14:textId="4B8B71BA" w:rsidR="00481E07" w:rsidRPr="0049098B" w:rsidRDefault="00481E07" w:rsidP="00481E07">
      <w:pPr>
        <w:ind w:left="360"/>
        <w:rPr>
          <w:rFonts w:cs="Arial"/>
          <w:b/>
          <w:bCs/>
        </w:rPr>
      </w:pPr>
      <w:r w:rsidRPr="003633DD">
        <w:rPr>
          <w:rFonts w:cs="Arial"/>
          <w:b/>
        </w:rPr>
        <w:t>[GSS_DC_SyRS_</w:t>
      </w:r>
      <w:r w:rsidR="008801AA">
        <w:rPr>
          <w:rFonts w:cs="Arial"/>
          <w:b/>
        </w:rPr>
        <w:t>411702</w:t>
      </w:r>
      <w:r w:rsidRPr="003633DD">
        <w:rPr>
          <w:rFonts w:cs="Arial"/>
          <w:b/>
        </w:rPr>
        <w:t>]</w:t>
      </w:r>
    </w:p>
    <w:p w14:paraId="08B0C3E2" w14:textId="26DD3219" w:rsidR="00E15CD9" w:rsidRDefault="00E15CD9" w:rsidP="003E32EA">
      <w:pPr>
        <w:ind w:left="360" w:firstLine="360"/>
      </w:pPr>
      <w:r>
        <w:t>The system shall support admin access to all drawings and files.</w:t>
      </w:r>
    </w:p>
    <w:p w14:paraId="77EECCA4" w14:textId="77777777" w:rsidR="003E32EA" w:rsidRPr="003E32EA" w:rsidRDefault="003E32EA" w:rsidP="003E32EA">
      <w:pPr>
        <w:ind w:left="360" w:firstLine="360"/>
        <w:rPr>
          <w:rFonts w:cs="Arial"/>
        </w:rPr>
      </w:pPr>
    </w:p>
    <w:p w14:paraId="5C4A125A" w14:textId="17E74911" w:rsidR="00481E07" w:rsidRPr="0049098B" w:rsidRDefault="00481E07" w:rsidP="00481E07">
      <w:pPr>
        <w:ind w:left="360"/>
        <w:rPr>
          <w:rFonts w:cs="Arial"/>
          <w:b/>
          <w:bCs/>
        </w:rPr>
      </w:pPr>
      <w:r w:rsidRPr="003633DD">
        <w:rPr>
          <w:rFonts w:cs="Arial"/>
          <w:b/>
        </w:rPr>
        <w:t>[GSS_DC_SyRS_</w:t>
      </w:r>
      <w:r w:rsidR="008801AA">
        <w:rPr>
          <w:rFonts w:cs="Arial"/>
          <w:b/>
        </w:rPr>
        <w:t>411703</w:t>
      </w:r>
      <w:r w:rsidRPr="003633DD">
        <w:rPr>
          <w:rFonts w:cs="Arial"/>
          <w:b/>
        </w:rPr>
        <w:t>]</w:t>
      </w:r>
    </w:p>
    <w:p w14:paraId="74356DA2" w14:textId="06664906" w:rsidR="003B619B" w:rsidRDefault="00E15CD9" w:rsidP="003E32EA">
      <w:pPr>
        <w:ind w:left="360" w:firstLine="360"/>
      </w:pPr>
      <w:r>
        <w:t>The system shall support version management of design outputs.</w:t>
      </w:r>
    </w:p>
    <w:p w14:paraId="1427868F" w14:textId="77777777" w:rsidR="00330573" w:rsidRDefault="00330573" w:rsidP="003E32EA">
      <w:pPr>
        <w:ind w:left="360" w:firstLine="360"/>
      </w:pPr>
    </w:p>
    <w:p w14:paraId="1A9FF235" w14:textId="5FB6503E" w:rsidR="00674D54" w:rsidRDefault="00674D54" w:rsidP="00674D54">
      <w:pPr>
        <w:ind w:left="360"/>
      </w:pPr>
      <w:r w:rsidRPr="003633DD">
        <w:rPr>
          <w:rFonts w:cs="Arial"/>
          <w:b/>
        </w:rPr>
        <w:t>[GSS_DC_SyRS_</w:t>
      </w:r>
      <w:r>
        <w:rPr>
          <w:rFonts w:cs="Arial"/>
          <w:b/>
        </w:rPr>
        <w:t>411704</w:t>
      </w:r>
      <w:r w:rsidRPr="003633DD">
        <w:rPr>
          <w:rFonts w:cs="Arial"/>
          <w:b/>
        </w:rPr>
        <w:t>]</w:t>
      </w:r>
    </w:p>
    <w:p w14:paraId="0173A4E1" w14:textId="09EDE2A1" w:rsidR="00330573" w:rsidRDefault="00330573" w:rsidP="003E32EA">
      <w:pPr>
        <w:ind w:left="360" w:firstLine="360"/>
      </w:pPr>
      <w:r w:rsidRPr="00330573">
        <w:t xml:space="preserve">The system shall prevent output generation if layout errors are </w:t>
      </w:r>
      <w:r w:rsidR="003D0B13" w:rsidRPr="00330573">
        <w:t>detected and</w:t>
      </w:r>
      <w:r w:rsidRPr="00330573">
        <w:t xml:space="preserve"> shall alert the user with necessary correction guidance before proceeding.</w:t>
      </w:r>
    </w:p>
    <w:p w14:paraId="5CDF77FA" w14:textId="77777777" w:rsidR="00920296" w:rsidRDefault="00920296" w:rsidP="003E32EA">
      <w:pPr>
        <w:ind w:left="360" w:firstLine="360"/>
      </w:pPr>
    </w:p>
    <w:p w14:paraId="3375A2A1" w14:textId="5E570C25" w:rsidR="00674D54" w:rsidRDefault="00674D54" w:rsidP="00674D54">
      <w:pPr>
        <w:ind w:left="360"/>
      </w:pPr>
      <w:r w:rsidRPr="003633DD">
        <w:rPr>
          <w:rFonts w:cs="Arial"/>
          <w:b/>
        </w:rPr>
        <w:t>[GSS_DC_SyRS_</w:t>
      </w:r>
      <w:r>
        <w:rPr>
          <w:rFonts w:cs="Arial"/>
          <w:b/>
        </w:rPr>
        <w:t>411705</w:t>
      </w:r>
      <w:r w:rsidRPr="003633DD">
        <w:rPr>
          <w:rFonts w:cs="Arial"/>
          <w:b/>
        </w:rPr>
        <w:t>]</w:t>
      </w:r>
    </w:p>
    <w:p w14:paraId="26B040A2" w14:textId="64E7D5C6" w:rsidR="00920296" w:rsidRDefault="00920296" w:rsidP="003E32EA">
      <w:pPr>
        <w:ind w:left="360" w:firstLine="360"/>
      </w:pPr>
      <w:r w:rsidRPr="00920296">
        <w:t>The system shall allow the admin to customize solution access by restricting components or product groups (PG) per user, with full control over what is assigned to whom.</w:t>
      </w:r>
    </w:p>
    <w:p w14:paraId="530967E0" w14:textId="77777777" w:rsidR="00685B0A" w:rsidRDefault="00685B0A" w:rsidP="003E32EA">
      <w:pPr>
        <w:ind w:left="360" w:firstLine="360"/>
      </w:pPr>
    </w:p>
    <w:p w14:paraId="5E37AB82" w14:textId="77777777" w:rsidR="00685B0A" w:rsidRDefault="00685B0A" w:rsidP="003E32EA">
      <w:pPr>
        <w:ind w:left="360" w:firstLine="360"/>
      </w:pPr>
    </w:p>
    <w:p w14:paraId="39AF94F4" w14:textId="77777777" w:rsidR="005025BA" w:rsidRDefault="005025BA" w:rsidP="003E32EA">
      <w:pPr>
        <w:ind w:left="360" w:firstLine="360"/>
      </w:pPr>
    </w:p>
    <w:p w14:paraId="25E01989" w14:textId="77777777" w:rsidR="005025BA" w:rsidRDefault="005025BA" w:rsidP="003E32EA">
      <w:pPr>
        <w:ind w:left="360" w:firstLine="360"/>
      </w:pPr>
    </w:p>
    <w:p w14:paraId="47F36C04" w14:textId="7173512D" w:rsidR="00685B0A" w:rsidRDefault="00685B0A" w:rsidP="00685B0A">
      <w:pPr>
        <w:pStyle w:val="Heading3"/>
        <w:numPr>
          <w:ilvl w:val="2"/>
          <w:numId w:val="7"/>
        </w:numPr>
        <w:spacing w:before="0" w:after="0" w:afterAutospacing="0"/>
        <w:rPr>
          <w:rFonts w:ascii="Arial" w:hAnsi="Arial" w:cs="Arial"/>
          <w:b/>
        </w:rPr>
      </w:pPr>
      <w:r>
        <w:rPr>
          <w:rFonts w:ascii="Arial" w:hAnsi="Arial" w:cs="Arial"/>
          <w:b/>
        </w:rPr>
        <w:t>User help guide</w:t>
      </w:r>
    </w:p>
    <w:p w14:paraId="55B44FEE" w14:textId="77777777" w:rsidR="00061CC6" w:rsidRDefault="00061CC6" w:rsidP="00061CC6">
      <w:pPr>
        <w:pStyle w:val="BodyText"/>
      </w:pPr>
    </w:p>
    <w:p w14:paraId="751EEC9E" w14:textId="52A50B4C" w:rsidR="00E822D9" w:rsidRPr="00E822D9" w:rsidRDefault="00E822D9" w:rsidP="00E822D9">
      <w:pPr>
        <w:ind w:left="360"/>
        <w:rPr>
          <w:rFonts w:cs="Arial"/>
          <w:b/>
          <w:bCs/>
        </w:rPr>
      </w:pPr>
      <w:r w:rsidRPr="003633DD">
        <w:rPr>
          <w:rFonts w:cs="Arial"/>
          <w:b/>
        </w:rPr>
        <w:t>[GSS_DC_SyRS_</w:t>
      </w:r>
      <w:r>
        <w:rPr>
          <w:rFonts w:cs="Arial"/>
          <w:b/>
        </w:rPr>
        <w:t>411800</w:t>
      </w:r>
      <w:r w:rsidRPr="003633DD">
        <w:rPr>
          <w:rFonts w:cs="Arial"/>
          <w:b/>
        </w:rPr>
        <w:t>]</w:t>
      </w:r>
    </w:p>
    <w:p w14:paraId="09CEEC30" w14:textId="77777777" w:rsidR="00061CC6" w:rsidRDefault="00061CC6" w:rsidP="00061CC6">
      <w:pPr>
        <w:pStyle w:val="BodyText"/>
        <w:ind w:left="720"/>
      </w:pPr>
      <w:r>
        <w:t>The software shall display contextual pop-</w:t>
      </w:r>
      <w:commentRangeStart w:id="156"/>
      <w:commentRangeStart w:id="157"/>
      <w:r>
        <w:t xml:space="preserve">ups and alerts </w:t>
      </w:r>
      <w:commentRangeEnd w:id="156"/>
      <w:r w:rsidR="005E2426">
        <w:rPr>
          <w:rStyle w:val="CommentReference"/>
        </w:rPr>
        <w:commentReference w:id="156"/>
      </w:r>
      <w:commentRangeEnd w:id="157"/>
      <w:r w:rsidR="00C271A9">
        <w:rPr>
          <w:rStyle w:val="CommentReference"/>
        </w:rPr>
        <w:commentReference w:id="157"/>
      </w:r>
      <w:r>
        <w:t>to guide users during layout preparation.</w:t>
      </w:r>
    </w:p>
    <w:p w14:paraId="465CC8C9" w14:textId="74306097" w:rsidR="00E822D9" w:rsidRPr="00E822D9" w:rsidRDefault="00E822D9" w:rsidP="00E822D9">
      <w:pPr>
        <w:ind w:left="360"/>
        <w:rPr>
          <w:rFonts w:cs="Arial"/>
          <w:b/>
          <w:bCs/>
        </w:rPr>
      </w:pPr>
      <w:r w:rsidRPr="003633DD">
        <w:rPr>
          <w:rFonts w:cs="Arial"/>
          <w:b/>
        </w:rPr>
        <w:t>[GSS_DC_SyRS_</w:t>
      </w:r>
      <w:r>
        <w:rPr>
          <w:rFonts w:cs="Arial"/>
          <w:b/>
        </w:rPr>
        <w:t>41180</w:t>
      </w:r>
      <w:r w:rsidR="00B02CBB">
        <w:rPr>
          <w:rFonts w:cs="Arial"/>
          <w:b/>
        </w:rPr>
        <w:t>1</w:t>
      </w:r>
      <w:r w:rsidRPr="003633DD">
        <w:rPr>
          <w:rFonts w:cs="Arial"/>
          <w:b/>
        </w:rPr>
        <w:t>]</w:t>
      </w:r>
    </w:p>
    <w:p w14:paraId="6247B4EB" w14:textId="77777777" w:rsidR="00061CC6" w:rsidRDefault="00061CC6" w:rsidP="00061CC6">
      <w:pPr>
        <w:pStyle w:val="BodyText"/>
        <w:ind w:left="720"/>
      </w:pPr>
      <w:r w:rsidRPr="329DAB4B">
        <w:t>The software shall provide tooltip help text on component hover, including name, technical details, usage, and linked components.</w:t>
      </w:r>
    </w:p>
    <w:p w14:paraId="78EAB79A" w14:textId="4EED8EC9" w:rsidR="00E822D9" w:rsidRPr="00E822D9" w:rsidRDefault="00E822D9" w:rsidP="00E822D9">
      <w:pPr>
        <w:ind w:left="360"/>
        <w:rPr>
          <w:rFonts w:cs="Arial"/>
          <w:b/>
          <w:bCs/>
        </w:rPr>
      </w:pPr>
      <w:r w:rsidRPr="003633DD">
        <w:rPr>
          <w:rFonts w:cs="Arial"/>
          <w:b/>
        </w:rPr>
        <w:t>[GSS_DC_SyRS_</w:t>
      </w:r>
      <w:r>
        <w:rPr>
          <w:rFonts w:cs="Arial"/>
          <w:b/>
        </w:rPr>
        <w:t>41180</w:t>
      </w:r>
      <w:r w:rsidR="00B02CBB">
        <w:rPr>
          <w:rFonts w:cs="Arial"/>
          <w:b/>
        </w:rPr>
        <w:t>2</w:t>
      </w:r>
      <w:r w:rsidRPr="003633DD">
        <w:rPr>
          <w:rFonts w:cs="Arial"/>
          <w:b/>
        </w:rPr>
        <w:t>]</w:t>
      </w:r>
    </w:p>
    <w:p w14:paraId="73F48026" w14:textId="77777777" w:rsidR="00061CC6" w:rsidRDefault="00061CC6" w:rsidP="00061CC6">
      <w:pPr>
        <w:pStyle w:val="BodyText"/>
        <w:ind w:left="720"/>
      </w:pPr>
      <w:r>
        <w:t>The software shall generate alerts and caution messages when discrepancies are detected during layout preparation.</w:t>
      </w:r>
    </w:p>
    <w:p w14:paraId="740E1081" w14:textId="2858CF8F" w:rsidR="00E822D9" w:rsidRPr="00E822D9" w:rsidRDefault="00E822D9" w:rsidP="00E822D9">
      <w:pPr>
        <w:ind w:left="360"/>
        <w:rPr>
          <w:rFonts w:cs="Arial"/>
          <w:b/>
          <w:bCs/>
        </w:rPr>
      </w:pPr>
      <w:r w:rsidRPr="003633DD">
        <w:rPr>
          <w:rFonts w:cs="Arial"/>
          <w:b/>
        </w:rPr>
        <w:t>[GSS_DC_SyRS_</w:t>
      </w:r>
      <w:r>
        <w:rPr>
          <w:rFonts w:cs="Arial"/>
          <w:b/>
        </w:rPr>
        <w:t>41180</w:t>
      </w:r>
      <w:r w:rsidR="00B02CBB">
        <w:rPr>
          <w:rFonts w:cs="Arial"/>
          <w:b/>
        </w:rPr>
        <w:t>3</w:t>
      </w:r>
      <w:r w:rsidRPr="003633DD">
        <w:rPr>
          <w:rFonts w:cs="Arial"/>
          <w:b/>
        </w:rPr>
        <w:t>]</w:t>
      </w:r>
    </w:p>
    <w:p w14:paraId="05E51769" w14:textId="77777777" w:rsidR="00061CC6" w:rsidRDefault="00061CC6" w:rsidP="00061CC6">
      <w:pPr>
        <w:pStyle w:val="BodyText"/>
        <w:ind w:left="720"/>
      </w:pPr>
      <w:r w:rsidRPr="329DAB4B">
        <w:t>The software shall display descriptive tooltip text for all UI icons to assist user navigation and understanding.</w:t>
      </w:r>
    </w:p>
    <w:p w14:paraId="1E871DAD" w14:textId="3E0E9A1E" w:rsidR="00E822D9" w:rsidRPr="00E822D9" w:rsidRDefault="00E822D9" w:rsidP="00E822D9">
      <w:pPr>
        <w:ind w:left="360"/>
        <w:rPr>
          <w:rFonts w:cs="Arial"/>
          <w:b/>
          <w:bCs/>
        </w:rPr>
      </w:pPr>
      <w:r w:rsidRPr="003633DD">
        <w:rPr>
          <w:rFonts w:cs="Arial"/>
          <w:b/>
        </w:rPr>
        <w:t>[GSS_DC_SyRS_</w:t>
      </w:r>
      <w:r>
        <w:rPr>
          <w:rFonts w:cs="Arial"/>
          <w:b/>
        </w:rPr>
        <w:t>41180</w:t>
      </w:r>
      <w:r w:rsidR="009118A3">
        <w:rPr>
          <w:rFonts w:cs="Arial"/>
          <w:b/>
        </w:rPr>
        <w:t>4</w:t>
      </w:r>
      <w:r w:rsidRPr="003633DD">
        <w:rPr>
          <w:rFonts w:cs="Arial"/>
          <w:b/>
        </w:rPr>
        <w:t>]</w:t>
      </w:r>
    </w:p>
    <w:p w14:paraId="718AFEEE" w14:textId="0744DA02" w:rsidR="00685B0A" w:rsidRDefault="00061CC6" w:rsidP="00E822D9">
      <w:pPr>
        <w:pStyle w:val="BodyText"/>
        <w:ind w:left="720"/>
      </w:pPr>
      <w:r>
        <w:t>The software shall show error pop-ups with actionable correction suggestions to help users resolve layout issues.</w:t>
      </w:r>
    </w:p>
    <w:p w14:paraId="2824649E" w14:textId="5C860E82" w:rsidR="00C271A9" w:rsidRDefault="00C271A9" w:rsidP="00C271A9">
      <w:pPr>
        <w:ind w:left="360"/>
      </w:pPr>
      <w:r w:rsidRPr="003633DD">
        <w:rPr>
          <w:rFonts w:cs="Arial"/>
          <w:b/>
        </w:rPr>
        <w:t>[GSS_DC_SyRS_</w:t>
      </w:r>
      <w:r>
        <w:rPr>
          <w:rFonts w:cs="Arial"/>
          <w:b/>
        </w:rPr>
        <w:t>411805</w:t>
      </w:r>
      <w:r w:rsidRPr="003633DD">
        <w:rPr>
          <w:rFonts w:cs="Arial"/>
          <w:b/>
        </w:rPr>
        <w:t>]</w:t>
      </w:r>
    </w:p>
    <w:p w14:paraId="2DE434B2" w14:textId="26BF95F7" w:rsidR="00C271A9" w:rsidRDefault="00C271A9" w:rsidP="00E822D9">
      <w:pPr>
        <w:pStyle w:val="BodyText"/>
        <w:ind w:left="720"/>
      </w:pPr>
      <w:r w:rsidRPr="00C271A9">
        <w:t>The software must prevent BOM output generation if any errors are present in the configuration or design.</w:t>
      </w:r>
    </w:p>
    <w:p w14:paraId="47F58758" w14:textId="77777777" w:rsidR="009F0490" w:rsidRDefault="009F0490" w:rsidP="00E822D9">
      <w:pPr>
        <w:pStyle w:val="BodyText"/>
        <w:ind w:left="720"/>
      </w:pPr>
    </w:p>
    <w:p w14:paraId="1BD21EFC" w14:textId="5638CAB8" w:rsidR="004C0788" w:rsidRDefault="00EC010A" w:rsidP="004C0788">
      <w:pPr>
        <w:pStyle w:val="Heading3"/>
        <w:numPr>
          <w:ilvl w:val="2"/>
          <w:numId w:val="7"/>
        </w:numPr>
        <w:spacing w:before="0" w:after="0" w:afterAutospacing="0"/>
        <w:rPr>
          <w:rFonts w:ascii="Arial" w:hAnsi="Arial" w:cs="Arial"/>
          <w:b/>
        </w:rPr>
      </w:pPr>
      <w:r>
        <w:rPr>
          <w:rFonts w:ascii="Arial" w:hAnsi="Arial" w:cs="Arial"/>
          <w:b/>
        </w:rPr>
        <w:t>Load Chart, Master BOM and Reckoner Utility</w:t>
      </w:r>
    </w:p>
    <w:p w14:paraId="2858C39A" w14:textId="77777777" w:rsidR="00507AA7" w:rsidRPr="00507AA7" w:rsidRDefault="00507AA7" w:rsidP="00507AA7">
      <w:pPr>
        <w:pStyle w:val="BodyText"/>
      </w:pPr>
    </w:p>
    <w:p w14:paraId="4105A3F4" w14:textId="6D3DF4F7" w:rsidR="00F47291" w:rsidRDefault="00507AA7" w:rsidP="00E822D9">
      <w:pPr>
        <w:pStyle w:val="BodyText"/>
        <w:ind w:left="720"/>
        <w:rPr>
          <w:rFonts w:cs="Arial"/>
          <w:b/>
        </w:rPr>
      </w:pPr>
      <w:r w:rsidRPr="003633DD">
        <w:rPr>
          <w:rFonts w:cs="Arial"/>
          <w:b/>
        </w:rPr>
        <w:t>[GSS_DC_SyRS_</w:t>
      </w:r>
      <w:r>
        <w:rPr>
          <w:rFonts w:cs="Arial"/>
          <w:b/>
        </w:rPr>
        <w:t>411</w:t>
      </w:r>
      <w:r w:rsidR="00216363">
        <w:rPr>
          <w:rFonts w:cs="Arial"/>
          <w:b/>
        </w:rPr>
        <w:t>9</w:t>
      </w:r>
      <w:r>
        <w:rPr>
          <w:rFonts w:cs="Arial"/>
          <w:b/>
        </w:rPr>
        <w:t>0</w:t>
      </w:r>
      <w:r w:rsidR="00216363">
        <w:rPr>
          <w:rFonts w:cs="Arial"/>
          <w:b/>
        </w:rPr>
        <w:t>0</w:t>
      </w:r>
      <w:r w:rsidRPr="003633DD">
        <w:rPr>
          <w:rFonts w:cs="Arial"/>
          <w:b/>
        </w:rPr>
        <w:t>]</w:t>
      </w:r>
    </w:p>
    <w:p w14:paraId="6A09FE26" w14:textId="082EFBDB" w:rsidR="004C0788" w:rsidRDefault="004C0788" w:rsidP="00E822D9">
      <w:pPr>
        <w:pStyle w:val="BodyText"/>
        <w:ind w:left="720"/>
      </w:pPr>
      <w:r w:rsidRPr="004C0788">
        <w:t xml:space="preserve">The system shall redevelop existing Excel-based data views into an </w:t>
      </w:r>
      <w:commentRangeStart w:id="158"/>
      <w:commentRangeStart w:id="159"/>
      <w:r w:rsidRPr="004C0788">
        <w:t>interactive</w:t>
      </w:r>
      <w:commentRangeEnd w:id="158"/>
      <w:r w:rsidR="00B56058">
        <w:rPr>
          <w:rStyle w:val="CommentReference"/>
        </w:rPr>
        <w:commentReference w:id="158"/>
      </w:r>
      <w:commentRangeEnd w:id="159"/>
      <w:r w:rsidR="00125E09">
        <w:rPr>
          <w:rStyle w:val="CommentReference"/>
        </w:rPr>
        <w:commentReference w:id="159"/>
      </w:r>
      <w:r w:rsidRPr="004C0788">
        <w:t xml:space="preserve"> web UI for improved accessibility, usability, and integration</w:t>
      </w:r>
      <w:r w:rsidR="00F47291">
        <w:t xml:space="preserve"> for Load Chart, Master BOM and Reckoner Utility.</w:t>
      </w:r>
    </w:p>
    <w:p w14:paraId="7A49E19F" w14:textId="77777777" w:rsidR="00166538" w:rsidRDefault="00166538" w:rsidP="00E822D9">
      <w:pPr>
        <w:pStyle w:val="BodyText"/>
        <w:ind w:left="720"/>
      </w:pPr>
    </w:p>
    <w:p w14:paraId="55480679" w14:textId="6555843F" w:rsidR="00166538" w:rsidRDefault="00166538" w:rsidP="00166538">
      <w:pPr>
        <w:pStyle w:val="Heading3"/>
        <w:numPr>
          <w:ilvl w:val="2"/>
          <w:numId w:val="7"/>
        </w:numPr>
        <w:spacing w:before="0" w:after="0" w:afterAutospacing="0"/>
        <w:rPr>
          <w:rFonts w:ascii="Arial" w:hAnsi="Arial" w:cs="Arial"/>
          <w:b/>
        </w:rPr>
      </w:pPr>
      <w:r>
        <w:rPr>
          <w:rFonts w:ascii="Arial" w:hAnsi="Arial" w:cs="Arial"/>
          <w:b/>
        </w:rPr>
        <w:t>Admin Configuration Page</w:t>
      </w:r>
    </w:p>
    <w:p w14:paraId="553B7EC3" w14:textId="77777777" w:rsidR="00166538" w:rsidRDefault="00166538" w:rsidP="00166538">
      <w:pPr>
        <w:pStyle w:val="BodyText"/>
      </w:pPr>
    </w:p>
    <w:p w14:paraId="44E88FAB" w14:textId="1BD81061" w:rsidR="00166538" w:rsidRDefault="00166538" w:rsidP="00166538">
      <w:pPr>
        <w:pStyle w:val="BodyText"/>
        <w:ind w:left="720"/>
        <w:rPr>
          <w:rFonts w:cs="Arial"/>
          <w:b/>
        </w:rPr>
      </w:pPr>
      <w:r w:rsidRPr="003633DD">
        <w:rPr>
          <w:rFonts w:cs="Arial"/>
          <w:b/>
        </w:rPr>
        <w:t>[GSS_DC_SyRS_</w:t>
      </w:r>
      <w:r>
        <w:rPr>
          <w:rFonts w:cs="Arial"/>
          <w:b/>
        </w:rPr>
        <w:t>41</w:t>
      </w:r>
      <w:r w:rsidR="00F62B3F">
        <w:rPr>
          <w:rFonts w:cs="Arial"/>
          <w:b/>
        </w:rPr>
        <w:t>20</w:t>
      </w:r>
      <w:r>
        <w:rPr>
          <w:rFonts w:cs="Arial"/>
          <w:b/>
        </w:rPr>
        <w:t>00</w:t>
      </w:r>
      <w:r w:rsidRPr="003633DD">
        <w:rPr>
          <w:rFonts w:cs="Arial"/>
          <w:b/>
        </w:rPr>
        <w:t>]</w:t>
      </w:r>
    </w:p>
    <w:p w14:paraId="5AAA6094" w14:textId="6C470A85" w:rsidR="00166538" w:rsidRDefault="00F62B3F" w:rsidP="00E822D9">
      <w:pPr>
        <w:pStyle w:val="BodyText"/>
        <w:ind w:left="720"/>
      </w:pPr>
      <w:r>
        <w:t xml:space="preserve">The System shall allow Admin users to </w:t>
      </w:r>
      <w:r w:rsidR="00550445">
        <w:t xml:space="preserve">Configure new users, configure new components, </w:t>
      </w:r>
      <w:r w:rsidR="006B3884">
        <w:t xml:space="preserve">import load charts, Master BOM and manage Reckoner Utility. </w:t>
      </w:r>
    </w:p>
    <w:p w14:paraId="7932FA93" w14:textId="77777777" w:rsidR="0023377D" w:rsidRDefault="0023377D" w:rsidP="00E822D9">
      <w:pPr>
        <w:pStyle w:val="BodyText"/>
        <w:ind w:left="720"/>
      </w:pPr>
    </w:p>
    <w:p w14:paraId="7C407876" w14:textId="77777777" w:rsidR="0023377D" w:rsidRDefault="0023377D" w:rsidP="00E822D9">
      <w:pPr>
        <w:pStyle w:val="BodyText"/>
        <w:ind w:left="720"/>
      </w:pPr>
    </w:p>
    <w:p w14:paraId="32FE91CC" w14:textId="77777777" w:rsidR="002B2991" w:rsidRPr="002B2991" w:rsidRDefault="002B2991" w:rsidP="002B2991">
      <w:pPr>
        <w:pStyle w:val="BodyText"/>
        <w:ind w:left="1080"/>
        <w:rPr>
          <w:rFonts w:cs="Arial"/>
        </w:rPr>
      </w:pPr>
      <w:bookmarkStart w:id="160" w:name="_Toc452813584"/>
      <w:bookmarkStart w:id="161" w:name="_Toc186022156"/>
    </w:p>
    <w:p w14:paraId="11C4D838" w14:textId="77777777" w:rsidR="007F68AD" w:rsidRPr="00E17348" w:rsidRDefault="007F68AD" w:rsidP="002B55A0">
      <w:pPr>
        <w:pStyle w:val="Heading2"/>
        <w:keepLines w:val="0"/>
        <w:widowControl w:val="0"/>
        <w:numPr>
          <w:ilvl w:val="1"/>
          <w:numId w:val="7"/>
        </w:numPr>
        <w:spacing w:before="120" w:after="60" w:afterAutospacing="0" w:line="240" w:lineRule="atLeast"/>
        <w:rPr>
          <w:rFonts w:ascii="Arial" w:hAnsi="Arial" w:cs="Arial"/>
          <w:b/>
        </w:rPr>
      </w:pPr>
      <w:bookmarkStart w:id="162" w:name="_Toc209523224"/>
      <w:r w:rsidRPr="00E17348">
        <w:rPr>
          <w:rFonts w:ascii="Arial" w:hAnsi="Arial" w:cs="Arial"/>
          <w:b/>
        </w:rPr>
        <w:t>Non- Functional Requirements</w:t>
      </w:r>
      <w:bookmarkEnd w:id="162"/>
    </w:p>
    <w:p w14:paraId="47A78A80" w14:textId="77777777" w:rsidR="007F68AD" w:rsidRDefault="007F68AD" w:rsidP="00A3284C">
      <w:pPr>
        <w:rPr>
          <w:b/>
          <w:bCs/>
        </w:rPr>
      </w:pPr>
    </w:p>
    <w:p w14:paraId="2902338A" w14:textId="5DB12D4D" w:rsidR="00866CFB" w:rsidRPr="0049098B" w:rsidRDefault="00866CFB" w:rsidP="00866CFB">
      <w:pPr>
        <w:ind w:left="360"/>
        <w:rPr>
          <w:rFonts w:cs="Arial"/>
          <w:b/>
          <w:bCs/>
        </w:rPr>
      </w:pPr>
      <w:r w:rsidRPr="003633DD">
        <w:rPr>
          <w:rFonts w:cs="Arial"/>
          <w:b/>
        </w:rPr>
        <w:t>[GSS_DC_SyRS_</w:t>
      </w:r>
      <w:r w:rsidR="005F540F">
        <w:rPr>
          <w:rFonts w:cs="Arial"/>
          <w:b/>
        </w:rPr>
        <w:t>4</w:t>
      </w:r>
      <w:r w:rsidR="00881401">
        <w:rPr>
          <w:rFonts w:cs="Arial"/>
          <w:b/>
        </w:rPr>
        <w:t>2</w:t>
      </w:r>
      <w:r w:rsidRPr="003633DD">
        <w:rPr>
          <w:rFonts w:cs="Arial"/>
          <w:b/>
        </w:rPr>
        <w:t>0</w:t>
      </w:r>
      <w:r w:rsidR="0012667E">
        <w:rPr>
          <w:rFonts w:cs="Arial"/>
          <w:b/>
        </w:rPr>
        <w:t>0</w:t>
      </w:r>
      <w:r w:rsidRPr="003633DD">
        <w:rPr>
          <w:rFonts w:cs="Arial"/>
          <w:b/>
        </w:rPr>
        <w:t>0</w:t>
      </w:r>
      <w:r w:rsidR="001576B0">
        <w:rPr>
          <w:rFonts w:cs="Arial"/>
          <w:b/>
        </w:rPr>
        <w:t>0</w:t>
      </w:r>
      <w:r w:rsidRPr="003633DD">
        <w:rPr>
          <w:rFonts w:cs="Arial"/>
          <w:b/>
        </w:rPr>
        <w:t>]</w:t>
      </w:r>
    </w:p>
    <w:p w14:paraId="1FB92486" w14:textId="77777777" w:rsidR="00A3284C" w:rsidRPr="00363F54" w:rsidRDefault="00A3284C" w:rsidP="00363F54">
      <w:pPr>
        <w:ind w:firstLine="720"/>
        <w:rPr>
          <w:rFonts w:cs="Arial"/>
        </w:rPr>
      </w:pPr>
      <w:r w:rsidRPr="00363F54">
        <w:rPr>
          <w:rFonts w:cs="Arial"/>
        </w:rPr>
        <w:t>The system shall provide a responsive and intuitive user interface for layout design.</w:t>
      </w:r>
    </w:p>
    <w:p w14:paraId="1CBADC4F" w14:textId="77777777" w:rsidR="00A3284C" w:rsidRPr="00363F54" w:rsidRDefault="00A3284C" w:rsidP="00A3284C">
      <w:pPr>
        <w:rPr>
          <w:rFonts w:cs="Arial"/>
        </w:rPr>
      </w:pPr>
    </w:p>
    <w:p w14:paraId="5068A37A" w14:textId="05231150" w:rsidR="00866CFB" w:rsidRPr="0049098B" w:rsidRDefault="00866CFB" w:rsidP="00866CFB">
      <w:pPr>
        <w:ind w:left="360"/>
        <w:rPr>
          <w:rFonts w:cs="Arial"/>
          <w:b/>
          <w:bCs/>
        </w:rPr>
      </w:pPr>
      <w:r w:rsidRPr="003633DD">
        <w:rPr>
          <w:rFonts w:cs="Arial"/>
          <w:b/>
        </w:rPr>
        <w:t>[GSS_DC_SyRS_</w:t>
      </w:r>
      <w:r w:rsidR="001576B0">
        <w:rPr>
          <w:rFonts w:cs="Arial"/>
          <w:b/>
        </w:rPr>
        <w:t>4</w:t>
      </w:r>
      <w:r w:rsidR="00881401">
        <w:rPr>
          <w:rFonts w:cs="Arial"/>
          <w:b/>
        </w:rPr>
        <w:t>2</w:t>
      </w:r>
      <w:r w:rsidR="001576B0" w:rsidRPr="003633DD">
        <w:rPr>
          <w:rFonts w:cs="Arial"/>
          <w:b/>
        </w:rPr>
        <w:t>0</w:t>
      </w:r>
      <w:r w:rsidR="0012667E">
        <w:rPr>
          <w:rFonts w:cs="Arial"/>
          <w:b/>
        </w:rPr>
        <w:t>0</w:t>
      </w:r>
      <w:r w:rsidR="001576B0" w:rsidRPr="003633DD">
        <w:rPr>
          <w:rFonts w:cs="Arial"/>
          <w:b/>
        </w:rPr>
        <w:t>0</w:t>
      </w:r>
      <w:r w:rsidR="001576B0">
        <w:rPr>
          <w:rFonts w:cs="Arial"/>
          <w:b/>
        </w:rPr>
        <w:t>1</w:t>
      </w:r>
      <w:r w:rsidRPr="003633DD">
        <w:rPr>
          <w:rFonts w:cs="Arial"/>
          <w:b/>
        </w:rPr>
        <w:t>]</w:t>
      </w:r>
    </w:p>
    <w:p w14:paraId="41330036" w14:textId="77777777" w:rsidR="00A3284C" w:rsidRPr="00363F54" w:rsidRDefault="00A3284C" w:rsidP="00363F54">
      <w:pPr>
        <w:ind w:firstLine="720"/>
        <w:rPr>
          <w:rFonts w:cs="Arial"/>
        </w:rPr>
      </w:pPr>
      <w:r w:rsidRPr="00363F54">
        <w:rPr>
          <w:rFonts w:cs="Arial"/>
        </w:rPr>
        <w:t xml:space="preserve">The system shall ensure high performance and low latency during </w:t>
      </w:r>
      <w:r>
        <w:t>drag-and-drop operations.</w:t>
      </w:r>
    </w:p>
    <w:p w14:paraId="5C9BE70A" w14:textId="77777777" w:rsidR="00A3284C" w:rsidRPr="00363F54" w:rsidRDefault="00A3284C" w:rsidP="00A3284C">
      <w:pPr>
        <w:rPr>
          <w:rFonts w:cs="Arial"/>
        </w:rPr>
      </w:pPr>
    </w:p>
    <w:p w14:paraId="01950B23" w14:textId="38FB410C" w:rsidR="00866CFB" w:rsidRPr="0049098B" w:rsidRDefault="00866CFB" w:rsidP="00866CFB">
      <w:pPr>
        <w:ind w:left="360"/>
        <w:rPr>
          <w:rFonts w:cs="Arial"/>
          <w:b/>
          <w:bCs/>
        </w:rPr>
      </w:pPr>
      <w:r w:rsidRPr="003633DD">
        <w:rPr>
          <w:rFonts w:cs="Arial"/>
          <w:b/>
        </w:rPr>
        <w:t>[GSS_DC_SyRS_</w:t>
      </w:r>
      <w:r w:rsidR="001576B0">
        <w:rPr>
          <w:rFonts w:cs="Arial"/>
          <w:b/>
        </w:rPr>
        <w:t>4</w:t>
      </w:r>
      <w:r w:rsidR="00881401">
        <w:rPr>
          <w:rFonts w:cs="Arial"/>
          <w:b/>
        </w:rPr>
        <w:t>2</w:t>
      </w:r>
      <w:r w:rsidR="001576B0" w:rsidRPr="003633DD">
        <w:rPr>
          <w:rFonts w:cs="Arial"/>
          <w:b/>
        </w:rPr>
        <w:t>0</w:t>
      </w:r>
      <w:r w:rsidR="0012667E">
        <w:rPr>
          <w:rFonts w:cs="Arial"/>
          <w:b/>
        </w:rPr>
        <w:t>0</w:t>
      </w:r>
      <w:r w:rsidR="001576B0" w:rsidRPr="003633DD">
        <w:rPr>
          <w:rFonts w:cs="Arial"/>
          <w:b/>
        </w:rPr>
        <w:t>0</w:t>
      </w:r>
      <w:r w:rsidR="001576B0">
        <w:rPr>
          <w:rFonts w:cs="Arial"/>
          <w:b/>
        </w:rPr>
        <w:t>2</w:t>
      </w:r>
      <w:r w:rsidRPr="003633DD">
        <w:rPr>
          <w:rFonts w:cs="Arial"/>
          <w:b/>
        </w:rPr>
        <w:t>]</w:t>
      </w:r>
    </w:p>
    <w:p w14:paraId="3C9803EF" w14:textId="77777777" w:rsidR="00A3284C" w:rsidRPr="00363F54" w:rsidRDefault="00A3284C" w:rsidP="00363F54">
      <w:pPr>
        <w:ind w:firstLine="720"/>
        <w:rPr>
          <w:rFonts w:cs="Arial"/>
        </w:rPr>
      </w:pPr>
      <w:r w:rsidRPr="00363F54">
        <w:rPr>
          <w:rFonts w:cs="Arial"/>
        </w:rPr>
        <w:t>The system shall support secure user authentication and role-based access control.</w:t>
      </w:r>
    </w:p>
    <w:p w14:paraId="2EDBCEB4" w14:textId="77777777" w:rsidR="00A3284C" w:rsidRPr="00363F54" w:rsidRDefault="00A3284C" w:rsidP="00A3284C">
      <w:pPr>
        <w:rPr>
          <w:rFonts w:cs="Arial"/>
        </w:rPr>
      </w:pPr>
    </w:p>
    <w:p w14:paraId="6F875D4A" w14:textId="54AD2B76" w:rsidR="00866CFB" w:rsidRPr="0049098B" w:rsidRDefault="00866CFB" w:rsidP="00866CFB">
      <w:pPr>
        <w:ind w:left="360"/>
        <w:rPr>
          <w:rFonts w:cs="Arial"/>
          <w:b/>
          <w:bCs/>
        </w:rPr>
      </w:pPr>
      <w:r w:rsidRPr="003633DD">
        <w:rPr>
          <w:rFonts w:cs="Arial"/>
          <w:b/>
        </w:rPr>
        <w:t>[GSS_DC_SyRS_</w:t>
      </w:r>
      <w:r w:rsidR="001576B0">
        <w:rPr>
          <w:rFonts w:cs="Arial"/>
          <w:b/>
        </w:rPr>
        <w:t>4</w:t>
      </w:r>
      <w:r w:rsidR="00881401">
        <w:rPr>
          <w:rFonts w:cs="Arial"/>
          <w:b/>
        </w:rPr>
        <w:t>2</w:t>
      </w:r>
      <w:r w:rsidR="001576B0" w:rsidRPr="003633DD">
        <w:rPr>
          <w:rFonts w:cs="Arial"/>
          <w:b/>
        </w:rPr>
        <w:t>0</w:t>
      </w:r>
      <w:r w:rsidR="0012667E">
        <w:rPr>
          <w:rFonts w:cs="Arial"/>
          <w:b/>
        </w:rPr>
        <w:t>0</w:t>
      </w:r>
      <w:r w:rsidR="001576B0" w:rsidRPr="003633DD">
        <w:rPr>
          <w:rFonts w:cs="Arial"/>
          <w:b/>
        </w:rPr>
        <w:t>0</w:t>
      </w:r>
      <w:r w:rsidR="001576B0">
        <w:rPr>
          <w:rFonts w:cs="Arial"/>
          <w:b/>
        </w:rPr>
        <w:t>3</w:t>
      </w:r>
      <w:r w:rsidRPr="003633DD">
        <w:rPr>
          <w:rFonts w:cs="Arial"/>
          <w:b/>
        </w:rPr>
        <w:t>]</w:t>
      </w:r>
    </w:p>
    <w:p w14:paraId="44C15734" w14:textId="643F98AF" w:rsidR="00A3284C" w:rsidRPr="00363F54" w:rsidRDefault="00A3284C" w:rsidP="002D72EE">
      <w:pPr>
        <w:ind w:firstLine="720"/>
        <w:rPr>
          <w:rFonts w:cs="Arial"/>
        </w:rPr>
      </w:pPr>
      <w:r w:rsidRPr="00363F54">
        <w:rPr>
          <w:rFonts w:cs="Arial"/>
        </w:rPr>
        <w:t xml:space="preserve">The system shall be scalable </w:t>
      </w:r>
      <w:commentRangeStart w:id="163"/>
      <w:commentRangeStart w:id="164"/>
      <w:r w:rsidRPr="00363F54">
        <w:rPr>
          <w:rFonts w:cs="Arial"/>
        </w:rPr>
        <w:t xml:space="preserve">to support large </w:t>
      </w:r>
      <w:commentRangeEnd w:id="163"/>
      <w:r w:rsidR="00D56B28">
        <w:rPr>
          <w:rStyle w:val="CommentReference"/>
        </w:rPr>
        <w:commentReference w:id="163"/>
      </w:r>
      <w:commentRangeEnd w:id="164"/>
      <w:r w:rsidR="008E41C7">
        <w:rPr>
          <w:rStyle w:val="CommentReference"/>
        </w:rPr>
        <w:commentReference w:id="164"/>
      </w:r>
      <w:r w:rsidRPr="00363F54">
        <w:rPr>
          <w:rFonts w:cs="Arial"/>
        </w:rPr>
        <w:t>warehouse layouts and multiple concurrent</w:t>
      </w:r>
      <w:r w:rsidR="002D72EE">
        <w:rPr>
          <w:rFonts w:cs="Arial"/>
        </w:rPr>
        <w:t xml:space="preserve"> </w:t>
      </w:r>
      <w:r w:rsidRPr="00363F54">
        <w:rPr>
          <w:rFonts w:cs="Arial"/>
        </w:rPr>
        <w:t>users.</w:t>
      </w:r>
    </w:p>
    <w:p w14:paraId="483B32B1" w14:textId="77777777" w:rsidR="00A3284C" w:rsidRPr="00363F54" w:rsidRDefault="00A3284C" w:rsidP="00A3284C">
      <w:pPr>
        <w:rPr>
          <w:rFonts w:cs="Arial"/>
        </w:rPr>
      </w:pPr>
    </w:p>
    <w:p w14:paraId="5A752748" w14:textId="67DD1426" w:rsidR="00866CFB" w:rsidRPr="0049098B" w:rsidRDefault="00866CFB" w:rsidP="00866CFB">
      <w:pPr>
        <w:ind w:left="360"/>
        <w:rPr>
          <w:rFonts w:cs="Arial"/>
          <w:b/>
          <w:bCs/>
        </w:rPr>
      </w:pPr>
      <w:r w:rsidRPr="003633DD">
        <w:rPr>
          <w:rFonts w:cs="Arial"/>
          <w:b/>
        </w:rPr>
        <w:t>[GSS_DC_SyRS_</w:t>
      </w:r>
      <w:r w:rsidR="001576B0">
        <w:rPr>
          <w:rFonts w:cs="Arial"/>
          <w:b/>
        </w:rPr>
        <w:t>4</w:t>
      </w:r>
      <w:r w:rsidR="00881401">
        <w:rPr>
          <w:rFonts w:cs="Arial"/>
          <w:b/>
        </w:rPr>
        <w:t>2</w:t>
      </w:r>
      <w:r w:rsidR="001576B0" w:rsidRPr="003633DD">
        <w:rPr>
          <w:rFonts w:cs="Arial"/>
          <w:b/>
        </w:rPr>
        <w:t>00</w:t>
      </w:r>
      <w:r w:rsidR="0012667E">
        <w:rPr>
          <w:rFonts w:cs="Arial"/>
          <w:b/>
        </w:rPr>
        <w:t>0</w:t>
      </w:r>
      <w:r w:rsidR="001576B0">
        <w:rPr>
          <w:rFonts w:cs="Arial"/>
          <w:b/>
        </w:rPr>
        <w:t>4</w:t>
      </w:r>
      <w:r w:rsidRPr="003633DD">
        <w:rPr>
          <w:rFonts w:cs="Arial"/>
          <w:b/>
        </w:rPr>
        <w:t>]</w:t>
      </w:r>
    </w:p>
    <w:p w14:paraId="0A0FACBA" w14:textId="77777777" w:rsidR="00A3284C" w:rsidRPr="00363F54" w:rsidRDefault="00A3284C" w:rsidP="00363F54">
      <w:pPr>
        <w:ind w:firstLine="720"/>
        <w:rPr>
          <w:rFonts w:cs="Arial"/>
        </w:rPr>
      </w:pPr>
      <w:r w:rsidRPr="606280F7">
        <w:rPr>
          <w:rFonts w:cs="Arial"/>
        </w:rPr>
        <w:t>The system shall maintain data integrity and provide regular backups of design data.</w:t>
      </w:r>
    </w:p>
    <w:p w14:paraId="16620EF9" w14:textId="77777777" w:rsidR="00A3284C" w:rsidRPr="00363F54" w:rsidRDefault="00A3284C" w:rsidP="00A3284C">
      <w:pPr>
        <w:rPr>
          <w:rFonts w:cs="Arial"/>
        </w:rPr>
      </w:pPr>
    </w:p>
    <w:p w14:paraId="4DA2BD0D" w14:textId="6283771C" w:rsidR="00866CFB" w:rsidRPr="0049098B" w:rsidRDefault="00866CFB" w:rsidP="00866CFB">
      <w:pPr>
        <w:ind w:left="360"/>
        <w:rPr>
          <w:rFonts w:cs="Arial"/>
          <w:b/>
          <w:bCs/>
        </w:rPr>
      </w:pPr>
      <w:r w:rsidRPr="003633DD">
        <w:rPr>
          <w:rFonts w:cs="Arial"/>
          <w:b/>
        </w:rPr>
        <w:t>[GSS_DC_SyRS_</w:t>
      </w:r>
      <w:r w:rsidR="001576B0">
        <w:rPr>
          <w:rFonts w:cs="Arial"/>
          <w:b/>
        </w:rPr>
        <w:t>4</w:t>
      </w:r>
      <w:r w:rsidR="00881401">
        <w:rPr>
          <w:rFonts w:cs="Arial"/>
          <w:b/>
        </w:rPr>
        <w:t>2</w:t>
      </w:r>
      <w:r w:rsidR="001576B0" w:rsidRPr="003633DD">
        <w:rPr>
          <w:rFonts w:cs="Arial"/>
          <w:b/>
        </w:rPr>
        <w:t>00</w:t>
      </w:r>
      <w:r w:rsidR="0012667E">
        <w:rPr>
          <w:rFonts w:cs="Arial"/>
          <w:b/>
        </w:rPr>
        <w:t>0</w:t>
      </w:r>
      <w:r w:rsidR="001576B0">
        <w:rPr>
          <w:rFonts w:cs="Arial"/>
          <w:b/>
        </w:rPr>
        <w:t>5</w:t>
      </w:r>
      <w:r w:rsidRPr="003633DD">
        <w:rPr>
          <w:rFonts w:cs="Arial"/>
          <w:b/>
        </w:rPr>
        <w:t>]</w:t>
      </w:r>
    </w:p>
    <w:p w14:paraId="559BCF67" w14:textId="77777777" w:rsidR="00A3284C" w:rsidRPr="00363F54" w:rsidRDefault="00A3284C" w:rsidP="00363F54">
      <w:pPr>
        <w:ind w:firstLine="720"/>
        <w:rPr>
          <w:rFonts w:cs="Arial"/>
        </w:rPr>
      </w:pPr>
      <w:r w:rsidRPr="00363F54">
        <w:rPr>
          <w:rFonts w:cs="Arial"/>
        </w:rPr>
        <w:t>The system shall be compatible with major browsers and operating systems.</w:t>
      </w:r>
    </w:p>
    <w:p w14:paraId="557096A1" w14:textId="77777777" w:rsidR="007F68AD" w:rsidRDefault="007F68AD" w:rsidP="00A3284C"/>
    <w:p w14:paraId="3F05A0E8" w14:textId="2D755D96" w:rsidR="00FF6B8D" w:rsidRDefault="00FF6B8D" w:rsidP="00FF6B8D">
      <w:pPr>
        <w:ind w:left="360"/>
        <w:rPr>
          <w:rFonts w:cs="Arial"/>
          <w:b/>
        </w:rPr>
      </w:pPr>
      <w:r w:rsidRPr="003633DD">
        <w:rPr>
          <w:rFonts w:cs="Arial"/>
          <w:b/>
        </w:rPr>
        <w:t>[GSS_DC_SyRS_</w:t>
      </w:r>
      <w:r>
        <w:rPr>
          <w:rFonts w:cs="Arial"/>
          <w:b/>
        </w:rPr>
        <w:t>4</w:t>
      </w:r>
      <w:r w:rsidR="00881401">
        <w:rPr>
          <w:rFonts w:cs="Arial"/>
          <w:b/>
        </w:rPr>
        <w:t>2</w:t>
      </w:r>
      <w:r w:rsidRPr="003633DD">
        <w:rPr>
          <w:rFonts w:cs="Arial"/>
          <w:b/>
        </w:rPr>
        <w:t>00</w:t>
      </w:r>
      <w:r w:rsidR="0012667E">
        <w:rPr>
          <w:rFonts w:cs="Arial"/>
          <w:b/>
        </w:rPr>
        <w:t>0</w:t>
      </w:r>
      <w:r>
        <w:rPr>
          <w:rFonts w:cs="Arial"/>
          <w:b/>
        </w:rPr>
        <w:t>6</w:t>
      </w:r>
      <w:r w:rsidRPr="003633DD">
        <w:rPr>
          <w:rFonts w:cs="Arial"/>
          <w:b/>
        </w:rPr>
        <w:t>]</w:t>
      </w:r>
    </w:p>
    <w:p w14:paraId="5FF9CFBE" w14:textId="5FA4FD39" w:rsidR="00A27BFE" w:rsidRPr="008F490C" w:rsidRDefault="00A27BFE" w:rsidP="00FF6B8D">
      <w:pPr>
        <w:ind w:left="360"/>
        <w:rPr>
          <w:rFonts w:cs="Arial"/>
          <w:u w:val="single"/>
        </w:rPr>
      </w:pPr>
      <w:r w:rsidRPr="008F490C">
        <w:rPr>
          <w:u w:val="single"/>
        </w:rPr>
        <w:t>Database Choice Rationale</w:t>
      </w:r>
    </w:p>
    <w:p w14:paraId="19907078" w14:textId="77777777" w:rsidR="007F68AD" w:rsidRPr="006D766C" w:rsidRDefault="007F68AD" w:rsidP="00F545A2">
      <w:pPr>
        <w:ind w:left="720"/>
        <w:rPr>
          <w:rFonts w:cs="Arial"/>
        </w:rPr>
      </w:pPr>
      <w:r w:rsidRPr="606280F7">
        <w:rPr>
          <w:rFonts w:cs="Arial"/>
        </w:rPr>
        <w:t>The system shall use a database optimized for high read and write throughput, scalable storage, and flexible schema to support dynamic product configurations and user interactions.</w:t>
      </w:r>
    </w:p>
    <w:p w14:paraId="5537753F" w14:textId="77777777" w:rsidR="00971716" w:rsidRDefault="00971716" w:rsidP="006D766C">
      <w:pPr>
        <w:ind w:left="720"/>
        <w:rPr>
          <w:rFonts w:cs="Arial"/>
        </w:rPr>
      </w:pPr>
    </w:p>
    <w:p w14:paraId="156551B1" w14:textId="2A564076" w:rsidR="00E16F99" w:rsidRDefault="00E16F99" w:rsidP="00E16F99">
      <w:pPr>
        <w:ind w:left="360"/>
        <w:rPr>
          <w:rFonts w:cs="Arial"/>
          <w:b/>
        </w:rPr>
      </w:pPr>
      <w:r w:rsidRPr="003633DD">
        <w:rPr>
          <w:rFonts w:cs="Arial"/>
          <w:b/>
        </w:rPr>
        <w:t>[GSS_DC_SyRS_</w:t>
      </w:r>
      <w:r>
        <w:rPr>
          <w:rFonts w:cs="Arial"/>
          <w:b/>
        </w:rPr>
        <w:t>42</w:t>
      </w:r>
      <w:r w:rsidRPr="003633DD">
        <w:rPr>
          <w:rFonts w:cs="Arial"/>
          <w:b/>
        </w:rPr>
        <w:t>00</w:t>
      </w:r>
      <w:r>
        <w:rPr>
          <w:rFonts w:cs="Arial"/>
          <w:b/>
        </w:rPr>
        <w:t>0</w:t>
      </w:r>
      <w:r w:rsidR="00786025">
        <w:rPr>
          <w:rFonts w:cs="Arial"/>
          <w:b/>
        </w:rPr>
        <w:t>7</w:t>
      </w:r>
      <w:r w:rsidRPr="003633DD">
        <w:rPr>
          <w:rFonts w:cs="Arial"/>
          <w:b/>
        </w:rPr>
        <w:t>]</w:t>
      </w:r>
    </w:p>
    <w:p w14:paraId="60B4D56B" w14:textId="076D7AD5" w:rsidR="008F490C" w:rsidRPr="008F490C" w:rsidRDefault="008F490C" w:rsidP="00E16F99">
      <w:pPr>
        <w:ind w:left="360"/>
        <w:rPr>
          <w:rFonts w:cs="Arial"/>
          <w:u w:val="single"/>
        </w:rPr>
      </w:pPr>
      <w:r w:rsidRPr="008F490C">
        <w:rPr>
          <w:u w:val="single"/>
        </w:rPr>
        <w:t>Read Throughput:</w:t>
      </w:r>
    </w:p>
    <w:p w14:paraId="6956EBA4" w14:textId="77777777" w:rsidR="007F68AD" w:rsidRPr="006D766C" w:rsidRDefault="007F68AD" w:rsidP="00AA22BB">
      <w:pPr>
        <w:ind w:left="720"/>
        <w:rPr>
          <w:rFonts w:cs="Arial"/>
        </w:rPr>
      </w:pPr>
      <w:r w:rsidRPr="006D766C">
        <w:rPr>
          <w:rFonts w:cs="Arial"/>
        </w:rPr>
        <w:t>The database shall support high read throughput to handle frequent access to configuration presets, layouts, and BOMs by multiple users concurrently.</w:t>
      </w:r>
    </w:p>
    <w:p w14:paraId="469AE2F8" w14:textId="77777777" w:rsidR="00971716" w:rsidRDefault="00971716" w:rsidP="006D766C">
      <w:pPr>
        <w:ind w:left="720"/>
        <w:rPr>
          <w:rFonts w:cs="Arial"/>
        </w:rPr>
      </w:pPr>
    </w:p>
    <w:p w14:paraId="53BB684E" w14:textId="269BAE1F" w:rsidR="00E16F99" w:rsidRDefault="00E16F99" w:rsidP="00E16F99">
      <w:pPr>
        <w:ind w:left="360"/>
        <w:rPr>
          <w:rFonts w:cs="Arial"/>
          <w:b/>
        </w:rPr>
      </w:pPr>
      <w:r w:rsidRPr="003633DD">
        <w:rPr>
          <w:rFonts w:cs="Arial"/>
          <w:b/>
        </w:rPr>
        <w:t>[GSS_DC_SyRS_</w:t>
      </w:r>
      <w:r>
        <w:rPr>
          <w:rFonts w:cs="Arial"/>
          <w:b/>
        </w:rPr>
        <w:t>42</w:t>
      </w:r>
      <w:r w:rsidRPr="003633DD">
        <w:rPr>
          <w:rFonts w:cs="Arial"/>
          <w:b/>
        </w:rPr>
        <w:t>00</w:t>
      </w:r>
      <w:r>
        <w:rPr>
          <w:rFonts w:cs="Arial"/>
          <w:b/>
        </w:rPr>
        <w:t>0</w:t>
      </w:r>
      <w:r w:rsidR="00786025">
        <w:rPr>
          <w:rFonts w:cs="Arial"/>
          <w:b/>
        </w:rPr>
        <w:t>8</w:t>
      </w:r>
      <w:r w:rsidRPr="003633DD">
        <w:rPr>
          <w:rFonts w:cs="Arial"/>
          <w:b/>
        </w:rPr>
        <w:t>]</w:t>
      </w:r>
    </w:p>
    <w:p w14:paraId="3202E47F" w14:textId="54AC970F" w:rsidR="00A12CE8" w:rsidRPr="002610A3" w:rsidRDefault="00A12CE8" w:rsidP="00E16F99">
      <w:pPr>
        <w:ind w:left="360"/>
        <w:rPr>
          <w:rFonts w:cs="Arial"/>
          <w:u w:val="single"/>
        </w:rPr>
      </w:pPr>
      <w:r w:rsidRPr="002610A3">
        <w:rPr>
          <w:u w:val="single"/>
        </w:rPr>
        <w:t>Write Throughput:</w:t>
      </w:r>
    </w:p>
    <w:p w14:paraId="51E98CF9" w14:textId="77777777" w:rsidR="007F68AD" w:rsidRPr="006D766C" w:rsidRDefault="007F68AD" w:rsidP="00AA22BB">
      <w:pPr>
        <w:ind w:left="720"/>
        <w:rPr>
          <w:rFonts w:cs="Arial"/>
        </w:rPr>
      </w:pPr>
      <w:r w:rsidRPr="006D766C">
        <w:rPr>
          <w:rFonts w:cs="Arial"/>
        </w:rPr>
        <w:t>The system shall support high write throughput to accommodate frequent updates to designs, user inputs, and recalibration data.</w:t>
      </w:r>
    </w:p>
    <w:p w14:paraId="07D21EBA" w14:textId="77777777" w:rsidR="00971716" w:rsidRDefault="00971716" w:rsidP="006D766C">
      <w:pPr>
        <w:ind w:left="720"/>
        <w:rPr>
          <w:rFonts w:cs="Arial"/>
        </w:rPr>
      </w:pPr>
    </w:p>
    <w:p w14:paraId="6F93CCEA" w14:textId="163A6EB2" w:rsidR="00E16F99" w:rsidRDefault="00E16F99" w:rsidP="00E16F99">
      <w:pPr>
        <w:ind w:left="360"/>
        <w:rPr>
          <w:rFonts w:cs="Arial"/>
          <w:b/>
        </w:rPr>
      </w:pPr>
      <w:r w:rsidRPr="003633DD">
        <w:rPr>
          <w:rFonts w:cs="Arial"/>
          <w:b/>
        </w:rPr>
        <w:t>[GSS_DC_SyRS_</w:t>
      </w:r>
      <w:r>
        <w:rPr>
          <w:rFonts w:cs="Arial"/>
          <w:b/>
        </w:rPr>
        <w:t>42</w:t>
      </w:r>
      <w:r w:rsidRPr="003633DD">
        <w:rPr>
          <w:rFonts w:cs="Arial"/>
          <w:b/>
        </w:rPr>
        <w:t>00</w:t>
      </w:r>
      <w:r>
        <w:rPr>
          <w:rFonts w:cs="Arial"/>
          <w:b/>
        </w:rPr>
        <w:t>0</w:t>
      </w:r>
      <w:r w:rsidR="00786025">
        <w:rPr>
          <w:rFonts w:cs="Arial"/>
          <w:b/>
        </w:rPr>
        <w:t>9</w:t>
      </w:r>
      <w:r w:rsidRPr="003633DD">
        <w:rPr>
          <w:rFonts w:cs="Arial"/>
          <w:b/>
        </w:rPr>
        <w:t>]</w:t>
      </w:r>
    </w:p>
    <w:p w14:paraId="407E35C1" w14:textId="44E107ED" w:rsidR="003C610E" w:rsidRPr="002610A3" w:rsidRDefault="003C610E" w:rsidP="00E16F99">
      <w:pPr>
        <w:ind w:left="360"/>
        <w:rPr>
          <w:rFonts w:cs="Arial"/>
          <w:u w:val="single"/>
        </w:rPr>
      </w:pPr>
      <w:r w:rsidRPr="002610A3">
        <w:rPr>
          <w:u w:val="single"/>
        </w:rPr>
        <w:t>Storage Needs</w:t>
      </w:r>
    </w:p>
    <w:p w14:paraId="24C072E7" w14:textId="77777777" w:rsidR="007F68AD" w:rsidRPr="006D766C" w:rsidRDefault="007F68AD" w:rsidP="00AA22BB">
      <w:pPr>
        <w:ind w:left="720"/>
        <w:rPr>
          <w:rFonts w:cs="Arial"/>
        </w:rPr>
      </w:pPr>
      <w:r w:rsidRPr="006D766C">
        <w:rPr>
          <w:rFonts w:cs="Arial"/>
        </w:rPr>
        <w:lastRenderedPageBreak/>
        <w:t>The system shall be capable of storing large volumes of layout files, 3D models, BOMs, and historical design versions with scalable storage options.</w:t>
      </w:r>
    </w:p>
    <w:p w14:paraId="0604DD31" w14:textId="77777777" w:rsidR="00971716" w:rsidRDefault="00971716" w:rsidP="006D766C">
      <w:pPr>
        <w:ind w:left="720"/>
        <w:rPr>
          <w:rFonts w:cs="Arial"/>
        </w:rPr>
      </w:pPr>
    </w:p>
    <w:p w14:paraId="0AECF155" w14:textId="51BF84BE" w:rsidR="00E16F99" w:rsidRDefault="00E16F99" w:rsidP="003B492C">
      <w:pPr>
        <w:ind w:left="360"/>
        <w:rPr>
          <w:rFonts w:cs="Arial"/>
          <w:b/>
        </w:rPr>
      </w:pPr>
      <w:r w:rsidRPr="003633DD">
        <w:rPr>
          <w:rFonts w:cs="Arial"/>
          <w:b/>
        </w:rPr>
        <w:t>[GSS_DC_SyRS_</w:t>
      </w:r>
      <w:r>
        <w:rPr>
          <w:rFonts w:cs="Arial"/>
          <w:b/>
        </w:rPr>
        <w:t>42</w:t>
      </w:r>
      <w:r w:rsidRPr="003633DD">
        <w:rPr>
          <w:rFonts w:cs="Arial"/>
          <w:b/>
        </w:rPr>
        <w:t>00</w:t>
      </w:r>
      <w:r w:rsidR="00786025">
        <w:rPr>
          <w:rFonts w:cs="Arial"/>
          <w:b/>
        </w:rPr>
        <w:t>10</w:t>
      </w:r>
      <w:r w:rsidRPr="003633DD">
        <w:rPr>
          <w:rFonts w:cs="Arial"/>
          <w:b/>
        </w:rPr>
        <w:t>]</w:t>
      </w:r>
    </w:p>
    <w:p w14:paraId="55CCDF78" w14:textId="2FA5DA4F" w:rsidR="00CB19F2" w:rsidRPr="002610A3" w:rsidRDefault="00CB19F2" w:rsidP="003B492C">
      <w:pPr>
        <w:ind w:left="360"/>
        <w:rPr>
          <w:rFonts w:cs="Arial"/>
          <w:u w:val="single"/>
        </w:rPr>
      </w:pPr>
      <w:r w:rsidRPr="002610A3">
        <w:rPr>
          <w:u w:val="single"/>
        </w:rPr>
        <w:t>Compute Needs</w:t>
      </w:r>
    </w:p>
    <w:p w14:paraId="265C1806" w14:textId="78AE3F57" w:rsidR="00971716" w:rsidRDefault="007F68AD" w:rsidP="00AA22BB">
      <w:pPr>
        <w:ind w:left="720"/>
        <w:rPr>
          <w:rFonts w:cs="Arial"/>
        </w:rPr>
      </w:pPr>
      <w:r w:rsidRPr="606280F7">
        <w:rPr>
          <w:rFonts w:cs="Arial"/>
        </w:rPr>
        <w:t>The system shall provision compute resources to support real-time recalibration, 3D rendering, and optimization logic execution.</w:t>
      </w:r>
    </w:p>
    <w:p w14:paraId="7F24C781" w14:textId="77777777" w:rsidR="00392B39" w:rsidRDefault="00392B39" w:rsidP="00495ED3">
      <w:pPr>
        <w:ind w:left="720" w:firstLine="720"/>
        <w:rPr>
          <w:rFonts w:cs="Arial"/>
        </w:rPr>
      </w:pPr>
    </w:p>
    <w:p w14:paraId="3A1A91C0" w14:textId="6C897FC1" w:rsidR="00E16F99" w:rsidRDefault="00E16F99" w:rsidP="003B492C">
      <w:pPr>
        <w:ind w:left="360"/>
        <w:rPr>
          <w:rFonts w:cs="Arial"/>
          <w:b/>
        </w:rPr>
      </w:pPr>
      <w:r w:rsidRPr="003633DD">
        <w:rPr>
          <w:rFonts w:cs="Arial"/>
          <w:b/>
        </w:rPr>
        <w:t>[GSS_DC_SyRS_</w:t>
      </w:r>
      <w:r>
        <w:rPr>
          <w:rFonts w:cs="Arial"/>
          <w:b/>
        </w:rPr>
        <w:t>42</w:t>
      </w:r>
      <w:r w:rsidRPr="003633DD">
        <w:rPr>
          <w:rFonts w:cs="Arial"/>
          <w:b/>
        </w:rPr>
        <w:t>00</w:t>
      </w:r>
      <w:r w:rsidR="00786025">
        <w:rPr>
          <w:rFonts w:cs="Arial"/>
          <w:b/>
        </w:rPr>
        <w:t>11</w:t>
      </w:r>
      <w:r w:rsidRPr="003633DD">
        <w:rPr>
          <w:rFonts w:cs="Arial"/>
          <w:b/>
        </w:rPr>
        <w:t>]</w:t>
      </w:r>
    </w:p>
    <w:p w14:paraId="690E4DB4" w14:textId="64C7CF3A" w:rsidR="00C6496B" w:rsidRPr="002610A3" w:rsidRDefault="00C6496B" w:rsidP="003B492C">
      <w:pPr>
        <w:ind w:left="360"/>
        <w:rPr>
          <w:rFonts w:cs="Arial"/>
          <w:u w:val="single"/>
        </w:rPr>
      </w:pPr>
      <w:r w:rsidRPr="002610A3">
        <w:rPr>
          <w:u w:val="single"/>
        </w:rPr>
        <w:t>Instances Required</w:t>
      </w:r>
    </w:p>
    <w:p w14:paraId="79297C4F" w14:textId="77777777" w:rsidR="007F68AD" w:rsidRPr="00495ED3" w:rsidRDefault="007F68AD" w:rsidP="005576D5">
      <w:pPr>
        <w:ind w:left="720"/>
        <w:rPr>
          <w:rFonts w:cs="Arial"/>
        </w:rPr>
      </w:pPr>
      <w:r w:rsidRPr="00495ED3">
        <w:rPr>
          <w:rFonts w:cs="Arial"/>
        </w:rPr>
        <w:t>The deployment shall support multiple instances for load balancing, fault tolerance, and horizontal scaling.</w:t>
      </w:r>
    </w:p>
    <w:p w14:paraId="4792EAC5" w14:textId="77777777" w:rsidR="00971716" w:rsidRDefault="00971716" w:rsidP="00495ED3">
      <w:pPr>
        <w:ind w:left="720"/>
        <w:rPr>
          <w:rFonts w:cs="Arial"/>
        </w:rPr>
      </w:pPr>
    </w:p>
    <w:p w14:paraId="7B4F25B9" w14:textId="77777777" w:rsidR="00B237D4" w:rsidRPr="00495ED3" w:rsidRDefault="00B237D4" w:rsidP="00495ED3">
      <w:pPr>
        <w:ind w:left="720"/>
        <w:rPr>
          <w:rFonts w:cs="Arial"/>
        </w:rPr>
      </w:pPr>
    </w:p>
    <w:p w14:paraId="55D23B7D" w14:textId="66C41B2B" w:rsidR="00E16F99" w:rsidRDefault="00E16F99" w:rsidP="003B492C">
      <w:pPr>
        <w:ind w:left="360"/>
        <w:rPr>
          <w:rFonts w:cs="Arial"/>
          <w:b/>
        </w:rPr>
      </w:pPr>
      <w:r w:rsidRPr="003633DD">
        <w:rPr>
          <w:rFonts w:cs="Arial"/>
          <w:b/>
        </w:rPr>
        <w:t>[GSS_DC_SyRS_</w:t>
      </w:r>
      <w:r>
        <w:rPr>
          <w:rFonts w:cs="Arial"/>
          <w:b/>
        </w:rPr>
        <w:t>42</w:t>
      </w:r>
      <w:r w:rsidRPr="003633DD">
        <w:rPr>
          <w:rFonts w:cs="Arial"/>
          <w:b/>
        </w:rPr>
        <w:t>00</w:t>
      </w:r>
      <w:r w:rsidR="00786025">
        <w:rPr>
          <w:rFonts w:cs="Arial"/>
          <w:b/>
        </w:rPr>
        <w:t>12</w:t>
      </w:r>
      <w:r w:rsidRPr="003633DD">
        <w:rPr>
          <w:rFonts w:cs="Arial"/>
          <w:b/>
        </w:rPr>
        <w:t>]</w:t>
      </w:r>
    </w:p>
    <w:p w14:paraId="531F64DE" w14:textId="766D8524" w:rsidR="00E1733A" w:rsidRPr="002610A3" w:rsidRDefault="00E1733A" w:rsidP="003B492C">
      <w:pPr>
        <w:ind w:left="360"/>
        <w:rPr>
          <w:rFonts w:cs="Arial"/>
          <w:u w:val="single"/>
        </w:rPr>
      </w:pPr>
      <w:r w:rsidRPr="002610A3">
        <w:rPr>
          <w:u w:val="single"/>
        </w:rPr>
        <w:t>Number of Users</w:t>
      </w:r>
    </w:p>
    <w:p w14:paraId="01E7ADC5" w14:textId="77777777" w:rsidR="007F68AD" w:rsidRPr="00495ED3" w:rsidRDefault="007F68AD" w:rsidP="005576D5">
      <w:pPr>
        <w:ind w:left="720"/>
        <w:rPr>
          <w:rFonts w:cs="Arial"/>
        </w:rPr>
      </w:pPr>
      <w:r w:rsidRPr="00495ED3">
        <w:rPr>
          <w:rFonts w:cs="Arial"/>
        </w:rPr>
        <w:t>The system shall be designed to support thousands of registered users across roles including dealers, designers, and plant managers.</w:t>
      </w:r>
    </w:p>
    <w:p w14:paraId="091041E4" w14:textId="77777777" w:rsidR="003B492C" w:rsidRPr="00495ED3" w:rsidRDefault="003B492C" w:rsidP="00495ED3">
      <w:pPr>
        <w:ind w:left="720"/>
        <w:rPr>
          <w:rFonts w:cs="Arial"/>
        </w:rPr>
      </w:pPr>
    </w:p>
    <w:p w14:paraId="55B20434" w14:textId="5A6E2943" w:rsidR="00E16F99" w:rsidRDefault="00E16F99" w:rsidP="003B492C">
      <w:pPr>
        <w:ind w:left="360"/>
        <w:rPr>
          <w:rFonts w:cs="Arial"/>
          <w:b/>
        </w:rPr>
      </w:pPr>
      <w:r w:rsidRPr="003633DD">
        <w:rPr>
          <w:rFonts w:cs="Arial"/>
          <w:b/>
        </w:rPr>
        <w:t>[GSS_DC_SyRS_</w:t>
      </w:r>
      <w:r>
        <w:rPr>
          <w:rFonts w:cs="Arial"/>
          <w:b/>
        </w:rPr>
        <w:t>42</w:t>
      </w:r>
      <w:r w:rsidRPr="003633DD">
        <w:rPr>
          <w:rFonts w:cs="Arial"/>
          <w:b/>
        </w:rPr>
        <w:t>00</w:t>
      </w:r>
      <w:r w:rsidR="00786025">
        <w:rPr>
          <w:rFonts w:cs="Arial"/>
          <w:b/>
        </w:rPr>
        <w:t>13</w:t>
      </w:r>
      <w:r w:rsidRPr="003633DD">
        <w:rPr>
          <w:rFonts w:cs="Arial"/>
          <w:b/>
        </w:rPr>
        <w:t>]</w:t>
      </w:r>
    </w:p>
    <w:p w14:paraId="6C670ED3" w14:textId="48B0B262" w:rsidR="00593945" w:rsidRPr="002610A3" w:rsidRDefault="00593945" w:rsidP="003B492C">
      <w:pPr>
        <w:ind w:left="360"/>
        <w:rPr>
          <w:rFonts w:cs="Arial"/>
          <w:u w:val="single"/>
        </w:rPr>
      </w:pPr>
      <w:r w:rsidRPr="002610A3">
        <w:rPr>
          <w:u w:val="single"/>
        </w:rPr>
        <w:t>Number of Concurrent Users</w:t>
      </w:r>
    </w:p>
    <w:p w14:paraId="10ED310B" w14:textId="7BE68610" w:rsidR="007F68AD" w:rsidRPr="00495ED3" w:rsidRDefault="007F68AD" w:rsidP="005576D5">
      <w:pPr>
        <w:ind w:left="720"/>
        <w:rPr>
          <w:rFonts w:cs="Arial"/>
        </w:rPr>
      </w:pPr>
      <w:r w:rsidRPr="00495ED3">
        <w:rPr>
          <w:rFonts w:cs="Arial"/>
        </w:rPr>
        <w:t xml:space="preserve">The system shall support at least </w:t>
      </w:r>
      <w:r w:rsidR="00F8305B" w:rsidRPr="00F8305B">
        <w:rPr>
          <w:rFonts w:cs="Arial"/>
        </w:rPr>
        <w:t>one hundred</w:t>
      </w:r>
      <w:r w:rsidRPr="00495ED3">
        <w:rPr>
          <w:rFonts w:cs="Arial"/>
        </w:rPr>
        <w:t xml:space="preserve"> concurrent users with scalable architecture to accommodate peak usage.</w:t>
      </w:r>
    </w:p>
    <w:p w14:paraId="767F2951" w14:textId="77777777" w:rsidR="00971716" w:rsidRPr="00495ED3" w:rsidRDefault="00971716" w:rsidP="00495ED3">
      <w:pPr>
        <w:ind w:left="720"/>
        <w:rPr>
          <w:rFonts w:cs="Arial"/>
        </w:rPr>
      </w:pPr>
    </w:p>
    <w:p w14:paraId="0760FCB8" w14:textId="3456346A" w:rsidR="007F68AD" w:rsidRDefault="00E16F99" w:rsidP="003B492C">
      <w:pPr>
        <w:ind w:left="360"/>
        <w:rPr>
          <w:rFonts w:cs="Arial"/>
          <w:b/>
        </w:rPr>
      </w:pPr>
      <w:r w:rsidRPr="003633DD">
        <w:rPr>
          <w:rFonts w:cs="Arial"/>
          <w:b/>
        </w:rPr>
        <w:t>[GSS_DC_SyRS_</w:t>
      </w:r>
      <w:r>
        <w:rPr>
          <w:rFonts w:cs="Arial"/>
          <w:b/>
        </w:rPr>
        <w:t>42</w:t>
      </w:r>
      <w:r w:rsidRPr="003633DD">
        <w:rPr>
          <w:rFonts w:cs="Arial"/>
          <w:b/>
        </w:rPr>
        <w:t>00</w:t>
      </w:r>
      <w:r w:rsidR="00786025">
        <w:rPr>
          <w:rFonts w:cs="Arial"/>
          <w:b/>
        </w:rPr>
        <w:t>14</w:t>
      </w:r>
      <w:r w:rsidRPr="003633DD">
        <w:rPr>
          <w:rFonts w:cs="Arial"/>
          <w:b/>
        </w:rPr>
        <w:t>]</w:t>
      </w:r>
    </w:p>
    <w:p w14:paraId="6EB6E88D" w14:textId="7A0468E6" w:rsidR="00FB1ABB" w:rsidRPr="002610A3" w:rsidRDefault="00FB1ABB" w:rsidP="003B492C">
      <w:pPr>
        <w:ind w:left="360"/>
        <w:rPr>
          <w:rFonts w:cs="Arial"/>
          <w:u w:val="single"/>
        </w:rPr>
      </w:pPr>
      <w:r w:rsidRPr="002610A3">
        <w:rPr>
          <w:u w:val="single"/>
        </w:rPr>
        <w:t>Horizontal vs Vertical Scaling</w:t>
      </w:r>
    </w:p>
    <w:p w14:paraId="2ECBCEB9" w14:textId="77777777" w:rsidR="007F68AD" w:rsidRPr="00495ED3" w:rsidRDefault="007F68AD" w:rsidP="005576D5">
      <w:pPr>
        <w:ind w:left="720"/>
        <w:rPr>
          <w:rFonts w:cs="Arial"/>
        </w:rPr>
      </w:pPr>
      <w:r w:rsidRPr="00495ED3">
        <w:rPr>
          <w:rFonts w:cs="Arial"/>
        </w:rPr>
        <w:t>The system shall prioritize horizontal scaling to ensure flexibility and resilience under increasing load, with vertical scaling used for compute-intensive operations.</w:t>
      </w:r>
    </w:p>
    <w:p w14:paraId="5BC66BAB" w14:textId="77777777" w:rsidR="00971716" w:rsidRDefault="00971716" w:rsidP="00495ED3">
      <w:pPr>
        <w:ind w:left="720"/>
        <w:rPr>
          <w:rFonts w:cs="Arial"/>
        </w:rPr>
      </w:pPr>
    </w:p>
    <w:p w14:paraId="3B719FEF" w14:textId="77777777" w:rsidR="00971716" w:rsidRDefault="00971716" w:rsidP="00495ED3">
      <w:pPr>
        <w:ind w:left="720"/>
        <w:rPr>
          <w:rFonts w:cs="Arial"/>
        </w:rPr>
      </w:pPr>
    </w:p>
    <w:p w14:paraId="015390AA" w14:textId="34740D2B" w:rsidR="00E16F99" w:rsidRDefault="00E16F99" w:rsidP="003B492C">
      <w:pPr>
        <w:ind w:left="360"/>
        <w:rPr>
          <w:rFonts w:cs="Arial"/>
          <w:b/>
        </w:rPr>
      </w:pPr>
      <w:r w:rsidRPr="003633DD">
        <w:rPr>
          <w:rFonts w:cs="Arial"/>
          <w:b/>
        </w:rPr>
        <w:t>[GSS_DC_SyRS_</w:t>
      </w:r>
      <w:r>
        <w:rPr>
          <w:rFonts w:cs="Arial"/>
          <w:b/>
        </w:rPr>
        <w:t>42</w:t>
      </w:r>
      <w:r w:rsidRPr="003633DD">
        <w:rPr>
          <w:rFonts w:cs="Arial"/>
          <w:b/>
        </w:rPr>
        <w:t>00</w:t>
      </w:r>
      <w:r w:rsidR="00786025">
        <w:rPr>
          <w:rFonts w:cs="Arial"/>
          <w:b/>
        </w:rPr>
        <w:t>16</w:t>
      </w:r>
      <w:r w:rsidRPr="003633DD">
        <w:rPr>
          <w:rFonts w:cs="Arial"/>
          <w:b/>
        </w:rPr>
        <w:t>]</w:t>
      </w:r>
    </w:p>
    <w:p w14:paraId="5FF38028" w14:textId="1B885FA4" w:rsidR="000754EA" w:rsidRPr="002610A3" w:rsidRDefault="000754EA" w:rsidP="003B492C">
      <w:pPr>
        <w:ind w:left="360"/>
        <w:rPr>
          <w:rFonts w:cs="Arial"/>
          <w:u w:val="single"/>
        </w:rPr>
      </w:pPr>
      <w:r w:rsidRPr="002610A3">
        <w:rPr>
          <w:u w:val="single"/>
        </w:rPr>
        <w:t>DevOps Pipeline</w:t>
      </w:r>
    </w:p>
    <w:p w14:paraId="61532AD6" w14:textId="77777777" w:rsidR="007F68AD" w:rsidRPr="00495ED3" w:rsidRDefault="007F68AD" w:rsidP="004D04B9">
      <w:pPr>
        <w:ind w:left="720"/>
        <w:rPr>
          <w:rFonts w:cs="Arial"/>
        </w:rPr>
      </w:pPr>
      <w:r w:rsidRPr="00495ED3">
        <w:rPr>
          <w:rFonts w:cs="Arial"/>
        </w:rPr>
        <w:t>The system shall be integrated with a CI/CD pipeline for automated testing, deployment, and rollback, ensuring rapid and safe delivery of updates.</w:t>
      </w:r>
    </w:p>
    <w:p w14:paraId="50C623B3" w14:textId="67F15B92" w:rsidR="007F68AD" w:rsidRPr="00495ED3" w:rsidRDefault="007F68AD" w:rsidP="004D04B9">
      <w:pPr>
        <w:rPr>
          <w:rFonts w:cs="Arial"/>
          <w:b/>
        </w:rPr>
      </w:pPr>
    </w:p>
    <w:p w14:paraId="2BEFB42D" w14:textId="0E53EDDB" w:rsidR="00971716" w:rsidRDefault="00E16F99" w:rsidP="003B492C">
      <w:pPr>
        <w:ind w:left="360"/>
        <w:rPr>
          <w:rFonts w:cs="Arial"/>
          <w:b/>
        </w:rPr>
      </w:pPr>
      <w:r w:rsidRPr="003633DD">
        <w:rPr>
          <w:rFonts w:cs="Arial"/>
          <w:b/>
        </w:rPr>
        <w:t>[GSS_DC_SyRS_</w:t>
      </w:r>
      <w:r>
        <w:rPr>
          <w:rFonts w:cs="Arial"/>
          <w:b/>
        </w:rPr>
        <w:t>42</w:t>
      </w:r>
      <w:r w:rsidRPr="003633DD">
        <w:rPr>
          <w:rFonts w:cs="Arial"/>
          <w:b/>
        </w:rPr>
        <w:t>00</w:t>
      </w:r>
      <w:r w:rsidR="00786025">
        <w:rPr>
          <w:rFonts w:cs="Arial"/>
          <w:b/>
        </w:rPr>
        <w:t>17</w:t>
      </w:r>
      <w:r w:rsidRPr="003633DD">
        <w:rPr>
          <w:rFonts w:cs="Arial"/>
          <w:b/>
        </w:rPr>
        <w:t>]</w:t>
      </w:r>
    </w:p>
    <w:p w14:paraId="77DFD7AB" w14:textId="6161BADF" w:rsidR="00615EF3" w:rsidRPr="002610A3" w:rsidRDefault="00615EF3" w:rsidP="003B492C">
      <w:pPr>
        <w:ind w:left="360"/>
        <w:rPr>
          <w:rFonts w:cs="Arial"/>
          <w:u w:val="single"/>
        </w:rPr>
      </w:pPr>
      <w:r w:rsidRPr="002610A3">
        <w:rPr>
          <w:u w:val="single"/>
        </w:rPr>
        <w:t>State Management</w:t>
      </w:r>
    </w:p>
    <w:p w14:paraId="307E2A99" w14:textId="50A1CE7E" w:rsidR="00ED3030" w:rsidRDefault="007F68AD" w:rsidP="000E2529">
      <w:pPr>
        <w:ind w:left="720"/>
        <w:rPr>
          <w:rFonts w:cs="Arial"/>
        </w:rPr>
      </w:pPr>
      <w:r w:rsidRPr="00495ED3">
        <w:rPr>
          <w:rFonts w:cs="Arial"/>
        </w:rPr>
        <w:t>The system shall manage state using distributed session storage or stateless APIs, ensuring consistency across user sessions and modules.</w:t>
      </w:r>
    </w:p>
    <w:p w14:paraId="535E556D" w14:textId="77777777" w:rsidR="00ED3030" w:rsidRDefault="00ED3030" w:rsidP="00495ED3">
      <w:pPr>
        <w:ind w:left="720"/>
        <w:rPr>
          <w:rFonts w:cs="Arial"/>
        </w:rPr>
      </w:pPr>
    </w:p>
    <w:p w14:paraId="52F518CD" w14:textId="2B89F587" w:rsidR="00E16F99" w:rsidRDefault="00E16F99" w:rsidP="003B492C">
      <w:pPr>
        <w:ind w:left="360"/>
        <w:rPr>
          <w:rFonts w:cs="Arial"/>
          <w:b/>
        </w:rPr>
      </w:pPr>
      <w:r w:rsidRPr="003633DD">
        <w:rPr>
          <w:rFonts w:cs="Arial"/>
          <w:b/>
        </w:rPr>
        <w:t>[GSS_DC_SyRS_</w:t>
      </w:r>
      <w:r>
        <w:rPr>
          <w:rFonts w:cs="Arial"/>
          <w:b/>
        </w:rPr>
        <w:t>42</w:t>
      </w:r>
      <w:r w:rsidRPr="003633DD">
        <w:rPr>
          <w:rFonts w:cs="Arial"/>
          <w:b/>
        </w:rPr>
        <w:t>00</w:t>
      </w:r>
      <w:r w:rsidR="00786025">
        <w:rPr>
          <w:rFonts w:cs="Arial"/>
          <w:b/>
        </w:rPr>
        <w:t>18</w:t>
      </w:r>
      <w:r w:rsidRPr="003633DD">
        <w:rPr>
          <w:rFonts w:cs="Arial"/>
          <w:b/>
        </w:rPr>
        <w:t>]</w:t>
      </w:r>
    </w:p>
    <w:p w14:paraId="644CB582" w14:textId="6DDC2366" w:rsidR="00E46432" w:rsidRPr="002610A3" w:rsidRDefault="00E46432" w:rsidP="003B492C">
      <w:pPr>
        <w:ind w:left="360"/>
        <w:rPr>
          <w:rFonts w:cs="Arial"/>
          <w:u w:val="single"/>
        </w:rPr>
      </w:pPr>
      <w:r w:rsidRPr="002610A3">
        <w:rPr>
          <w:u w:val="single"/>
        </w:rPr>
        <w:t>Caching Needs</w:t>
      </w:r>
    </w:p>
    <w:p w14:paraId="103F60BE" w14:textId="6213A3AD" w:rsidR="007F68AD" w:rsidRPr="00495ED3" w:rsidRDefault="007F68AD" w:rsidP="00BA7D1B">
      <w:pPr>
        <w:ind w:left="720"/>
        <w:rPr>
          <w:rFonts w:cs="Arial"/>
        </w:rPr>
      </w:pPr>
      <w:r w:rsidRPr="606280F7">
        <w:rPr>
          <w:rFonts w:cs="Arial"/>
        </w:rPr>
        <w:t xml:space="preserve">The system shall implement caching for frequently accessed data such as product </w:t>
      </w:r>
      <w:r w:rsidR="00854F1D" w:rsidRPr="606280F7">
        <w:rPr>
          <w:rFonts w:cs="Arial"/>
        </w:rPr>
        <w:t>catalogues</w:t>
      </w:r>
      <w:r w:rsidRPr="606280F7">
        <w:rPr>
          <w:rFonts w:cs="Arial"/>
        </w:rPr>
        <w:t>, configuration presets, and layout templates to improve performance.</w:t>
      </w:r>
    </w:p>
    <w:p w14:paraId="6A6F13B1" w14:textId="77777777" w:rsidR="007F68AD" w:rsidRPr="00495ED3" w:rsidRDefault="007F68AD" w:rsidP="00495ED3">
      <w:pPr>
        <w:ind w:left="720"/>
        <w:rPr>
          <w:rFonts w:cs="Arial"/>
        </w:rPr>
      </w:pPr>
    </w:p>
    <w:p w14:paraId="15F1934D" w14:textId="4D2A713E" w:rsidR="007F68AD" w:rsidRDefault="00E16F99" w:rsidP="003B492C">
      <w:pPr>
        <w:ind w:left="360"/>
        <w:rPr>
          <w:rFonts w:cs="Arial"/>
          <w:b/>
        </w:rPr>
      </w:pPr>
      <w:r w:rsidRPr="003633DD">
        <w:rPr>
          <w:rFonts w:cs="Arial"/>
          <w:b/>
        </w:rPr>
        <w:t>[GSS_DC_SyRS_</w:t>
      </w:r>
      <w:r>
        <w:rPr>
          <w:rFonts w:cs="Arial"/>
          <w:b/>
        </w:rPr>
        <w:t>42</w:t>
      </w:r>
      <w:r w:rsidRPr="003633DD">
        <w:rPr>
          <w:rFonts w:cs="Arial"/>
          <w:b/>
        </w:rPr>
        <w:t>00</w:t>
      </w:r>
      <w:r w:rsidR="00786025">
        <w:rPr>
          <w:rFonts w:cs="Arial"/>
          <w:b/>
        </w:rPr>
        <w:t>19</w:t>
      </w:r>
      <w:r w:rsidRPr="003633DD">
        <w:rPr>
          <w:rFonts w:cs="Arial"/>
          <w:b/>
        </w:rPr>
        <w:t>]</w:t>
      </w:r>
    </w:p>
    <w:p w14:paraId="281949DD" w14:textId="6B8D83B5" w:rsidR="006F4975" w:rsidRPr="002610A3" w:rsidRDefault="006F4975" w:rsidP="003B492C">
      <w:pPr>
        <w:ind w:left="360"/>
        <w:rPr>
          <w:rFonts w:cs="Arial"/>
          <w:bCs/>
          <w:u w:val="single"/>
        </w:rPr>
      </w:pPr>
      <w:r w:rsidRPr="002610A3">
        <w:rPr>
          <w:rFonts w:cs="Arial"/>
          <w:bCs/>
          <w:u w:val="single"/>
        </w:rPr>
        <w:t>Data Encryption:</w:t>
      </w:r>
    </w:p>
    <w:p w14:paraId="112792E1" w14:textId="6F7C3F0A" w:rsidR="007F68AD" w:rsidRDefault="007F68AD" w:rsidP="00671E50">
      <w:pPr>
        <w:ind w:left="360" w:firstLine="360"/>
        <w:rPr>
          <w:rFonts w:cs="Arial"/>
        </w:rPr>
      </w:pPr>
      <w:r w:rsidRPr="00495ED3">
        <w:rPr>
          <w:rFonts w:cs="Arial"/>
        </w:rPr>
        <w:t>All data in transit and at rest shall be encrypted using industry-standard protocols (e.g., TLS).</w:t>
      </w:r>
    </w:p>
    <w:p w14:paraId="517E90AD" w14:textId="77777777" w:rsidR="001E5C4D" w:rsidRDefault="001E5C4D" w:rsidP="001E5C4D">
      <w:pPr>
        <w:ind w:left="1440"/>
        <w:rPr>
          <w:rFonts w:cs="Arial"/>
        </w:rPr>
      </w:pPr>
    </w:p>
    <w:p w14:paraId="530A36A4" w14:textId="5A0E269A" w:rsidR="00E16F99" w:rsidRDefault="00E16F99" w:rsidP="003B492C">
      <w:pPr>
        <w:ind w:left="360"/>
        <w:rPr>
          <w:rFonts w:cs="Arial"/>
          <w:b/>
        </w:rPr>
      </w:pPr>
      <w:r w:rsidRPr="003633DD">
        <w:rPr>
          <w:rFonts w:cs="Arial"/>
          <w:b/>
        </w:rPr>
        <w:t>[GSS_DC_SyRS_</w:t>
      </w:r>
      <w:r>
        <w:rPr>
          <w:rFonts w:cs="Arial"/>
          <w:b/>
        </w:rPr>
        <w:t>42</w:t>
      </w:r>
      <w:r w:rsidRPr="003633DD">
        <w:rPr>
          <w:rFonts w:cs="Arial"/>
          <w:b/>
        </w:rPr>
        <w:t>00</w:t>
      </w:r>
      <w:r w:rsidR="00786025">
        <w:rPr>
          <w:rFonts w:cs="Arial"/>
          <w:b/>
        </w:rPr>
        <w:t>20</w:t>
      </w:r>
      <w:r w:rsidRPr="003633DD">
        <w:rPr>
          <w:rFonts w:cs="Arial"/>
          <w:b/>
        </w:rPr>
        <w:t>]</w:t>
      </w:r>
    </w:p>
    <w:p w14:paraId="154BB11A" w14:textId="5B514266" w:rsidR="006F4975" w:rsidRPr="002610A3" w:rsidRDefault="006F4975" w:rsidP="003B492C">
      <w:pPr>
        <w:ind w:left="360"/>
        <w:rPr>
          <w:rFonts w:cs="Arial"/>
          <w:u w:val="single"/>
        </w:rPr>
      </w:pPr>
      <w:r w:rsidRPr="002610A3">
        <w:rPr>
          <w:rFonts w:cs="Arial"/>
          <w:u w:val="single"/>
        </w:rPr>
        <w:t>Audit Logging:</w:t>
      </w:r>
    </w:p>
    <w:p w14:paraId="363A8D91" w14:textId="0C8B6802" w:rsidR="007F68AD" w:rsidRDefault="007F68AD" w:rsidP="00BA7D1B">
      <w:pPr>
        <w:ind w:firstLine="720"/>
        <w:rPr>
          <w:rFonts w:cs="Arial"/>
        </w:rPr>
      </w:pPr>
      <w:r w:rsidRPr="606280F7">
        <w:rPr>
          <w:rFonts w:cs="Arial"/>
        </w:rPr>
        <w:t>The system shall maintain detailed logs of user actions for traceability and compliance.</w:t>
      </w:r>
    </w:p>
    <w:p w14:paraId="15F7139F" w14:textId="77777777" w:rsidR="001E5C4D" w:rsidRDefault="001E5C4D" w:rsidP="001E5C4D">
      <w:pPr>
        <w:ind w:left="1440"/>
        <w:rPr>
          <w:rFonts w:cs="Arial"/>
        </w:rPr>
      </w:pPr>
    </w:p>
    <w:p w14:paraId="0BEFCD8B" w14:textId="3EA2502A" w:rsidR="00E16F99" w:rsidRDefault="00E16F99" w:rsidP="003B492C">
      <w:pPr>
        <w:ind w:left="360"/>
        <w:rPr>
          <w:rFonts w:cs="Arial"/>
          <w:b/>
        </w:rPr>
      </w:pPr>
      <w:r w:rsidRPr="003633DD">
        <w:rPr>
          <w:rFonts w:cs="Arial"/>
          <w:b/>
        </w:rPr>
        <w:t>[GSS_DC_SyRS_</w:t>
      </w:r>
      <w:r>
        <w:rPr>
          <w:rFonts w:cs="Arial"/>
          <w:b/>
        </w:rPr>
        <w:t>42</w:t>
      </w:r>
      <w:r w:rsidRPr="003633DD">
        <w:rPr>
          <w:rFonts w:cs="Arial"/>
          <w:b/>
        </w:rPr>
        <w:t>00</w:t>
      </w:r>
      <w:r w:rsidR="00786025">
        <w:rPr>
          <w:rFonts w:cs="Arial"/>
          <w:b/>
        </w:rPr>
        <w:t>21</w:t>
      </w:r>
      <w:r w:rsidRPr="003633DD">
        <w:rPr>
          <w:rFonts w:cs="Arial"/>
          <w:b/>
        </w:rPr>
        <w:t>]</w:t>
      </w:r>
    </w:p>
    <w:p w14:paraId="0AF37716" w14:textId="071D91B3" w:rsidR="00723F65" w:rsidRPr="004462AE" w:rsidRDefault="00723F65" w:rsidP="003B492C">
      <w:pPr>
        <w:ind w:left="360"/>
        <w:rPr>
          <w:rFonts w:cs="Arial"/>
          <w:u w:val="single"/>
        </w:rPr>
      </w:pPr>
      <w:r w:rsidRPr="004462AE">
        <w:rPr>
          <w:rFonts w:cs="Arial"/>
          <w:u w:val="single"/>
        </w:rPr>
        <w:lastRenderedPageBreak/>
        <w:t>Access Control:</w:t>
      </w:r>
    </w:p>
    <w:p w14:paraId="7F55C69E" w14:textId="5B21D47D" w:rsidR="007F68AD" w:rsidRDefault="007F68AD" w:rsidP="00BA7D1B">
      <w:pPr>
        <w:ind w:firstLine="720"/>
        <w:rPr>
          <w:rFonts w:cs="Arial"/>
        </w:rPr>
      </w:pPr>
      <w:r w:rsidRPr="00495ED3">
        <w:rPr>
          <w:rFonts w:cs="Arial"/>
        </w:rPr>
        <w:t>Fine-grained access control shall be</w:t>
      </w:r>
      <w:r>
        <w:rPr>
          <w:rFonts w:cs="Arial"/>
        </w:rPr>
        <w:t xml:space="preserve"> enforced</w:t>
      </w:r>
      <w:r w:rsidRPr="00495ED3">
        <w:rPr>
          <w:rFonts w:cs="Arial"/>
        </w:rPr>
        <w:t xml:space="preserve"> based on user roles and permissions.</w:t>
      </w:r>
    </w:p>
    <w:p w14:paraId="3A4156A0" w14:textId="77777777" w:rsidR="001E5C4D" w:rsidRDefault="001E5C4D" w:rsidP="001E5C4D">
      <w:pPr>
        <w:ind w:left="1440"/>
        <w:rPr>
          <w:rFonts w:cs="Arial"/>
        </w:rPr>
      </w:pPr>
    </w:p>
    <w:p w14:paraId="162D8FBB" w14:textId="182ECFBE" w:rsidR="00E16F99" w:rsidRDefault="00E16F99" w:rsidP="003B492C">
      <w:pPr>
        <w:ind w:left="360"/>
        <w:rPr>
          <w:rFonts w:cs="Arial"/>
          <w:b/>
        </w:rPr>
      </w:pPr>
      <w:r w:rsidRPr="003633DD">
        <w:rPr>
          <w:rFonts w:cs="Arial"/>
          <w:b/>
        </w:rPr>
        <w:t>[GSS_DC_SyRS_</w:t>
      </w:r>
      <w:r>
        <w:rPr>
          <w:rFonts w:cs="Arial"/>
          <w:b/>
        </w:rPr>
        <w:t>42</w:t>
      </w:r>
      <w:r w:rsidRPr="003633DD">
        <w:rPr>
          <w:rFonts w:cs="Arial"/>
          <w:b/>
        </w:rPr>
        <w:t>00</w:t>
      </w:r>
      <w:r w:rsidR="00786025">
        <w:rPr>
          <w:rFonts w:cs="Arial"/>
          <w:b/>
        </w:rPr>
        <w:t>22</w:t>
      </w:r>
      <w:r w:rsidRPr="003633DD">
        <w:rPr>
          <w:rFonts w:cs="Arial"/>
          <w:b/>
        </w:rPr>
        <w:t>]</w:t>
      </w:r>
    </w:p>
    <w:p w14:paraId="6E6D3B80" w14:textId="6A5A461B" w:rsidR="00723F65" w:rsidRPr="004462AE" w:rsidRDefault="00723F65" w:rsidP="003B492C">
      <w:pPr>
        <w:ind w:left="360"/>
        <w:rPr>
          <w:rFonts w:cs="Arial"/>
          <w:u w:val="single"/>
        </w:rPr>
      </w:pPr>
      <w:r w:rsidRPr="004462AE">
        <w:rPr>
          <w:rFonts w:cs="Arial"/>
          <w:u w:val="single"/>
        </w:rPr>
        <w:t>DDoS Protection:</w:t>
      </w:r>
    </w:p>
    <w:p w14:paraId="18B19E87" w14:textId="3BE1AF5B" w:rsidR="007F68AD" w:rsidRDefault="007F68AD" w:rsidP="00BA7D1B">
      <w:pPr>
        <w:ind w:firstLine="720"/>
        <w:rPr>
          <w:rFonts w:cs="Arial"/>
        </w:rPr>
      </w:pPr>
      <w:r w:rsidRPr="00495ED3">
        <w:rPr>
          <w:rFonts w:cs="Arial"/>
        </w:rPr>
        <w:t>The system shall implement protection mechanisms against Distributed Denial of Service (DDoS) attacks using cloud-native firewalls and traffic filtering.</w:t>
      </w:r>
    </w:p>
    <w:p w14:paraId="0F116C0C" w14:textId="77777777" w:rsidR="001E5C4D" w:rsidRDefault="001E5C4D" w:rsidP="001E5C4D">
      <w:pPr>
        <w:ind w:left="1440"/>
        <w:rPr>
          <w:rFonts w:cs="Arial"/>
        </w:rPr>
      </w:pPr>
    </w:p>
    <w:p w14:paraId="2075B037" w14:textId="73E5B6E7" w:rsidR="00E16F99" w:rsidRDefault="00E16F99" w:rsidP="003B492C">
      <w:pPr>
        <w:ind w:left="360"/>
        <w:rPr>
          <w:rFonts w:cs="Arial"/>
          <w:b/>
        </w:rPr>
      </w:pPr>
      <w:r w:rsidRPr="003633DD">
        <w:rPr>
          <w:rFonts w:cs="Arial"/>
          <w:b/>
        </w:rPr>
        <w:t>[GSS_DC_SyRS_</w:t>
      </w:r>
      <w:r>
        <w:rPr>
          <w:rFonts w:cs="Arial"/>
          <w:b/>
        </w:rPr>
        <w:t>42</w:t>
      </w:r>
      <w:r w:rsidRPr="003633DD">
        <w:rPr>
          <w:rFonts w:cs="Arial"/>
          <w:b/>
        </w:rPr>
        <w:t>00</w:t>
      </w:r>
      <w:r w:rsidR="00786025">
        <w:rPr>
          <w:rFonts w:cs="Arial"/>
          <w:b/>
        </w:rPr>
        <w:t>23</w:t>
      </w:r>
      <w:r w:rsidRPr="003633DD">
        <w:rPr>
          <w:rFonts w:cs="Arial"/>
          <w:b/>
        </w:rPr>
        <w:t>]</w:t>
      </w:r>
    </w:p>
    <w:p w14:paraId="4542A176" w14:textId="1ECA08CF" w:rsidR="000E353C" w:rsidRPr="004462AE" w:rsidRDefault="000E353C" w:rsidP="003B492C">
      <w:pPr>
        <w:ind w:left="360"/>
        <w:rPr>
          <w:rFonts w:cs="Arial"/>
          <w:u w:val="single"/>
        </w:rPr>
      </w:pPr>
      <w:r w:rsidRPr="004462AE">
        <w:rPr>
          <w:rFonts w:cs="Arial"/>
          <w:u w:val="single"/>
        </w:rPr>
        <w:t>Rate Limiting:</w:t>
      </w:r>
    </w:p>
    <w:p w14:paraId="711B4FB8" w14:textId="5C10F7C5" w:rsidR="007F68AD" w:rsidRDefault="007F68AD" w:rsidP="00BA7D1B">
      <w:pPr>
        <w:ind w:firstLine="720"/>
        <w:rPr>
          <w:rFonts w:cs="Arial"/>
        </w:rPr>
      </w:pPr>
      <w:r w:rsidRPr="00495ED3">
        <w:rPr>
          <w:rFonts w:cs="Arial"/>
        </w:rPr>
        <w:t>APIs shall enforce rate limiting to prevent abuse and ensure fair usage across clients.</w:t>
      </w:r>
    </w:p>
    <w:p w14:paraId="5F07AC22" w14:textId="77777777" w:rsidR="001E5C4D" w:rsidRDefault="001E5C4D" w:rsidP="001E5C4D">
      <w:pPr>
        <w:ind w:left="1440"/>
        <w:rPr>
          <w:rFonts w:cs="Arial"/>
        </w:rPr>
      </w:pPr>
    </w:p>
    <w:p w14:paraId="14A2420A" w14:textId="11E92F92" w:rsidR="00E16F99" w:rsidRDefault="00E16F99" w:rsidP="003B492C">
      <w:pPr>
        <w:ind w:left="360"/>
        <w:rPr>
          <w:rFonts w:cs="Arial"/>
          <w:b/>
        </w:rPr>
      </w:pPr>
      <w:r w:rsidRPr="003633DD">
        <w:rPr>
          <w:rFonts w:cs="Arial"/>
          <w:b/>
        </w:rPr>
        <w:t>[GSS_DC_SyRS_</w:t>
      </w:r>
      <w:r>
        <w:rPr>
          <w:rFonts w:cs="Arial"/>
          <w:b/>
        </w:rPr>
        <w:t>42</w:t>
      </w:r>
      <w:r w:rsidRPr="003633DD">
        <w:rPr>
          <w:rFonts w:cs="Arial"/>
          <w:b/>
        </w:rPr>
        <w:t>00</w:t>
      </w:r>
      <w:r w:rsidR="00786025">
        <w:rPr>
          <w:rFonts w:cs="Arial"/>
          <w:b/>
        </w:rPr>
        <w:t>24</w:t>
      </w:r>
      <w:r w:rsidRPr="003633DD">
        <w:rPr>
          <w:rFonts w:cs="Arial"/>
          <w:b/>
        </w:rPr>
        <w:t>]</w:t>
      </w:r>
    </w:p>
    <w:p w14:paraId="46002614" w14:textId="3E1C17AD" w:rsidR="000E353C" w:rsidRPr="004462AE" w:rsidRDefault="000E353C" w:rsidP="003B492C">
      <w:pPr>
        <w:ind w:left="360"/>
        <w:rPr>
          <w:rFonts w:cs="Arial"/>
          <w:u w:val="single"/>
        </w:rPr>
      </w:pPr>
      <w:r w:rsidRPr="004462AE">
        <w:rPr>
          <w:rFonts w:cs="Arial"/>
          <w:u w:val="single"/>
        </w:rPr>
        <w:t>Data Privacy Compliance:</w:t>
      </w:r>
    </w:p>
    <w:p w14:paraId="3FCE4C44" w14:textId="11FE25DF" w:rsidR="007F68AD" w:rsidRPr="00495ED3" w:rsidRDefault="007F68AD" w:rsidP="00BA7D1B">
      <w:pPr>
        <w:ind w:firstLine="720"/>
        <w:rPr>
          <w:rFonts w:cs="Arial"/>
        </w:rPr>
      </w:pPr>
      <w:commentRangeStart w:id="165"/>
      <w:r w:rsidRPr="606280F7">
        <w:rPr>
          <w:rFonts w:cs="Arial"/>
        </w:rPr>
        <w:t>The system shall comply with data protection regulations such as GDPR, CCPA, or local equivalents.</w:t>
      </w:r>
      <w:commentRangeEnd w:id="165"/>
      <w:r w:rsidR="002C6D8E">
        <w:rPr>
          <w:rStyle w:val="CommentReference"/>
        </w:rPr>
        <w:commentReference w:id="165"/>
      </w:r>
    </w:p>
    <w:p w14:paraId="784E7CF5" w14:textId="2893FE93" w:rsidR="002D1D83" w:rsidRDefault="002D1D83" w:rsidP="002D1D83">
      <w:pPr>
        <w:rPr>
          <w:rFonts w:cs="Arial"/>
        </w:rPr>
      </w:pPr>
    </w:p>
    <w:p w14:paraId="27D68217" w14:textId="23B23856" w:rsidR="00E16F99" w:rsidRDefault="00E16F99" w:rsidP="003B492C">
      <w:pPr>
        <w:ind w:left="360"/>
        <w:rPr>
          <w:rFonts w:cs="Arial"/>
          <w:b/>
        </w:rPr>
      </w:pPr>
      <w:r w:rsidRPr="003633DD">
        <w:rPr>
          <w:rFonts w:cs="Arial"/>
          <w:b/>
        </w:rPr>
        <w:t>[GSS_DC_SyRS_</w:t>
      </w:r>
      <w:r>
        <w:rPr>
          <w:rFonts w:cs="Arial"/>
          <w:b/>
        </w:rPr>
        <w:t>42</w:t>
      </w:r>
      <w:r w:rsidRPr="003633DD">
        <w:rPr>
          <w:rFonts w:cs="Arial"/>
          <w:b/>
        </w:rPr>
        <w:t>00</w:t>
      </w:r>
      <w:r w:rsidR="00786025">
        <w:rPr>
          <w:rFonts w:cs="Arial"/>
          <w:b/>
        </w:rPr>
        <w:t>25</w:t>
      </w:r>
      <w:r w:rsidRPr="003633DD">
        <w:rPr>
          <w:rFonts w:cs="Arial"/>
          <w:b/>
        </w:rPr>
        <w:t>]</w:t>
      </w:r>
    </w:p>
    <w:p w14:paraId="64622655" w14:textId="7E0876FF" w:rsidR="000E353C" w:rsidRPr="004462AE" w:rsidRDefault="000E353C" w:rsidP="003B492C">
      <w:pPr>
        <w:ind w:left="360"/>
        <w:rPr>
          <w:rFonts w:cs="Arial"/>
          <w:u w:val="single"/>
        </w:rPr>
      </w:pPr>
      <w:r w:rsidRPr="004462AE">
        <w:rPr>
          <w:rFonts w:cs="Arial"/>
          <w:u w:val="single"/>
        </w:rPr>
        <w:t>Response Time:</w:t>
      </w:r>
    </w:p>
    <w:p w14:paraId="761CCE71" w14:textId="13F93657" w:rsidR="007F68AD" w:rsidRDefault="007F68AD" w:rsidP="002D1D83">
      <w:pPr>
        <w:ind w:firstLine="720"/>
        <w:rPr>
          <w:rFonts w:cs="Arial"/>
        </w:rPr>
      </w:pPr>
      <w:r w:rsidRPr="00495ED3">
        <w:rPr>
          <w:rFonts w:cs="Arial"/>
        </w:rPr>
        <w:t>The system shall respond to user actions within 2 seconds under normal load.</w:t>
      </w:r>
    </w:p>
    <w:p w14:paraId="1F90D7E9" w14:textId="77777777" w:rsidR="002D1D83" w:rsidRDefault="002D1D83" w:rsidP="002D1D83">
      <w:pPr>
        <w:ind w:firstLine="720"/>
        <w:rPr>
          <w:rFonts w:cs="Arial"/>
        </w:rPr>
      </w:pPr>
    </w:p>
    <w:p w14:paraId="0272EE61" w14:textId="6CCD625F" w:rsidR="00E16F99" w:rsidRDefault="00E16F99" w:rsidP="003B492C">
      <w:pPr>
        <w:ind w:left="360"/>
        <w:rPr>
          <w:rFonts w:cs="Arial"/>
          <w:b/>
        </w:rPr>
      </w:pPr>
      <w:r w:rsidRPr="003633DD">
        <w:rPr>
          <w:rFonts w:cs="Arial"/>
          <w:b/>
        </w:rPr>
        <w:t>[GSS_DC_SyRS_</w:t>
      </w:r>
      <w:r>
        <w:rPr>
          <w:rFonts w:cs="Arial"/>
          <w:b/>
        </w:rPr>
        <w:t>42</w:t>
      </w:r>
      <w:r w:rsidRPr="003633DD">
        <w:rPr>
          <w:rFonts w:cs="Arial"/>
          <w:b/>
        </w:rPr>
        <w:t>00</w:t>
      </w:r>
      <w:r w:rsidR="00786025">
        <w:rPr>
          <w:rFonts w:cs="Arial"/>
          <w:b/>
        </w:rPr>
        <w:t>26</w:t>
      </w:r>
      <w:r w:rsidRPr="003633DD">
        <w:rPr>
          <w:rFonts w:cs="Arial"/>
          <w:b/>
        </w:rPr>
        <w:t>]</w:t>
      </w:r>
    </w:p>
    <w:p w14:paraId="56125C78" w14:textId="7C7C0671" w:rsidR="000E353C" w:rsidRPr="004462AE" w:rsidRDefault="000E353C" w:rsidP="003B492C">
      <w:pPr>
        <w:ind w:left="360"/>
        <w:rPr>
          <w:rFonts w:cs="Arial"/>
          <w:u w:val="single"/>
        </w:rPr>
      </w:pPr>
      <w:r w:rsidRPr="004462AE">
        <w:rPr>
          <w:rFonts w:cs="Arial"/>
          <w:u w:val="single"/>
        </w:rPr>
        <w:t>Scalability:</w:t>
      </w:r>
    </w:p>
    <w:p w14:paraId="4A28C69A" w14:textId="10CF8A29" w:rsidR="007F68AD" w:rsidRPr="00495ED3" w:rsidRDefault="007F68AD" w:rsidP="002D1D83">
      <w:pPr>
        <w:ind w:firstLine="720"/>
        <w:rPr>
          <w:rFonts w:cs="Arial"/>
        </w:rPr>
      </w:pPr>
      <w:r w:rsidRPr="00495ED3">
        <w:rPr>
          <w:rFonts w:cs="Arial"/>
        </w:rPr>
        <w:t>The system shall scale horizontally to support increased user load and data volume.</w:t>
      </w:r>
    </w:p>
    <w:p w14:paraId="1957DE09" w14:textId="77777777" w:rsidR="007F68AD" w:rsidRDefault="007F68AD" w:rsidP="00495ED3">
      <w:pPr>
        <w:ind w:left="720"/>
        <w:rPr>
          <w:rFonts w:cs="Arial"/>
          <w:b/>
        </w:rPr>
      </w:pPr>
    </w:p>
    <w:p w14:paraId="466DD1F3" w14:textId="6EB2AB73" w:rsidR="00E16F99" w:rsidRDefault="00E16F99" w:rsidP="003B492C">
      <w:pPr>
        <w:ind w:left="360"/>
        <w:rPr>
          <w:rFonts w:cs="Arial"/>
          <w:b/>
        </w:rPr>
      </w:pPr>
      <w:r w:rsidRPr="003633DD">
        <w:rPr>
          <w:rFonts w:cs="Arial"/>
          <w:b/>
        </w:rPr>
        <w:t>[GSS_DC_SyRS_</w:t>
      </w:r>
      <w:r>
        <w:rPr>
          <w:rFonts w:cs="Arial"/>
          <w:b/>
        </w:rPr>
        <w:t>42</w:t>
      </w:r>
      <w:r w:rsidRPr="003633DD">
        <w:rPr>
          <w:rFonts w:cs="Arial"/>
          <w:b/>
        </w:rPr>
        <w:t>00</w:t>
      </w:r>
      <w:r w:rsidR="00786025">
        <w:rPr>
          <w:rFonts w:cs="Arial"/>
          <w:b/>
        </w:rPr>
        <w:t>27</w:t>
      </w:r>
      <w:r w:rsidRPr="003633DD">
        <w:rPr>
          <w:rFonts w:cs="Arial"/>
          <w:b/>
        </w:rPr>
        <w:t>]</w:t>
      </w:r>
    </w:p>
    <w:p w14:paraId="215F88F7" w14:textId="047CDAAF" w:rsidR="00341797" w:rsidRPr="004462AE" w:rsidRDefault="00341797" w:rsidP="003B492C">
      <w:pPr>
        <w:ind w:left="360"/>
        <w:rPr>
          <w:rFonts w:cs="Arial"/>
          <w:bCs/>
          <w:u w:val="single"/>
        </w:rPr>
      </w:pPr>
      <w:r w:rsidRPr="004462AE">
        <w:rPr>
          <w:rFonts w:cs="Arial"/>
          <w:bCs/>
          <w:u w:val="single"/>
        </w:rPr>
        <w:t>Modular Architecture:</w:t>
      </w:r>
    </w:p>
    <w:p w14:paraId="6D4AEB68" w14:textId="60D5C6DF" w:rsidR="007F68AD" w:rsidRDefault="007F68AD" w:rsidP="002D1D83">
      <w:pPr>
        <w:ind w:firstLine="720"/>
        <w:rPr>
          <w:rFonts w:cs="Arial"/>
        </w:rPr>
      </w:pPr>
      <w:r w:rsidRPr="00495ED3">
        <w:rPr>
          <w:rFonts w:cs="Arial"/>
        </w:rPr>
        <w:t>The system shall be</w:t>
      </w:r>
      <w:r>
        <w:rPr>
          <w:rFonts w:cs="Arial"/>
        </w:rPr>
        <w:t xml:space="preserve"> </w:t>
      </w:r>
      <w:r w:rsidRPr="00495ED3">
        <w:rPr>
          <w:rFonts w:cs="Arial"/>
        </w:rPr>
        <w:t>built using modular components to simplify updates and maintenance.</w:t>
      </w:r>
    </w:p>
    <w:p w14:paraId="6F9EB568" w14:textId="77777777" w:rsidR="002D1D83" w:rsidRDefault="002D1D83" w:rsidP="002D1D83">
      <w:pPr>
        <w:ind w:firstLine="720"/>
        <w:rPr>
          <w:rFonts w:cs="Arial"/>
        </w:rPr>
      </w:pPr>
    </w:p>
    <w:p w14:paraId="360B107D" w14:textId="52CBA3EE" w:rsidR="00E16F99" w:rsidRDefault="00E16F99" w:rsidP="003B492C">
      <w:pPr>
        <w:ind w:left="360"/>
        <w:rPr>
          <w:rFonts w:cs="Arial"/>
          <w:b/>
        </w:rPr>
      </w:pPr>
      <w:r w:rsidRPr="003633DD">
        <w:rPr>
          <w:rFonts w:cs="Arial"/>
          <w:b/>
        </w:rPr>
        <w:t>[GSS_DC_SyRS_</w:t>
      </w:r>
      <w:r>
        <w:rPr>
          <w:rFonts w:cs="Arial"/>
          <w:b/>
        </w:rPr>
        <w:t>42</w:t>
      </w:r>
      <w:r w:rsidRPr="003633DD">
        <w:rPr>
          <w:rFonts w:cs="Arial"/>
          <w:b/>
        </w:rPr>
        <w:t>00</w:t>
      </w:r>
      <w:r w:rsidR="00786025">
        <w:rPr>
          <w:rFonts w:cs="Arial"/>
          <w:b/>
        </w:rPr>
        <w:t>28</w:t>
      </w:r>
      <w:r w:rsidRPr="003633DD">
        <w:rPr>
          <w:rFonts w:cs="Arial"/>
          <w:b/>
        </w:rPr>
        <w:t>]</w:t>
      </w:r>
    </w:p>
    <w:p w14:paraId="16ECF7D2" w14:textId="0E7F0B74" w:rsidR="00341797" w:rsidRPr="004462AE" w:rsidRDefault="00341797" w:rsidP="003B492C">
      <w:pPr>
        <w:ind w:left="360"/>
        <w:rPr>
          <w:rFonts w:cs="Arial"/>
          <w:u w:val="single"/>
        </w:rPr>
      </w:pPr>
      <w:r w:rsidRPr="004462AE">
        <w:rPr>
          <w:rFonts w:cs="Arial"/>
          <w:u w:val="single"/>
        </w:rPr>
        <w:t>Configuration-Driven Logic:</w:t>
      </w:r>
    </w:p>
    <w:p w14:paraId="26F5DA04" w14:textId="41D97CAE" w:rsidR="007F68AD" w:rsidRPr="006D766C" w:rsidRDefault="007F68AD" w:rsidP="007457D9">
      <w:pPr>
        <w:ind w:firstLine="720"/>
        <w:rPr>
          <w:rFonts w:cs="Arial"/>
        </w:rPr>
      </w:pPr>
      <w:r w:rsidRPr="00495ED3">
        <w:rPr>
          <w:rFonts w:cs="Arial"/>
        </w:rPr>
        <w:t>Business rules and product logic shall be configurable without code changes.</w:t>
      </w:r>
    </w:p>
    <w:p w14:paraId="25119014" w14:textId="77777777" w:rsidR="003B492C" w:rsidRDefault="003B492C" w:rsidP="007457D9">
      <w:pPr>
        <w:ind w:left="720"/>
        <w:rPr>
          <w:rFonts w:cs="Arial"/>
        </w:rPr>
      </w:pPr>
    </w:p>
    <w:p w14:paraId="7D4C6CDA" w14:textId="0925FE04" w:rsidR="00E16F99" w:rsidRDefault="00E16F99" w:rsidP="00433F74">
      <w:pPr>
        <w:ind w:left="360"/>
        <w:rPr>
          <w:rFonts w:cs="Arial"/>
          <w:b/>
        </w:rPr>
      </w:pPr>
      <w:r w:rsidRPr="003633DD">
        <w:rPr>
          <w:rFonts w:cs="Arial"/>
          <w:b/>
        </w:rPr>
        <w:t>[GSS_DC_SyRS_</w:t>
      </w:r>
      <w:r>
        <w:rPr>
          <w:rFonts w:cs="Arial"/>
          <w:b/>
        </w:rPr>
        <w:t>42</w:t>
      </w:r>
      <w:r w:rsidRPr="003633DD">
        <w:rPr>
          <w:rFonts w:cs="Arial"/>
          <w:b/>
        </w:rPr>
        <w:t>00</w:t>
      </w:r>
      <w:r w:rsidR="00786025">
        <w:rPr>
          <w:rFonts w:cs="Arial"/>
          <w:b/>
        </w:rPr>
        <w:t>29</w:t>
      </w:r>
      <w:r w:rsidRPr="003633DD">
        <w:rPr>
          <w:rFonts w:cs="Arial"/>
          <w:b/>
        </w:rPr>
        <w:t>]</w:t>
      </w:r>
    </w:p>
    <w:p w14:paraId="4D344CE6" w14:textId="74B8BF80" w:rsidR="00341797" w:rsidRPr="004462AE" w:rsidRDefault="00341797" w:rsidP="00433F74">
      <w:pPr>
        <w:ind w:left="360"/>
        <w:rPr>
          <w:rFonts w:cs="Arial"/>
          <w:u w:val="single"/>
        </w:rPr>
      </w:pPr>
      <w:r w:rsidRPr="004462AE">
        <w:rPr>
          <w:rFonts w:cs="Arial"/>
          <w:u w:val="single"/>
        </w:rPr>
        <w:t xml:space="preserve">Reliability &amp; Availability </w:t>
      </w:r>
      <w:r w:rsidR="000A0B0D" w:rsidRPr="004462AE">
        <w:rPr>
          <w:rFonts w:cs="Arial"/>
          <w:u w:val="single"/>
        </w:rPr>
        <w:t>(</w:t>
      </w:r>
      <w:r w:rsidRPr="004462AE">
        <w:rPr>
          <w:rFonts w:cs="Arial"/>
          <w:u w:val="single"/>
        </w:rPr>
        <w:t>Uptime</w:t>
      </w:r>
      <w:r w:rsidR="000A0B0D" w:rsidRPr="004462AE">
        <w:rPr>
          <w:rFonts w:cs="Arial"/>
          <w:u w:val="single"/>
        </w:rPr>
        <w:t>)</w:t>
      </w:r>
      <w:r w:rsidRPr="004462AE">
        <w:rPr>
          <w:rFonts w:cs="Arial"/>
          <w:u w:val="single"/>
        </w:rPr>
        <w:t>:</w:t>
      </w:r>
    </w:p>
    <w:p w14:paraId="2C660729" w14:textId="34879378" w:rsidR="007F68AD" w:rsidRDefault="007F68AD" w:rsidP="007457D9">
      <w:pPr>
        <w:ind w:firstLine="720"/>
        <w:rPr>
          <w:rFonts w:cs="Arial"/>
        </w:rPr>
      </w:pPr>
      <w:r w:rsidRPr="606280F7">
        <w:rPr>
          <w:rFonts w:cs="Arial"/>
        </w:rPr>
        <w:t>The system shall maintain 99.9% uptime, excluding scheduled maintenance.</w:t>
      </w:r>
    </w:p>
    <w:p w14:paraId="2E9AEE43" w14:textId="77777777" w:rsidR="007457D9" w:rsidRDefault="007457D9" w:rsidP="007457D9">
      <w:pPr>
        <w:ind w:firstLine="720"/>
        <w:rPr>
          <w:rFonts w:cs="Arial"/>
        </w:rPr>
      </w:pPr>
    </w:p>
    <w:p w14:paraId="75495919" w14:textId="5E04633D" w:rsidR="00E16F99" w:rsidRDefault="00E16F99" w:rsidP="00433F74">
      <w:pPr>
        <w:ind w:left="360"/>
        <w:rPr>
          <w:rFonts w:cs="Arial"/>
          <w:b/>
        </w:rPr>
      </w:pPr>
      <w:r w:rsidRPr="003633DD">
        <w:rPr>
          <w:rFonts w:cs="Arial"/>
          <w:b/>
        </w:rPr>
        <w:t>[GSS_DC_SyRS_</w:t>
      </w:r>
      <w:r>
        <w:rPr>
          <w:rFonts w:cs="Arial"/>
          <w:b/>
        </w:rPr>
        <w:t>42</w:t>
      </w:r>
      <w:r w:rsidRPr="003633DD">
        <w:rPr>
          <w:rFonts w:cs="Arial"/>
          <w:b/>
        </w:rPr>
        <w:t>00</w:t>
      </w:r>
      <w:r w:rsidR="00786025">
        <w:rPr>
          <w:rFonts w:cs="Arial"/>
          <w:b/>
        </w:rPr>
        <w:t>30</w:t>
      </w:r>
      <w:r w:rsidRPr="003633DD">
        <w:rPr>
          <w:rFonts w:cs="Arial"/>
          <w:b/>
        </w:rPr>
        <w:t>]</w:t>
      </w:r>
    </w:p>
    <w:p w14:paraId="78E94A5F" w14:textId="39B73932" w:rsidR="000A0B0D" w:rsidRPr="004462AE" w:rsidRDefault="000A0B0D" w:rsidP="00433F74">
      <w:pPr>
        <w:ind w:left="360"/>
        <w:rPr>
          <w:rFonts w:cs="Arial"/>
          <w:u w:val="single"/>
        </w:rPr>
      </w:pPr>
      <w:r w:rsidRPr="004462AE">
        <w:rPr>
          <w:rFonts w:cs="Arial"/>
          <w:u w:val="single"/>
        </w:rPr>
        <w:t>Reliability &amp; Availability (Failover):</w:t>
      </w:r>
    </w:p>
    <w:p w14:paraId="612D89E2" w14:textId="3DB5655E" w:rsidR="007F68AD" w:rsidRPr="001E5C4D" w:rsidRDefault="007F68AD" w:rsidP="007457D9">
      <w:pPr>
        <w:ind w:firstLine="720"/>
        <w:rPr>
          <w:rFonts w:cs="Arial"/>
        </w:rPr>
      </w:pPr>
      <w:r w:rsidRPr="001E5C4D">
        <w:rPr>
          <w:rFonts w:cs="Arial"/>
        </w:rPr>
        <w:t>The system shall support automatic failover in case of infrastructure failure.</w:t>
      </w:r>
    </w:p>
    <w:p w14:paraId="2B0F82B6" w14:textId="77777777" w:rsidR="007F68AD" w:rsidRDefault="007F68AD" w:rsidP="001E5C4D">
      <w:pPr>
        <w:ind w:left="720"/>
        <w:rPr>
          <w:rFonts w:cs="Arial"/>
        </w:rPr>
      </w:pPr>
    </w:p>
    <w:p w14:paraId="257A4856" w14:textId="113C6656" w:rsidR="00E16F99" w:rsidRDefault="00E16F99" w:rsidP="00433F74">
      <w:pPr>
        <w:ind w:left="360"/>
        <w:rPr>
          <w:rFonts w:cs="Arial"/>
          <w:b/>
        </w:rPr>
      </w:pPr>
      <w:r w:rsidRPr="003633DD">
        <w:rPr>
          <w:rFonts w:cs="Arial"/>
          <w:b/>
        </w:rPr>
        <w:t>[GSS_DC_SyRS_</w:t>
      </w:r>
      <w:r>
        <w:rPr>
          <w:rFonts w:cs="Arial"/>
          <w:b/>
        </w:rPr>
        <w:t>42</w:t>
      </w:r>
      <w:r w:rsidRPr="003633DD">
        <w:rPr>
          <w:rFonts w:cs="Arial"/>
          <w:b/>
        </w:rPr>
        <w:t>00</w:t>
      </w:r>
      <w:r w:rsidR="00786025">
        <w:rPr>
          <w:rFonts w:cs="Arial"/>
          <w:b/>
        </w:rPr>
        <w:t>31</w:t>
      </w:r>
      <w:r w:rsidRPr="003633DD">
        <w:rPr>
          <w:rFonts w:cs="Arial"/>
          <w:b/>
        </w:rPr>
        <w:t>]</w:t>
      </w:r>
    </w:p>
    <w:p w14:paraId="14D3D3D2" w14:textId="34954505" w:rsidR="00933EFC" w:rsidRPr="004462AE" w:rsidRDefault="00933EFC" w:rsidP="00433F74">
      <w:pPr>
        <w:ind w:left="360"/>
        <w:rPr>
          <w:rFonts w:cs="Arial"/>
          <w:u w:val="single"/>
        </w:rPr>
      </w:pPr>
      <w:r w:rsidRPr="004462AE">
        <w:rPr>
          <w:rFonts w:cs="Arial"/>
          <w:u w:val="single"/>
        </w:rPr>
        <w:t>Localization Support:</w:t>
      </w:r>
    </w:p>
    <w:p w14:paraId="2C386CAE" w14:textId="05396EE4" w:rsidR="007F68AD" w:rsidRPr="001E5C4D" w:rsidRDefault="007F68AD" w:rsidP="007457D9">
      <w:pPr>
        <w:ind w:firstLine="720"/>
        <w:rPr>
          <w:rFonts w:cs="Arial"/>
        </w:rPr>
      </w:pPr>
      <w:r w:rsidRPr="001E5C4D">
        <w:rPr>
          <w:rFonts w:cs="Arial"/>
        </w:rPr>
        <w:t xml:space="preserve">The system shall support </w:t>
      </w:r>
      <w:r w:rsidR="00D32284">
        <w:rPr>
          <w:rFonts w:cs="Arial"/>
        </w:rPr>
        <w:t>English</w:t>
      </w:r>
      <w:r w:rsidRPr="001E5C4D">
        <w:rPr>
          <w:rFonts w:cs="Arial"/>
        </w:rPr>
        <w:t xml:space="preserve"> language, </w:t>
      </w:r>
      <w:r w:rsidR="007F1226">
        <w:rPr>
          <w:rFonts w:cs="Arial"/>
        </w:rPr>
        <w:t xml:space="preserve">multiple </w:t>
      </w:r>
      <w:r w:rsidRPr="001E5C4D">
        <w:rPr>
          <w:rFonts w:cs="Arial"/>
        </w:rPr>
        <w:t xml:space="preserve">currencies, and </w:t>
      </w:r>
      <w:r w:rsidR="007F1226">
        <w:rPr>
          <w:rFonts w:cs="Arial"/>
        </w:rPr>
        <w:t xml:space="preserve">multiple </w:t>
      </w:r>
      <w:r w:rsidRPr="001E5C4D">
        <w:rPr>
          <w:rFonts w:cs="Arial"/>
        </w:rPr>
        <w:t xml:space="preserve">measurement </w:t>
      </w:r>
      <w:r w:rsidRPr="00410488">
        <w:rPr>
          <w:rFonts w:cs="Arial"/>
        </w:rPr>
        <w:t>units.</w:t>
      </w:r>
    </w:p>
    <w:p w14:paraId="0BAE13EC" w14:textId="77777777" w:rsidR="007F68AD" w:rsidRDefault="007F68AD" w:rsidP="001E5C4D">
      <w:pPr>
        <w:ind w:left="720"/>
        <w:rPr>
          <w:rFonts w:cs="Arial"/>
        </w:rPr>
      </w:pPr>
    </w:p>
    <w:p w14:paraId="124944B3" w14:textId="1FCF4293" w:rsidR="00E16F99" w:rsidRDefault="00E16F99" w:rsidP="00433F74">
      <w:pPr>
        <w:ind w:left="360"/>
        <w:rPr>
          <w:rFonts w:cs="Arial"/>
          <w:b/>
        </w:rPr>
      </w:pPr>
      <w:r w:rsidRPr="003633DD">
        <w:rPr>
          <w:rFonts w:cs="Arial"/>
          <w:b/>
        </w:rPr>
        <w:t>[GSS_DC_SyRS_</w:t>
      </w:r>
      <w:r>
        <w:rPr>
          <w:rFonts w:cs="Arial"/>
          <w:b/>
        </w:rPr>
        <w:t>42</w:t>
      </w:r>
      <w:r w:rsidRPr="003633DD">
        <w:rPr>
          <w:rFonts w:cs="Arial"/>
          <w:b/>
        </w:rPr>
        <w:t>00</w:t>
      </w:r>
      <w:r w:rsidR="00786025">
        <w:rPr>
          <w:rFonts w:cs="Arial"/>
          <w:b/>
        </w:rPr>
        <w:t>32</w:t>
      </w:r>
      <w:r w:rsidRPr="003633DD">
        <w:rPr>
          <w:rFonts w:cs="Arial"/>
          <w:b/>
        </w:rPr>
        <w:t>]</w:t>
      </w:r>
    </w:p>
    <w:p w14:paraId="0D057FAA" w14:textId="498E8676" w:rsidR="001E1AA3" w:rsidRPr="004462AE" w:rsidRDefault="001E1AA3" w:rsidP="00433F74">
      <w:pPr>
        <w:ind w:left="360"/>
        <w:rPr>
          <w:rFonts w:cs="Arial"/>
          <w:u w:val="single"/>
        </w:rPr>
      </w:pPr>
      <w:r w:rsidRPr="004462AE">
        <w:rPr>
          <w:rFonts w:cs="Arial"/>
          <w:u w:val="single"/>
        </w:rPr>
        <w:t>Automated Testing:</w:t>
      </w:r>
    </w:p>
    <w:p w14:paraId="7E03BBE9" w14:textId="5BB64B25" w:rsidR="007F68AD" w:rsidRDefault="007F68AD" w:rsidP="007457D9">
      <w:pPr>
        <w:ind w:firstLine="720"/>
        <w:rPr>
          <w:rFonts w:cs="Arial"/>
        </w:rPr>
      </w:pPr>
      <w:r w:rsidRPr="001E5C4D">
        <w:rPr>
          <w:rFonts w:cs="Arial"/>
        </w:rPr>
        <w:t>The system shall support automated unit, integration, and regression testing.</w:t>
      </w:r>
    </w:p>
    <w:p w14:paraId="3A271A1A" w14:textId="77777777" w:rsidR="007457D9" w:rsidRDefault="007457D9" w:rsidP="007457D9">
      <w:pPr>
        <w:ind w:firstLine="720"/>
        <w:rPr>
          <w:rFonts w:cs="Arial"/>
        </w:rPr>
      </w:pPr>
    </w:p>
    <w:p w14:paraId="2D0AC148" w14:textId="04DF19A4" w:rsidR="00E16F99" w:rsidRDefault="00E16F99" w:rsidP="00433F74">
      <w:pPr>
        <w:ind w:left="360"/>
        <w:rPr>
          <w:rFonts w:cs="Arial"/>
          <w:b/>
        </w:rPr>
      </w:pPr>
      <w:r w:rsidRPr="003633DD">
        <w:rPr>
          <w:rFonts w:cs="Arial"/>
          <w:b/>
        </w:rPr>
        <w:t>[GSS_DC_SyRS_</w:t>
      </w:r>
      <w:r>
        <w:rPr>
          <w:rFonts w:cs="Arial"/>
          <w:b/>
        </w:rPr>
        <w:t>42</w:t>
      </w:r>
      <w:r w:rsidRPr="003633DD">
        <w:rPr>
          <w:rFonts w:cs="Arial"/>
          <w:b/>
        </w:rPr>
        <w:t>00</w:t>
      </w:r>
      <w:r w:rsidR="00786025">
        <w:rPr>
          <w:rFonts w:cs="Arial"/>
          <w:b/>
        </w:rPr>
        <w:t>33</w:t>
      </w:r>
      <w:r w:rsidRPr="003633DD">
        <w:rPr>
          <w:rFonts w:cs="Arial"/>
          <w:b/>
        </w:rPr>
        <w:t>]</w:t>
      </w:r>
    </w:p>
    <w:p w14:paraId="7330194F" w14:textId="2975F154" w:rsidR="001E1AA3" w:rsidRPr="004462AE" w:rsidRDefault="001E1AA3" w:rsidP="00433F74">
      <w:pPr>
        <w:ind w:left="360"/>
        <w:rPr>
          <w:rFonts w:cs="Arial"/>
          <w:u w:val="single"/>
        </w:rPr>
      </w:pPr>
      <w:r w:rsidRPr="004462AE">
        <w:rPr>
          <w:rFonts w:cs="Arial"/>
          <w:u w:val="single"/>
        </w:rPr>
        <w:t>Test Environment:</w:t>
      </w:r>
    </w:p>
    <w:p w14:paraId="704CD7AC" w14:textId="09212F31" w:rsidR="007F68AD" w:rsidRPr="001E5C4D" w:rsidRDefault="007F68AD" w:rsidP="007457D9">
      <w:pPr>
        <w:ind w:firstLine="720"/>
        <w:rPr>
          <w:rFonts w:cs="Arial"/>
        </w:rPr>
      </w:pPr>
      <w:r w:rsidRPr="001E5C4D">
        <w:rPr>
          <w:rFonts w:cs="Arial"/>
        </w:rPr>
        <w:t>A staging environment shall be available for testing new features before production deployment.</w:t>
      </w:r>
    </w:p>
    <w:p w14:paraId="4EFACF67" w14:textId="77777777" w:rsidR="007F68AD" w:rsidRDefault="007F68AD" w:rsidP="001E5C4D">
      <w:pPr>
        <w:ind w:left="720"/>
        <w:rPr>
          <w:rFonts w:cs="Arial"/>
        </w:rPr>
      </w:pPr>
    </w:p>
    <w:p w14:paraId="2B11E861" w14:textId="79B7F33C" w:rsidR="00E16F99" w:rsidRDefault="00E16F99" w:rsidP="00433F74">
      <w:pPr>
        <w:ind w:left="360"/>
        <w:rPr>
          <w:rFonts w:cs="Arial"/>
          <w:b/>
        </w:rPr>
      </w:pPr>
      <w:r w:rsidRPr="003633DD">
        <w:rPr>
          <w:rFonts w:cs="Arial"/>
          <w:b/>
        </w:rPr>
        <w:t>[GSS_DC_SyRS_</w:t>
      </w:r>
      <w:r>
        <w:rPr>
          <w:rFonts w:cs="Arial"/>
          <w:b/>
        </w:rPr>
        <w:t>42</w:t>
      </w:r>
      <w:r w:rsidRPr="003633DD">
        <w:rPr>
          <w:rFonts w:cs="Arial"/>
          <w:b/>
        </w:rPr>
        <w:t>00</w:t>
      </w:r>
      <w:r w:rsidR="00786025">
        <w:rPr>
          <w:rFonts w:cs="Arial"/>
          <w:b/>
        </w:rPr>
        <w:t>34</w:t>
      </w:r>
      <w:r w:rsidRPr="003633DD">
        <w:rPr>
          <w:rFonts w:cs="Arial"/>
          <w:b/>
        </w:rPr>
        <w:t>]</w:t>
      </w:r>
    </w:p>
    <w:p w14:paraId="27BEF1E8" w14:textId="0056856F" w:rsidR="001E1AA3" w:rsidRPr="004462AE" w:rsidRDefault="001E1AA3" w:rsidP="00433F74">
      <w:pPr>
        <w:ind w:left="360"/>
        <w:rPr>
          <w:rFonts w:cs="Arial"/>
          <w:u w:val="single"/>
        </w:rPr>
      </w:pPr>
      <w:r w:rsidRPr="004462AE">
        <w:rPr>
          <w:rFonts w:cs="Arial"/>
          <w:u w:val="single"/>
        </w:rPr>
        <w:t>Load Testing:</w:t>
      </w:r>
    </w:p>
    <w:p w14:paraId="48A4A29C" w14:textId="6F79DA7B" w:rsidR="007F68AD" w:rsidRPr="001E5C4D" w:rsidRDefault="007F68AD" w:rsidP="007D0B49">
      <w:pPr>
        <w:ind w:firstLine="720"/>
        <w:rPr>
          <w:rFonts w:cs="Arial"/>
        </w:rPr>
      </w:pPr>
      <w:r w:rsidRPr="329DAB4B">
        <w:rPr>
          <w:rFonts w:cs="Arial"/>
        </w:rPr>
        <w:lastRenderedPageBreak/>
        <w:t>The system shall undergo regular load testing to validate performance under peak user conditions.</w:t>
      </w:r>
    </w:p>
    <w:p w14:paraId="41BCFF86" w14:textId="77777777" w:rsidR="007D0B49" w:rsidRDefault="007D0B49" w:rsidP="007D0B49">
      <w:pPr>
        <w:ind w:firstLine="720"/>
        <w:rPr>
          <w:rFonts w:cs="Arial"/>
        </w:rPr>
      </w:pPr>
    </w:p>
    <w:p w14:paraId="69880666" w14:textId="20240326" w:rsidR="00E16F99" w:rsidRDefault="00E16F99" w:rsidP="00433F74">
      <w:pPr>
        <w:ind w:left="360"/>
        <w:rPr>
          <w:rFonts w:cs="Arial"/>
          <w:b/>
        </w:rPr>
      </w:pPr>
      <w:r w:rsidRPr="003633DD">
        <w:rPr>
          <w:rFonts w:cs="Arial"/>
          <w:b/>
        </w:rPr>
        <w:t>[GSS_DC_SyRS_</w:t>
      </w:r>
      <w:r>
        <w:rPr>
          <w:rFonts w:cs="Arial"/>
          <w:b/>
        </w:rPr>
        <w:t>42</w:t>
      </w:r>
      <w:r w:rsidRPr="003633DD">
        <w:rPr>
          <w:rFonts w:cs="Arial"/>
          <w:b/>
        </w:rPr>
        <w:t>00</w:t>
      </w:r>
      <w:r w:rsidR="00786025">
        <w:rPr>
          <w:rFonts w:cs="Arial"/>
          <w:b/>
        </w:rPr>
        <w:t>35</w:t>
      </w:r>
      <w:r w:rsidRPr="003633DD">
        <w:rPr>
          <w:rFonts w:cs="Arial"/>
          <w:b/>
        </w:rPr>
        <w:t>]</w:t>
      </w:r>
    </w:p>
    <w:p w14:paraId="2B469E0A" w14:textId="2BDA0073" w:rsidR="001E1AA3" w:rsidRPr="004462AE" w:rsidRDefault="001E1AA3" w:rsidP="00433F74">
      <w:pPr>
        <w:ind w:left="360"/>
        <w:rPr>
          <w:rFonts w:cs="Arial"/>
          <w:u w:val="single"/>
        </w:rPr>
      </w:pPr>
      <w:r w:rsidRPr="004462AE">
        <w:rPr>
          <w:rFonts w:cs="Arial"/>
          <w:u w:val="single"/>
        </w:rPr>
        <w:t>Stress Testing:</w:t>
      </w:r>
    </w:p>
    <w:p w14:paraId="6EFF1C73" w14:textId="0AA38DDA" w:rsidR="007F68AD" w:rsidRDefault="007F68AD" w:rsidP="007D0B49">
      <w:pPr>
        <w:ind w:firstLine="720"/>
        <w:rPr>
          <w:rFonts w:cs="Arial"/>
        </w:rPr>
      </w:pPr>
      <w:r w:rsidRPr="606280F7">
        <w:rPr>
          <w:rFonts w:cs="Arial"/>
        </w:rPr>
        <w:t>The system shall be stress-tested to identify breaking points and ensure graceful degradation under extreme load.</w:t>
      </w:r>
    </w:p>
    <w:p w14:paraId="25E0E9AF" w14:textId="77777777" w:rsidR="00FB38A7" w:rsidRDefault="00FB38A7" w:rsidP="007D0B49">
      <w:pPr>
        <w:ind w:firstLine="720"/>
        <w:rPr>
          <w:rFonts w:cs="Arial"/>
        </w:rPr>
      </w:pPr>
    </w:p>
    <w:p w14:paraId="4A6F7417" w14:textId="17C4D2B1" w:rsidR="00E16F99" w:rsidRDefault="00E16F99" w:rsidP="00433F74">
      <w:pPr>
        <w:ind w:left="360"/>
        <w:rPr>
          <w:rFonts w:cs="Arial"/>
          <w:b/>
        </w:rPr>
      </w:pPr>
      <w:r w:rsidRPr="003633DD">
        <w:rPr>
          <w:rFonts w:cs="Arial"/>
          <w:b/>
        </w:rPr>
        <w:t>[GSS_DC_SyRS_</w:t>
      </w:r>
      <w:r>
        <w:rPr>
          <w:rFonts w:cs="Arial"/>
          <w:b/>
        </w:rPr>
        <w:t>42</w:t>
      </w:r>
      <w:r w:rsidRPr="003633DD">
        <w:rPr>
          <w:rFonts w:cs="Arial"/>
          <w:b/>
        </w:rPr>
        <w:t>00</w:t>
      </w:r>
      <w:r w:rsidR="00786025">
        <w:rPr>
          <w:rFonts w:cs="Arial"/>
          <w:b/>
        </w:rPr>
        <w:t>36</w:t>
      </w:r>
      <w:r w:rsidRPr="003633DD">
        <w:rPr>
          <w:rFonts w:cs="Arial"/>
          <w:b/>
        </w:rPr>
        <w:t>]</w:t>
      </w:r>
    </w:p>
    <w:p w14:paraId="1E9DAB43" w14:textId="0356C0EB" w:rsidR="003C1B92" w:rsidRPr="004462AE" w:rsidRDefault="003C1B92" w:rsidP="00433F74">
      <w:pPr>
        <w:ind w:left="360"/>
        <w:rPr>
          <w:rFonts w:cs="Arial"/>
          <w:u w:val="single"/>
        </w:rPr>
      </w:pPr>
      <w:r w:rsidRPr="004462AE">
        <w:rPr>
          <w:rFonts w:cs="Arial"/>
          <w:u w:val="single"/>
        </w:rPr>
        <w:t>Latency Targets:</w:t>
      </w:r>
    </w:p>
    <w:p w14:paraId="4BF3698E" w14:textId="728A437C" w:rsidR="007F68AD" w:rsidRPr="001E5C4D" w:rsidRDefault="007F68AD" w:rsidP="007D0B49">
      <w:pPr>
        <w:ind w:firstLine="720"/>
        <w:rPr>
          <w:rFonts w:cs="Arial"/>
        </w:rPr>
      </w:pPr>
      <w:r w:rsidRPr="4FD3F960">
        <w:rPr>
          <w:rFonts w:cs="Arial"/>
        </w:rPr>
        <w:t xml:space="preserve">The system shall maintain sub-second latency for critical operations like layout </w:t>
      </w:r>
      <w:r w:rsidR="00E92862">
        <w:rPr>
          <w:rFonts w:cs="Arial"/>
        </w:rPr>
        <w:t xml:space="preserve">designing and real time </w:t>
      </w:r>
      <w:r w:rsidR="00CB6804">
        <w:rPr>
          <w:rFonts w:cs="Arial"/>
        </w:rPr>
        <w:t>BOM/Partial BOM view</w:t>
      </w:r>
      <w:r w:rsidRPr="4FD3F960">
        <w:rPr>
          <w:rFonts w:cs="Arial"/>
        </w:rPr>
        <w:t>.</w:t>
      </w:r>
    </w:p>
    <w:p w14:paraId="54253724" w14:textId="77777777" w:rsidR="007F68AD" w:rsidRDefault="007F68AD" w:rsidP="001E5C4D">
      <w:pPr>
        <w:ind w:left="720"/>
        <w:rPr>
          <w:rFonts w:cs="Arial"/>
        </w:rPr>
      </w:pPr>
    </w:p>
    <w:p w14:paraId="653F6C6D" w14:textId="3ACE8091" w:rsidR="00E16F99" w:rsidRDefault="00E16F99" w:rsidP="00433F74">
      <w:pPr>
        <w:ind w:left="360"/>
        <w:rPr>
          <w:rFonts w:cs="Arial"/>
          <w:b/>
        </w:rPr>
      </w:pPr>
      <w:r w:rsidRPr="003633DD">
        <w:rPr>
          <w:rFonts w:cs="Arial"/>
          <w:b/>
        </w:rPr>
        <w:t>[GSS_DC_SyRS_</w:t>
      </w:r>
      <w:r>
        <w:rPr>
          <w:rFonts w:cs="Arial"/>
          <w:b/>
        </w:rPr>
        <w:t>42</w:t>
      </w:r>
      <w:r w:rsidRPr="003633DD">
        <w:rPr>
          <w:rFonts w:cs="Arial"/>
          <w:b/>
        </w:rPr>
        <w:t>00</w:t>
      </w:r>
      <w:r w:rsidR="00786025">
        <w:rPr>
          <w:rFonts w:cs="Arial"/>
          <w:b/>
        </w:rPr>
        <w:t>37</w:t>
      </w:r>
      <w:r w:rsidRPr="003633DD">
        <w:rPr>
          <w:rFonts w:cs="Arial"/>
          <w:b/>
        </w:rPr>
        <w:t>]</w:t>
      </w:r>
    </w:p>
    <w:p w14:paraId="0472E9E5" w14:textId="72DF298D" w:rsidR="003C1B92" w:rsidRPr="004462AE" w:rsidRDefault="003C1B92" w:rsidP="00433F74">
      <w:pPr>
        <w:ind w:left="360"/>
        <w:rPr>
          <w:rFonts w:cs="Arial"/>
          <w:u w:val="single"/>
        </w:rPr>
      </w:pPr>
      <w:r w:rsidRPr="004462AE">
        <w:rPr>
          <w:rFonts w:cs="Arial"/>
          <w:u w:val="single"/>
        </w:rPr>
        <w:t>Automated Backups:</w:t>
      </w:r>
    </w:p>
    <w:p w14:paraId="384DEFC3" w14:textId="269AFEF7" w:rsidR="007F68AD" w:rsidRDefault="007F68AD" w:rsidP="007D0B49">
      <w:pPr>
        <w:ind w:firstLine="720"/>
        <w:rPr>
          <w:rFonts w:cs="Arial"/>
        </w:rPr>
      </w:pPr>
      <w:r w:rsidRPr="001E5C4D">
        <w:rPr>
          <w:rFonts w:cs="Arial"/>
        </w:rPr>
        <w:t>The system shall perform automated backups of configuration data, user inputs, and design files at regular intervals.</w:t>
      </w:r>
    </w:p>
    <w:p w14:paraId="460D0969" w14:textId="77777777" w:rsidR="007F68AD" w:rsidRDefault="007F68AD" w:rsidP="001E5C4D">
      <w:pPr>
        <w:ind w:left="720"/>
        <w:rPr>
          <w:rFonts w:cs="Arial"/>
        </w:rPr>
      </w:pPr>
    </w:p>
    <w:p w14:paraId="21BC762B" w14:textId="6C7B45E8" w:rsidR="00E16F99" w:rsidRDefault="00E16F99" w:rsidP="00433F74">
      <w:pPr>
        <w:ind w:left="360"/>
        <w:rPr>
          <w:rFonts w:cs="Arial"/>
          <w:b/>
        </w:rPr>
      </w:pPr>
      <w:r w:rsidRPr="003633DD">
        <w:rPr>
          <w:rFonts w:cs="Arial"/>
          <w:b/>
        </w:rPr>
        <w:t>[GSS_DC_SyRS_</w:t>
      </w:r>
      <w:r>
        <w:rPr>
          <w:rFonts w:cs="Arial"/>
          <w:b/>
        </w:rPr>
        <w:t>42</w:t>
      </w:r>
      <w:r w:rsidRPr="003633DD">
        <w:rPr>
          <w:rFonts w:cs="Arial"/>
          <w:b/>
        </w:rPr>
        <w:t>00</w:t>
      </w:r>
      <w:r w:rsidR="00786025">
        <w:rPr>
          <w:rFonts w:cs="Arial"/>
          <w:b/>
        </w:rPr>
        <w:t>39</w:t>
      </w:r>
      <w:r w:rsidRPr="003633DD">
        <w:rPr>
          <w:rFonts w:cs="Arial"/>
          <w:b/>
        </w:rPr>
        <w:t>]</w:t>
      </w:r>
    </w:p>
    <w:p w14:paraId="69AC2EC9" w14:textId="15C015CE" w:rsidR="003C1B92" w:rsidRPr="004462AE" w:rsidRDefault="008F3B5C" w:rsidP="00433F74">
      <w:pPr>
        <w:ind w:left="360"/>
        <w:rPr>
          <w:rFonts w:cs="Arial"/>
          <w:u w:val="single"/>
        </w:rPr>
      </w:pPr>
      <w:r w:rsidRPr="004462AE">
        <w:rPr>
          <w:rFonts w:cs="Arial"/>
          <w:u w:val="single"/>
        </w:rPr>
        <w:t>Observability (</w:t>
      </w:r>
      <w:r w:rsidR="003C1B92" w:rsidRPr="004462AE">
        <w:rPr>
          <w:rFonts w:cs="Arial"/>
          <w:u w:val="single"/>
        </w:rPr>
        <w:t>Logging</w:t>
      </w:r>
      <w:r w:rsidRPr="004462AE">
        <w:rPr>
          <w:rFonts w:cs="Arial"/>
          <w:u w:val="single"/>
        </w:rPr>
        <w:t>)</w:t>
      </w:r>
      <w:r w:rsidR="003C1B92" w:rsidRPr="004462AE">
        <w:rPr>
          <w:rFonts w:cs="Arial"/>
          <w:u w:val="single"/>
        </w:rPr>
        <w:t>:</w:t>
      </w:r>
    </w:p>
    <w:p w14:paraId="0AC75962" w14:textId="708B7941" w:rsidR="007F68AD" w:rsidRDefault="007F68AD" w:rsidP="008B7D63">
      <w:pPr>
        <w:ind w:firstLine="720"/>
        <w:rPr>
          <w:rFonts w:cs="Arial"/>
        </w:rPr>
      </w:pPr>
      <w:r w:rsidRPr="001E5C4D">
        <w:rPr>
          <w:rFonts w:cs="Arial"/>
        </w:rPr>
        <w:t>The system shall log all critical operations, errors, and user actions for audit and debugging.</w:t>
      </w:r>
    </w:p>
    <w:p w14:paraId="28BEBB27" w14:textId="77777777" w:rsidR="00881401" w:rsidRDefault="00881401" w:rsidP="008B7D63">
      <w:pPr>
        <w:ind w:firstLine="720"/>
        <w:rPr>
          <w:rFonts w:cs="Arial"/>
        </w:rPr>
      </w:pPr>
    </w:p>
    <w:p w14:paraId="74C5BE2F" w14:textId="0922EF8B" w:rsidR="00E16F99" w:rsidRDefault="00E16F99" w:rsidP="00433F74">
      <w:pPr>
        <w:ind w:left="360"/>
        <w:rPr>
          <w:rFonts w:cs="Arial"/>
          <w:b/>
        </w:rPr>
      </w:pPr>
      <w:r w:rsidRPr="003633DD">
        <w:rPr>
          <w:rFonts w:cs="Arial"/>
          <w:b/>
        </w:rPr>
        <w:t>[GSS_DC_SyRS_</w:t>
      </w:r>
      <w:r>
        <w:rPr>
          <w:rFonts w:cs="Arial"/>
          <w:b/>
        </w:rPr>
        <w:t>42</w:t>
      </w:r>
      <w:r w:rsidRPr="003633DD">
        <w:rPr>
          <w:rFonts w:cs="Arial"/>
          <w:b/>
        </w:rPr>
        <w:t>00</w:t>
      </w:r>
      <w:r w:rsidR="00786025">
        <w:rPr>
          <w:rFonts w:cs="Arial"/>
          <w:b/>
        </w:rPr>
        <w:t>40</w:t>
      </w:r>
      <w:r w:rsidRPr="003633DD">
        <w:rPr>
          <w:rFonts w:cs="Arial"/>
          <w:b/>
        </w:rPr>
        <w:t>]</w:t>
      </w:r>
    </w:p>
    <w:p w14:paraId="26D86554" w14:textId="40180364" w:rsidR="008F3B5C" w:rsidRPr="004462AE" w:rsidRDefault="008F3B5C" w:rsidP="00433F74">
      <w:pPr>
        <w:ind w:left="360"/>
        <w:rPr>
          <w:rFonts w:cs="Arial"/>
          <w:u w:val="single"/>
        </w:rPr>
      </w:pPr>
      <w:r w:rsidRPr="004462AE">
        <w:rPr>
          <w:rFonts w:cs="Arial"/>
          <w:u w:val="single"/>
        </w:rPr>
        <w:t>Observability (Monitoring):</w:t>
      </w:r>
    </w:p>
    <w:p w14:paraId="1CBCCB1D" w14:textId="31B7A9AD" w:rsidR="007F68AD" w:rsidRDefault="007F68AD" w:rsidP="008B7D63">
      <w:pPr>
        <w:ind w:firstLine="720"/>
        <w:rPr>
          <w:rFonts w:cs="Arial"/>
        </w:rPr>
      </w:pPr>
      <w:r w:rsidRPr="001E5C4D">
        <w:rPr>
          <w:rFonts w:cs="Arial"/>
        </w:rPr>
        <w:t>Real-time monitoring shall be implemented for system health, API usage, and infrastructure metrics.</w:t>
      </w:r>
    </w:p>
    <w:p w14:paraId="0576308E" w14:textId="77777777" w:rsidR="00881401" w:rsidRDefault="00881401" w:rsidP="008B7D63">
      <w:pPr>
        <w:ind w:firstLine="720"/>
        <w:rPr>
          <w:rFonts w:cs="Arial"/>
        </w:rPr>
      </w:pPr>
    </w:p>
    <w:p w14:paraId="3E66A478" w14:textId="2349748C" w:rsidR="00E16F99" w:rsidRDefault="00E16F99" w:rsidP="00433F74">
      <w:pPr>
        <w:ind w:left="360"/>
        <w:rPr>
          <w:rFonts w:cs="Arial"/>
          <w:b/>
        </w:rPr>
      </w:pPr>
      <w:r w:rsidRPr="003633DD">
        <w:rPr>
          <w:rFonts w:cs="Arial"/>
          <w:b/>
        </w:rPr>
        <w:t>[GSS_DC_SyRS_</w:t>
      </w:r>
      <w:r>
        <w:rPr>
          <w:rFonts w:cs="Arial"/>
          <w:b/>
        </w:rPr>
        <w:t>42</w:t>
      </w:r>
      <w:r w:rsidRPr="003633DD">
        <w:rPr>
          <w:rFonts w:cs="Arial"/>
          <w:b/>
        </w:rPr>
        <w:t>00</w:t>
      </w:r>
      <w:r w:rsidR="00786025">
        <w:rPr>
          <w:rFonts w:cs="Arial"/>
          <w:b/>
        </w:rPr>
        <w:t>41</w:t>
      </w:r>
      <w:r w:rsidRPr="003633DD">
        <w:rPr>
          <w:rFonts w:cs="Arial"/>
          <w:b/>
        </w:rPr>
        <w:t>]</w:t>
      </w:r>
    </w:p>
    <w:p w14:paraId="284A32B7" w14:textId="614675AF" w:rsidR="008F3B5C" w:rsidRPr="004462AE" w:rsidRDefault="008F3B5C" w:rsidP="00433F74">
      <w:pPr>
        <w:ind w:left="360"/>
        <w:rPr>
          <w:rFonts w:cs="Arial"/>
          <w:u w:val="single"/>
        </w:rPr>
      </w:pPr>
      <w:r w:rsidRPr="004462AE">
        <w:rPr>
          <w:rFonts w:cs="Arial"/>
          <w:u w:val="single"/>
        </w:rPr>
        <w:t>Observability (Alerting):</w:t>
      </w:r>
    </w:p>
    <w:p w14:paraId="391CC4CE" w14:textId="6DF51D73" w:rsidR="00796330" w:rsidRDefault="007F68AD" w:rsidP="008B7D63">
      <w:pPr>
        <w:ind w:firstLine="720"/>
        <w:rPr>
          <w:rFonts w:cs="Arial"/>
        </w:rPr>
      </w:pPr>
      <w:r w:rsidRPr="001E5C4D">
        <w:rPr>
          <w:rFonts w:cs="Arial"/>
        </w:rPr>
        <w:t>The system shall trigger alerts for anomalies, failures, or threshold breaches.</w:t>
      </w:r>
    </w:p>
    <w:p w14:paraId="12A97C71" w14:textId="77777777" w:rsidR="00BC7563" w:rsidRDefault="00BC7563" w:rsidP="008B7D63">
      <w:pPr>
        <w:ind w:firstLine="720"/>
        <w:rPr>
          <w:rFonts w:cs="Arial"/>
        </w:rPr>
      </w:pPr>
    </w:p>
    <w:p w14:paraId="0549056A" w14:textId="66DC0A97" w:rsidR="00BC7563" w:rsidRDefault="00BC7563" w:rsidP="00BC7563">
      <w:pPr>
        <w:ind w:left="360"/>
        <w:rPr>
          <w:rFonts w:cs="Arial"/>
          <w:b/>
        </w:rPr>
      </w:pPr>
      <w:r w:rsidRPr="003633DD">
        <w:rPr>
          <w:rFonts w:cs="Arial"/>
          <w:b/>
        </w:rPr>
        <w:t>[GSS_DC_SyRS_</w:t>
      </w:r>
      <w:r>
        <w:rPr>
          <w:rFonts w:cs="Arial"/>
          <w:b/>
        </w:rPr>
        <w:t>42</w:t>
      </w:r>
      <w:r w:rsidRPr="003633DD">
        <w:rPr>
          <w:rFonts w:cs="Arial"/>
          <w:b/>
        </w:rPr>
        <w:t>00</w:t>
      </w:r>
      <w:r>
        <w:rPr>
          <w:rFonts w:cs="Arial"/>
          <w:b/>
        </w:rPr>
        <w:t>42</w:t>
      </w:r>
      <w:r w:rsidRPr="003633DD">
        <w:rPr>
          <w:rFonts w:cs="Arial"/>
          <w:b/>
        </w:rPr>
        <w:t>]</w:t>
      </w:r>
    </w:p>
    <w:p w14:paraId="29DC58D7" w14:textId="20852378" w:rsidR="00BC7563" w:rsidRPr="004462AE" w:rsidRDefault="00BC7563" w:rsidP="00BC7563">
      <w:pPr>
        <w:ind w:left="360"/>
        <w:rPr>
          <w:rFonts w:cs="Arial"/>
          <w:u w:val="single"/>
        </w:rPr>
      </w:pPr>
      <w:r w:rsidRPr="004462AE">
        <w:rPr>
          <w:rFonts w:cs="Arial"/>
          <w:u w:val="single"/>
        </w:rPr>
        <w:t>Observability (Tracing):</w:t>
      </w:r>
    </w:p>
    <w:p w14:paraId="299FFF69" w14:textId="7164CACD" w:rsidR="00BC7563" w:rsidRPr="00854F1D" w:rsidRDefault="00BC7563" w:rsidP="008B7D63">
      <w:pPr>
        <w:ind w:firstLine="720"/>
        <w:rPr>
          <w:rFonts w:cs="Arial"/>
        </w:rPr>
      </w:pPr>
      <w:r w:rsidRPr="00BC7563">
        <w:rPr>
          <w:rFonts w:cs="Arial"/>
        </w:rPr>
        <w:t>The system shall implement tracing to track the flow of requests across microservices, enabling performance analysis and root cause identification.</w:t>
      </w:r>
    </w:p>
    <w:p w14:paraId="16DA8B06" w14:textId="77777777" w:rsidR="00796330" w:rsidRDefault="00796330" w:rsidP="00A3284C"/>
    <w:p w14:paraId="20955238" w14:textId="77777777" w:rsidR="007F68AD" w:rsidRDefault="007F68AD" w:rsidP="00A3284C"/>
    <w:p w14:paraId="1B7FE1E6" w14:textId="77777777" w:rsidR="00A3284C" w:rsidRPr="00796330" w:rsidRDefault="007F68AD" w:rsidP="00A41AAC">
      <w:pPr>
        <w:pStyle w:val="Heading2"/>
        <w:keepLines w:val="0"/>
        <w:widowControl w:val="0"/>
        <w:numPr>
          <w:ilvl w:val="1"/>
          <w:numId w:val="7"/>
        </w:numPr>
        <w:spacing w:before="120" w:after="60" w:afterAutospacing="0" w:line="240" w:lineRule="atLeast"/>
        <w:rPr>
          <w:rFonts w:ascii="Arial" w:hAnsi="Arial" w:cs="Arial"/>
          <w:b/>
        </w:rPr>
      </w:pPr>
      <w:bookmarkStart w:id="166" w:name="_Toc209523226"/>
      <w:r w:rsidRPr="00796330">
        <w:rPr>
          <w:rFonts w:ascii="Arial" w:hAnsi="Arial" w:cs="Arial"/>
          <w:b/>
        </w:rPr>
        <w:t>Integration Requirements</w:t>
      </w:r>
      <w:bookmarkEnd w:id="166"/>
    </w:p>
    <w:p w14:paraId="1409E6D6" w14:textId="77777777" w:rsidR="00A3284C" w:rsidRDefault="00A3284C" w:rsidP="00A3284C"/>
    <w:p w14:paraId="5AE94EA5" w14:textId="77777777" w:rsidR="002E3DEB" w:rsidRDefault="002E3DEB" w:rsidP="00A41AAC">
      <w:pPr>
        <w:pStyle w:val="Heading3"/>
        <w:numPr>
          <w:ilvl w:val="2"/>
          <w:numId w:val="7"/>
        </w:numPr>
        <w:spacing w:before="0" w:after="0" w:afterAutospacing="0"/>
        <w:rPr>
          <w:rFonts w:ascii="Arial" w:hAnsi="Arial" w:cs="Arial"/>
          <w:b/>
        </w:rPr>
      </w:pPr>
      <w:bookmarkStart w:id="167" w:name="_Toc209523227"/>
      <w:r w:rsidRPr="00730E41">
        <w:rPr>
          <w:rFonts w:ascii="Arial" w:hAnsi="Arial" w:cs="Arial"/>
          <w:b/>
        </w:rPr>
        <w:t>Enquiry App (PowerApps)</w:t>
      </w:r>
      <w:bookmarkEnd w:id="167"/>
    </w:p>
    <w:p w14:paraId="7A61571A" w14:textId="77777777" w:rsidR="00730E41" w:rsidRPr="00730E41" w:rsidRDefault="00730E41" w:rsidP="00730E41">
      <w:pPr>
        <w:pStyle w:val="BodyText"/>
      </w:pPr>
    </w:p>
    <w:p w14:paraId="7947226F" w14:textId="50AD3C71" w:rsidR="00866CFB" w:rsidRPr="0049098B" w:rsidRDefault="00866CFB" w:rsidP="00866CFB">
      <w:pPr>
        <w:ind w:left="360"/>
        <w:rPr>
          <w:rFonts w:cs="Arial"/>
          <w:b/>
          <w:bCs/>
        </w:rPr>
      </w:pPr>
      <w:r w:rsidRPr="003633DD">
        <w:rPr>
          <w:rFonts w:cs="Arial"/>
          <w:b/>
        </w:rPr>
        <w:t>[GSS_DC_SyRS_</w:t>
      </w:r>
      <w:r w:rsidR="00C670D6">
        <w:rPr>
          <w:rFonts w:cs="Arial"/>
          <w:b/>
        </w:rPr>
        <w:t>4</w:t>
      </w:r>
      <w:r w:rsidR="005A64BC">
        <w:rPr>
          <w:rFonts w:cs="Arial"/>
          <w:b/>
        </w:rPr>
        <w:t>4</w:t>
      </w:r>
      <w:r w:rsidR="0012667E">
        <w:rPr>
          <w:rFonts w:cs="Arial"/>
          <w:b/>
        </w:rPr>
        <w:t>0</w:t>
      </w:r>
      <w:r w:rsidR="00C670D6">
        <w:rPr>
          <w:rFonts w:cs="Arial"/>
          <w:b/>
        </w:rPr>
        <w:t>1</w:t>
      </w:r>
      <w:r w:rsidRPr="003633DD">
        <w:rPr>
          <w:rFonts w:cs="Arial"/>
          <w:b/>
        </w:rPr>
        <w:t>0</w:t>
      </w:r>
      <w:r w:rsidR="00C670D6">
        <w:rPr>
          <w:rFonts w:cs="Arial"/>
          <w:b/>
        </w:rPr>
        <w:t>0</w:t>
      </w:r>
      <w:r w:rsidRPr="003633DD">
        <w:rPr>
          <w:rFonts w:cs="Arial"/>
          <w:b/>
        </w:rPr>
        <w:t>]</w:t>
      </w:r>
    </w:p>
    <w:p w14:paraId="48B32145" w14:textId="5C8AF885" w:rsidR="00A329D1" w:rsidRPr="00730E41" w:rsidRDefault="002E3DEB" w:rsidP="00730E41">
      <w:pPr>
        <w:pStyle w:val="BodyText"/>
        <w:ind w:left="360" w:firstLine="360"/>
        <w:rPr>
          <w:rFonts w:cs="Arial"/>
        </w:rPr>
      </w:pPr>
      <w:r w:rsidRPr="00730E41">
        <w:rPr>
          <w:rFonts w:cs="Arial"/>
        </w:rPr>
        <w:t xml:space="preserve">The configurator shall integrate with the Enquiry App to fetch customer-specific enquiry data </w:t>
      </w:r>
    </w:p>
    <w:p w14:paraId="2EAC452F" w14:textId="44442596" w:rsidR="00866CFB" w:rsidRPr="0049098B" w:rsidRDefault="00866CFB" w:rsidP="00866CFB">
      <w:pPr>
        <w:ind w:left="360"/>
        <w:rPr>
          <w:rFonts w:cs="Arial"/>
          <w:b/>
          <w:bCs/>
        </w:rPr>
      </w:pPr>
      <w:r w:rsidRPr="003633DD">
        <w:rPr>
          <w:rFonts w:cs="Arial"/>
          <w:b/>
        </w:rPr>
        <w:t>[GSS_DC_SyRS_</w:t>
      </w:r>
      <w:r w:rsidR="00C670D6">
        <w:rPr>
          <w:rFonts w:cs="Arial"/>
          <w:b/>
        </w:rPr>
        <w:t>4</w:t>
      </w:r>
      <w:r w:rsidR="005A64BC">
        <w:rPr>
          <w:rFonts w:cs="Arial"/>
          <w:b/>
        </w:rPr>
        <w:t>4</w:t>
      </w:r>
      <w:r w:rsidR="0012667E">
        <w:rPr>
          <w:rFonts w:cs="Arial"/>
          <w:b/>
        </w:rPr>
        <w:t>0</w:t>
      </w:r>
      <w:r w:rsidR="00C670D6">
        <w:rPr>
          <w:rFonts w:cs="Arial"/>
          <w:b/>
        </w:rPr>
        <w:t>1</w:t>
      </w:r>
      <w:r w:rsidR="00C670D6" w:rsidRPr="003633DD">
        <w:rPr>
          <w:rFonts w:cs="Arial"/>
          <w:b/>
        </w:rPr>
        <w:t>0</w:t>
      </w:r>
      <w:r w:rsidR="00D74FE5">
        <w:rPr>
          <w:rFonts w:cs="Arial"/>
          <w:b/>
        </w:rPr>
        <w:t>1</w:t>
      </w:r>
      <w:r w:rsidRPr="003633DD">
        <w:rPr>
          <w:rFonts w:cs="Arial"/>
          <w:b/>
        </w:rPr>
        <w:t>]</w:t>
      </w:r>
    </w:p>
    <w:p w14:paraId="24285C5E" w14:textId="3A723D07" w:rsidR="00866CFB" w:rsidRPr="00A329D1" w:rsidRDefault="002E3DEB" w:rsidP="00A329D1">
      <w:pPr>
        <w:pStyle w:val="BodyText"/>
        <w:ind w:left="360" w:firstLine="360"/>
        <w:rPr>
          <w:rFonts w:cs="Arial"/>
        </w:rPr>
      </w:pPr>
      <w:r w:rsidRPr="00730E41">
        <w:rPr>
          <w:rFonts w:cs="Arial"/>
        </w:rPr>
        <w:t>The integration shall support bi-directional data sync to update enquiry status based on configuration progress.</w:t>
      </w:r>
    </w:p>
    <w:p w14:paraId="6D021650" w14:textId="77777777" w:rsidR="00A3284C" w:rsidRDefault="00A3284C" w:rsidP="00A3284C"/>
    <w:p w14:paraId="041EE2EB" w14:textId="77777777" w:rsidR="00A3284C" w:rsidRPr="00907762" w:rsidRDefault="00A3284C" w:rsidP="006E2AA5">
      <w:pPr>
        <w:pStyle w:val="Heading1"/>
        <w:numPr>
          <w:ilvl w:val="0"/>
          <w:numId w:val="80"/>
        </w:numPr>
        <w:rPr>
          <w:rFonts w:ascii="Arial" w:hAnsi="Arial" w:cs="Arial"/>
          <w:b/>
          <w:sz w:val="24"/>
          <w:szCs w:val="24"/>
        </w:rPr>
      </w:pPr>
      <w:bookmarkStart w:id="168" w:name="_Toc209523247"/>
      <w:r w:rsidRPr="00907762">
        <w:rPr>
          <w:rFonts w:ascii="Arial" w:hAnsi="Arial" w:cs="Arial"/>
          <w:b/>
          <w:sz w:val="24"/>
          <w:szCs w:val="24"/>
        </w:rPr>
        <w:lastRenderedPageBreak/>
        <w:t>Technical Requirements</w:t>
      </w:r>
      <w:bookmarkEnd w:id="168"/>
    </w:p>
    <w:p w14:paraId="3E065A8A" w14:textId="25A3FD5D" w:rsidR="00971716" w:rsidRPr="00CA42C3" w:rsidRDefault="00A3284C" w:rsidP="006E2AA5">
      <w:pPr>
        <w:pStyle w:val="Heading2"/>
        <w:numPr>
          <w:ilvl w:val="1"/>
          <w:numId w:val="80"/>
        </w:numPr>
        <w:rPr>
          <w:rFonts w:ascii="Arial" w:hAnsi="Arial" w:cs="Arial"/>
          <w:b/>
        </w:rPr>
      </w:pPr>
      <w:bookmarkStart w:id="169" w:name="_Toc209523248"/>
      <w:r w:rsidRPr="00CA42C3">
        <w:rPr>
          <w:rFonts w:ascii="Arial" w:hAnsi="Arial" w:cs="Arial"/>
          <w:b/>
        </w:rPr>
        <w:t>Browser Compatibility</w:t>
      </w:r>
      <w:bookmarkEnd w:id="169"/>
    </w:p>
    <w:p w14:paraId="514F1FF2" w14:textId="25C229AB" w:rsidR="00E06A6B" w:rsidRPr="0049098B" w:rsidRDefault="00E06A6B" w:rsidP="00E06A6B">
      <w:pPr>
        <w:ind w:left="360"/>
        <w:rPr>
          <w:rFonts w:cs="Arial"/>
          <w:b/>
          <w:bCs/>
        </w:rPr>
      </w:pPr>
      <w:r w:rsidRPr="003633DD">
        <w:rPr>
          <w:rFonts w:cs="Arial"/>
          <w:b/>
        </w:rPr>
        <w:t>[GSS_DC_SyRS_</w:t>
      </w:r>
      <w:r w:rsidR="00810290">
        <w:rPr>
          <w:rFonts w:cs="Arial"/>
          <w:b/>
        </w:rPr>
        <w:t>6</w:t>
      </w:r>
      <w:r w:rsidR="00A93B89">
        <w:rPr>
          <w:rFonts w:cs="Arial"/>
          <w:b/>
        </w:rPr>
        <w:t>10</w:t>
      </w:r>
      <w:r w:rsidR="00A93B89" w:rsidRPr="003633DD">
        <w:rPr>
          <w:rFonts w:cs="Arial"/>
          <w:b/>
        </w:rPr>
        <w:t>0</w:t>
      </w:r>
      <w:r w:rsidR="00A93B89">
        <w:rPr>
          <w:rFonts w:cs="Arial"/>
          <w:b/>
        </w:rPr>
        <w:t>0</w:t>
      </w:r>
      <w:r w:rsidR="0026302F">
        <w:rPr>
          <w:rFonts w:cs="Arial"/>
          <w:b/>
        </w:rPr>
        <w:t>0</w:t>
      </w:r>
      <w:r w:rsidRPr="003633DD">
        <w:rPr>
          <w:rFonts w:cs="Arial"/>
          <w:b/>
        </w:rPr>
        <w:t>]</w:t>
      </w:r>
    </w:p>
    <w:p w14:paraId="7B9F02B1" w14:textId="77777777" w:rsidR="00A3284C" w:rsidRPr="00CA42C3" w:rsidRDefault="00A3284C" w:rsidP="00F377B1">
      <w:pPr>
        <w:ind w:firstLine="720"/>
        <w:rPr>
          <w:rFonts w:cs="Arial"/>
        </w:rPr>
      </w:pPr>
      <w:r w:rsidRPr="00CA42C3">
        <w:rPr>
          <w:rFonts w:cs="Arial"/>
        </w:rPr>
        <w:t>The system shall support Google Chrome version 131.0.6778.266 and above.</w:t>
      </w:r>
    </w:p>
    <w:p w14:paraId="1E37411B" w14:textId="77777777" w:rsidR="00971716" w:rsidRPr="00CA42C3" w:rsidRDefault="00971716" w:rsidP="009F166A">
      <w:pPr>
        <w:ind w:firstLine="540"/>
        <w:rPr>
          <w:rFonts w:cs="Arial"/>
          <w:b/>
        </w:rPr>
      </w:pPr>
    </w:p>
    <w:p w14:paraId="5E6D8F9D" w14:textId="41494704" w:rsidR="00E06A6B" w:rsidRPr="0049098B" w:rsidRDefault="00E06A6B" w:rsidP="00E06A6B">
      <w:pPr>
        <w:ind w:left="360"/>
        <w:rPr>
          <w:rFonts w:cs="Arial"/>
          <w:b/>
          <w:bCs/>
        </w:rPr>
      </w:pPr>
      <w:r w:rsidRPr="003633DD">
        <w:rPr>
          <w:rFonts w:cs="Arial"/>
          <w:b/>
        </w:rPr>
        <w:t>[GSS_DC_SyRS_</w:t>
      </w:r>
      <w:r w:rsidR="00810290">
        <w:rPr>
          <w:rFonts w:cs="Arial"/>
          <w:b/>
        </w:rPr>
        <w:t>6</w:t>
      </w:r>
      <w:r w:rsidR="007C6A69">
        <w:rPr>
          <w:rFonts w:cs="Arial"/>
          <w:b/>
        </w:rPr>
        <w:t>10</w:t>
      </w:r>
      <w:r w:rsidR="007C6A69" w:rsidRPr="003633DD">
        <w:rPr>
          <w:rFonts w:cs="Arial"/>
          <w:b/>
        </w:rPr>
        <w:t>0</w:t>
      </w:r>
      <w:r w:rsidR="0026302F">
        <w:rPr>
          <w:rFonts w:cs="Arial"/>
          <w:b/>
        </w:rPr>
        <w:t>0</w:t>
      </w:r>
      <w:r w:rsidR="007C6A69">
        <w:rPr>
          <w:rFonts w:cs="Arial"/>
          <w:b/>
        </w:rPr>
        <w:t>1</w:t>
      </w:r>
      <w:r w:rsidRPr="003633DD">
        <w:rPr>
          <w:rFonts w:cs="Arial"/>
          <w:b/>
        </w:rPr>
        <w:t>]</w:t>
      </w:r>
    </w:p>
    <w:p w14:paraId="714A9E27" w14:textId="71780826" w:rsidR="00A3284C" w:rsidRPr="00CA42C3" w:rsidRDefault="00A3284C" w:rsidP="009F166A">
      <w:pPr>
        <w:ind w:firstLine="720"/>
        <w:rPr>
          <w:rFonts w:cs="Arial"/>
        </w:rPr>
      </w:pPr>
      <w:r w:rsidRPr="00CA42C3">
        <w:rPr>
          <w:rFonts w:cs="Arial"/>
        </w:rPr>
        <w:t xml:space="preserve">The system </w:t>
      </w:r>
      <w:r w:rsidR="009F166A" w:rsidRPr="00CA42C3">
        <w:rPr>
          <w:rFonts w:cs="Arial"/>
        </w:rPr>
        <w:t>should</w:t>
      </w:r>
      <w:r w:rsidRPr="00CA42C3">
        <w:rPr>
          <w:rFonts w:cs="Arial"/>
        </w:rPr>
        <w:t xml:space="preserve"> support </w:t>
      </w:r>
      <w:commentRangeStart w:id="170"/>
      <w:commentRangeStart w:id="171"/>
      <w:r w:rsidRPr="00CA42C3">
        <w:rPr>
          <w:rFonts w:cs="Arial"/>
        </w:rPr>
        <w:t xml:space="preserve">Microsoft Edge </w:t>
      </w:r>
      <w:commentRangeEnd w:id="170"/>
      <w:r w:rsidR="008E28BE">
        <w:rPr>
          <w:rStyle w:val="CommentReference"/>
        </w:rPr>
        <w:commentReference w:id="170"/>
      </w:r>
      <w:commentRangeEnd w:id="171"/>
      <w:r w:rsidR="00415D9F">
        <w:rPr>
          <w:rStyle w:val="CommentReference"/>
        </w:rPr>
        <w:commentReference w:id="171"/>
      </w:r>
      <w:r w:rsidRPr="00CA42C3">
        <w:rPr>
          <w:rFonts w:cs="Arial"/>
        </w:rPr>
        <w:t>version 132 and above.</w:t>
      </w:r>
    </w:p>
    <w:p w14:paraId="759E3014" w14:textId="77777777" w:rsidR="007C6A69" w:rsidRPr="00CA42C3" w:rsidRDefault="007C6A69" w:rsidP="00A3284C">
      <w:pPr>
        <w:rPr>
          <w:rFonts w:cs="Arial"/>
        </w:rPr>
      </w:pPr>
    </w:p>
    <w:p w14:paraId="4C6536EC" w14:textId="71B240D5" w:rsidR="00971716" w:rsidRPr="00CA42C3" w:rsidRDefault="00A3284C" w:rsidP="006E2AA5">
      <w:pPr>
        <w:pStyle w:val="Heading2"/>
        <w:numPr>
          <w:ilvl w:val="1"/>
          <w:numId w:val="80"/>
        </w:numPr>
        <w:rPr>
          <w:rFonts w:ascii="Arial" w:hAnsi="Arial" w:cs="Arial"/>
          <w:b/>
        </w:rPr>
      </w:pPr>
      <w:bookmarkStart w:id="172" w:name="_Toc209523249"/>
      <w:r w:rsidRPr="00CA42C3">
        <w:rPr>
          <w:rFonts w:ascii="Arial" w:hAnsi="Arial" w:cs="Arial"/>
          <w:b/>
        </w:rPr>
        <w:t>Authentication and Access Control</w:t>
      </w:r>
      <w:bookmarkEnd w:id="172"/>
    </w:p>
    <w:p w14:paraId="69D5DC66" w14:textId="77777777" w:rsidR="00264DCC" w:rsidRDefault="00264DCC" w:rsidP="0036585B">
      <w:pPr>
        <w:ind w:firstLine="540"/>
        <w:rPr>
          <w:rFonts w:cs="Arial"/>
          <w:b/>
          <w:bCs/>
        </w:rPr>
      </w:pPr>
    </w:p>
    <w:p w14:paraId="4B3B78E4" w14:textId="428ABA38" w:rsidR="00E06A6B" w:rsidRPr="0049098B" w:rsidRDefault="00E06A6B" w:rsidP="00E06A6B">
      <w:pPr>
        <w:ind w:left="360"/>
        <w:rPr>
          <w:rFonts w:cs="Arial"/>
          <w:b/>
          <w:bCs/>
        </w:rPr>
      </w:pPr>
      <w:r w:rsidRPr="003633DD">
        <w:rPr>
          <w:rFonts w:cs="Arial"/>
          <w:b/>
        </w:rPr>
        <w:t>[GSS_DC_SyRS_</w:t>
      </w:r>
      <w:r w:rsidR="00810290">
        <w:rPr>
          <w:rFonts w:cs="Arial"/>
          <w:b/>
        </w:rPr>
        <w:t>6</w:t>
      </w:r>
      <w:r w:rsidR="007C6A69">
        <w:rPr>
          <w:rFonts w:cs="Arial"/>
          <w:b/>
        </w:rPr>
        <w:t>20</w:t>
      </w:r>
      <w:r w:rsidR="007C6A69" w:rsidRPr="003633DD">
        <w:rPr>
          <w:rFonts w:cs="Arial"/>
          <w:b/>
        </w:rPr>
        <w:t>0</w:t>
      </w:r>
      <w:r w:rsidR="007C6A69">
        <w:rPr>
          <w:rFonts w:cs="Arial"/>
          <w:b/>
        </w:rPr>
        <w:t>0</w:t>
      </w:r>
      <w:r w:rsidR="0026302F">
        <w:rPr>
          <w:rFonts w:cs="Arial"/>
          <w:b/>
        </w:rPr>
        <w:t>0</w:t>
      </w:r>
      <w:r w:rsidRPr="003633DD">
        <w:rPr>
          <w:rFonts w:cs="Arial"/>
          <w:b/>
        </w:rPr>
        <w:t>]</w:t>
      </w:r>
    </w:p>
    <w:p w14:paraId="2DA7E03B" w14:textId="2EA72362" w:rsidR="00971716" w:rsidRDefault="00A3284C" w:rsidP="00F377B1">
      <w:pPr>
        <w:ind w:left="720"/>
        <w:rPr>
          <w:rFonts w:cs="Arial"/>
        </w:rPr>
      </w:pPr>
      <w:r w:rsidRPr="00CA42C3">
        <w:rPr>
          <w:rFonts w:cs="Arial"/>
        </w:rPr>
        <w:t>The system shall implement role-based authentication using traditional login mechanisms.</w:t>
      </w:r>
    </w:p>
    <w:p w14:paraId="6DD7D84F" w14:textId="77777777" w:rsidR="00F377B1" w:rsidRPr="00CA42C3" w:rsidRDefault="00F377B1" w:rsidP="00F377B1">
      <w:pPr>
        <w:ind w:left="720"/>
        <w:rPr>
          <w:rFonts w:cs="Arial"/>
        </w:rPr>
      </w:pPr>
    </w:p>
    <w:p w14:paraId="5C89EB29" w14:textId="0B7F32C1" w:rsidR="00E06A6B" w:rsidRPr="0049098B" w:rsidRDefault="00E06A6B" w:rsidP="00E06A6B">
      <w:pPr>
        <w:ind w:left="360"/>
        <w:rPr>
          <w:rFonts w:cs="Arial"/>
          <w:b/>
          <w:bCs/>
        </w:rPr>
      </w:pPr>
      <w:r w:rsidRPr="003633DD">
        <w:rPr>
          <w:rFonts w:cs="Arial"/>
          <w:b/>
        </w:rPr>
        <w:t>[GSS_DC_SyRS_</w:t>
      </w:r>
      <w:r w:rsidR="00810290">
        <w:rPr>
          <w:rFonts w:cs="Arial"/>
          <w:b/>
        </w:rPr>
        <w:t>6</w:t>
      </w:r>
      <w:r w:rsidR="007C6A69">
        <w:rPr>
          <w:rFonts w:cs="Arial"/>
          <w:b/>
        </w:rPr>
        <w:t>20</w:t>
      </w:r>
      <w:r w:rsidR="007C6A69" w:rsidRPr="003633DD">
        <w:rPr>
          <w:rFonts w:cs="Arial"/>
          <w:b/>
        </w:rPr>
        <w:t>0</w:t>
      </w:r>
      <w:r w:rsidR="0026302F">
        <w:rPr>
          <w:rFonts w:cs="Arial"/>
          <w:b/>
        </w:rPr>
        <w:t>0</w:t>
      </w:r>
      <w:r w:rsidR="007C6A69">
        <w:rPr>
          <w:rFonts w:cs="Arial"/>
          <w:b/>
        </w:rPr>
        <w:t>1</w:t>
      </w:r>
      <w:r w:rsidRPr="003633DD">
        <w:rPr>
          <w:rFonts w:cs="Arial"/>
          <w:b/>
        </w:rPr>
        <w:t>]</w:t>
      </w:r>
    </w:p>
    <w:p w14:paraId="0FAA876E" w14:textId="77777777" w:rsidR="00A3284C" w:rsidRPr="00CA42C3" w:rsidRDefault="00A3284C" w:rsidP="0036585B">
      <w:pPr>
        <w:ind w:firstLine="720"/>
        <w:rPr>
          <w:rFonts w:cs="Arial"/>
        </w:rPr>
      </w:pPr>
      <w:commentRangeStart w:id="173"/>
      <w:commentRangeStart w:id="174"/>
      <w:r w:rsidRPr="00CA42C3">
        <w:rPr>
          <w:rFonts w:cs="Arial"/>
        </w:rPr>
        <w:t>Defined roles sha</w:t>
      </w:r>
      <w:commentRangeEnd w:id="173"/>
      <w:r w:rsidR="00D75620">
        <w:rPr>
          <w:rStyle w:val="CommentReference"/>
        </w:rPr>
        <w:commentReference w:id="173"/>
      </w:r>
      <w:commentRangeEnd w:id="174"/>
      <w:r w:rsidR="00415D9F">
        <w:rPr>
          <w:rStyle w:val="CommentReference"/>
        </w:rPr>
        <w:commentReference w:id="174"/>
      </w:r>
      <w:r w:rsidRPr="00CA42C3">
        <w:rPr>
          <w:rFonts w:cs="Arial"/>
        </w:rPr>
        <w:t>ll include:</w:t>
      </w:r>
    </w:p>
    <w:p w14:paraId="1C1A3977" w14:textId="77777777" w:rsidR="00A3284C" w:rsidRPr="00CA42C3" w:rsidRDefault="00A3284C" w:rsidP="006E2AA5">
      <w:pPr>
        <w:numPr>
          <w:ilvl w:val="0"/>
          <w:numId w:val="81"/>
        </w:numPr>
        <w:rPr>
          <w:rFonts w:cs="Arial"/>
        </w:rPr>
      </w:pPr>
      <w:r w:rsidRPr="00CA42C3">
        <w:rPr>
          <w:rFonts w:cs="Arial"/>
        </w:rPr>
        <w:t>Super Admin</w:t>
      </w:r>
    </w:p>
    <w:p w14:paraId="351B4E0B" w14:textId="77777777" w:rsidR="00A3284C" w:rsidRPr="00CA42C3" w:rsidRDefault="00A3284C" w:rsidP="006E2AA5">
      <w:pPr>
        <w:numPr>
          <w:ilvl w:val="0"/>
          <w:numId w:val="81"/>
        </w:numPr>
        <w:rPr>
          <w:rFonts w:cs="Arial"/>
        </w:rPr>
      </w:pPr>
      <w:r w:rsidRPr="00CA42C3">
        <w:rPr>
          <w:rFonts w:cs="Arial"/>
        </w:rPr>
        <w:t>Dealer</w:t>
      </w:r>
    </w:p>
    <w:p w14:paraId="738DBE3B" w14:textId="77777777" w:rsidR="00A3284C" w:rsidRDefault="00A3284C" w:rsidP="006E2AA5">
      <w:pPr>
        <w:numPr>
          <w:ilvl w:val="0"/>
          <w:numId w:val="81"/>
        </w:numPr>
        <w:rPr>
          <w:rFonts w:cs="Arial"/>
        </w:rPr>
      </w:pPr>
      <w:r w:rsidRPr="00CA42C3">
        <w:rPr>
          <w:rFonts w:cs="Arial"/>
        </w:rPr>
        <w:t>Designer</w:t>
      </w:r>
    </w:p>
    <w:p w14:paraId="638AEA01" w14:textId="77777777" w:rsidR="00971716" w:rsidRPr="00CA42C3" w:rsidRDefault="00971716" w:rsidP="00F377B1">
      <w:pPr>
        <w:ind w:left="1800"/>
        <w:rPr>
          <w:rFonts w:cs="Arial"/>
        </w:rPr>
      </w:pPr>
    </w:p>
    <w:p w14:paraId="1A236294" w14:textId="65EBFD46" w:rsidR="00E06A6B" w:rsidRPr="0049098B" w:rsidRDefault="00E06A6B" w:rsidP="00E06A6B">
      <w:pPr>
        <w:ind w:left="360"/>
        <w:rPr>
          <w:rFonts w:cs="Arial"/>
          <w:b/>
          <w:bCs/>
        </w:rPr>
      </w:pPr>
      <w:r w:rsidRPr="003633DD">
        <w:rPr>
          <w:rFonts w:cs="Arial"/>
          <w:b/>
        </w:rPr>
        <w:t>[GSS_DC_SyRS_</w:t>
      </w:r>
      <w:r w:rsidR="00810290">
        <w:rPr>
          <w:rFonts w:cs="Arial"/>
          <w:b/>
        </w:rPr>
        <w:t>6</w:t>
      </w:r>
      <w:r w:rsidR="007C6A69">
        <w:rPr>
          <w:rFonts w:cs="Arial"/>
          <w:b/>
        </w:rPr>
        <w:t>20</w:t>
      </w:r>
      <w:r w:rsidR="007C6A69" w:rsidRPr="003633DD">
        <w:rPr>
          <w:rFonts w:cs="Arial"/>
          <w:b/>
        </w:rPr>
        <w:t>0</w:t>
      </w:r>
      <w:r w:rsidR="0026302F">
        <w:rPr>
          <w:rFonts w:cs="Arial"/>
          <w:b/>
        </w:rPr>
        <w:t>0</w:t>
      </w:r>
      <w:r w:rsidR="007C6A69">
        <w:rPr>
          <w:rFonts w:cs="Arial"/>
          <w:b/>
        </w:rPr>
        <w:t>2</w:t>
      </w:r>
      <w:r w:rsidRPr="003633DD">
        <w:rPr>
          <w:rFonts w:cs="Arial"/>
          <w:b/>
        </w:rPr>
        <w:t>]</w:t>
      </w:r>
    </w:p>
    <w:p w14:paraId="13EDA43C" w14:textId="39789CBC" w:rsidR="003B619B" w:rsidRPr="005A2EA5" w:rsidRDefault="00A3284C" w:rsidP="005A2EA5">
      <w:pPr>
        <w:ind w:firstLine="720"/>
        <w:rPr>
          <w:rFonts w:cs="Arial"/>
        </w:rPr>
      </w:pPr>
      <w:r w:rsidRPr="00CA42C3">
        <w:rPr>
          <w:rFonts w:cs="Arial"/>
        </w:rPr>
        <w:t>The system shall support Single Sign-On (SSO) for enterprise users.</w:t>
      </w:r>
    </w:p>
    <w:p w14:paraId="1D2D8883" w14:textId="6B766D4B" w:rsidR="003B619B" w:rsidRPr="00E462AD" w:rsidRDefault="003B619B" w:rsidP="006E2AA5">
      <w:pPr>
        <w:pStyle w:val="Heading2"/>
        <w:numPr>
          <w:ilvl w:val="1"/>
          <w:numId w:val="80"/>
        </w:numPr>
        <w:rPr>
          <w:rFonts w:ascii="Arial" w:hAnsi="Arial" w:cs="Arial"/>
          <w:b/>
        </w:rPr>
      </w:pPr>
      <w:bookmarkStart w:id="175" w:name="_Toc265244896"/>
      <w:bookmarkStart w:id="176" w:name="_Toc267402529"/>
      <w:bookmarkStart w:id="177" w:name="_Toc209523250"/>
      <w:bookmarkEnd w:id="160"/>
      <w:bookmarkEnd w:id="161"/>
      <w:r w:rsidRPr="00E462AD">
        <w:rPr>
          <w:rFonts w:ascii="Arial" w:hAnsi="Arial" w:cs="Arial"/>
          <w:b/>
        </w:rPr>
        <w:t>Compatibility Requirements</w:t>
      </w:r>
      <w:bookmarkEnd w:id="175"/>
      <w:bookmarkEnd w:id="176"/>
      <w:bookmarkEnd w:id="177"/>
    </w:p>
    <w:p w14:paraId="22979699" w14:textId="1E33D541" w:rsidR="003001A1" w:rsidRPr="00635BEA" w:rsidRDefault="00EF205E" w:rsidP="00331CE1">
      <w:pPr>
        <w:pStyle w:val="Heading3"/>
        <w:numPr>
          <w:ilvl w:val="2"/>
          <w:numId w:val="80"/>
        </w:numPr>
        <w:rPr>
          <w:rFonts w:ascii="Arial" w:hAnsi="Arial" w:cs="Arial"/>
          <w:b/>
        </w:rPr>
      </w:pPr>
      <w:r w:rsidRPr="00635BEA">
        <w:rPr>
          <w:rFonts w:ascii="Arial" w:hAnsi="Arial" w:cs="Arial"/>
          <w:b/>
        </w:rPr>
        <w:t>Operating System Compatibility Requirements</w:t>
      </w:r>
    </w:p>
    <w:p w14:paraId="7F12DD67" w14:textId="1717C706" w:rsidR="00B749FE" w:rsidRPr="00635BEA" w:rsidRDefault="00542626" w:rsidP="00DB72AE">
      <w:pPr>
        <w:pStyle w:val="Heading4"/>
        <w:numPr>
          <w:ilvl w:val="3"/>
          <w:numId w:val="80"/>
        </w:numPr>
        <w:rPr>
          <w:rFonts w:ascii="Arial" w:hAnsi="Arial" w:cs="Arial"/>
          <w:b/>
          <w:sz w:val="20"/>
        </w:rPr>
      </w:pPr>
      <w:r w:rsidRPr="00635BEA">
        <w:rPr>
          <w:rFonts w:ascii="Arial" w:hAnsi="Arial" w:cs="Arial"/>
          <w:b/>
          <w:sz w:val="20"/>
        </w:rPr>
        <w:t>Desktop Platforms</w:t>
      </w:r>
    </w:p>
    <w:p w14:paraId="5422E0ED" w14:textId="424AF8F6" w:rsidR="00133CC2" w:rsidRPr="00635BEA" w:rsidRDefault="00133CC2" w:rsidP="00133CC2">
      <w:pPr>
        <w:pStyle w:val="BodyText"/>
        <w:numPr>
          <w:ilvl w:val="0"/>
          <w:numId w:val="173"/>
        </w:numPr>
        <w:rPr>
          <w:rFonts w:cs="Arial"/>
        </w:rPr>
      </w:pPr>
      <w:r w:rsidRPr="00635BEA">
        <w:rPr>
          <w:rFonts w:cs="Arial"/>
        </w:rPr>
        <w:t>Windows 11 (Primary target)</w:t>
      </w:r>
    </w:p>
    <w:p w14:paraId="591BB398" w14:textId="62856DE6" w:rsidR="00133CC2" w:rsidRPr="00635BEA" w:rsidRDefault="00133CC2" w:rsidP="00133CC2">
      <w:pPr>
        <w:pStyle w:val="BodyText"/>
        <w:numPr>
          <w:ilvl w:val="0"/>
          <w:numId w:val="173"/>
        </w:numPr>
        <w:rPr>
          <w:rFonts w:cs="Arial"/>
        </w:rPr>
      </w:pPr>
      <w:r w:rsidRPr="4FD3F960">
        <w:rPr>
          <w:rFonts w:cs="Arial"/>
        </w:rPr>
        <w:t>macOS Ventura and above (Optional</w:t>
      </w:r>
      <w:r w:rsidR="00F12AB9">
        <w:rPr>
          <w:rFonts w:cs="Arial"/>
        </w:rPr>
        <w:t>)</w:t>
      </w:r>
    </w:p>
    <w:p w14:paraId="50C499D9" w14:textId="67E58784" w:rsidR="00542626" w:rsidRPr="00635BEA" w:rsidRDefault="009C2806" w:rsidP="00D60AA3">
      <w:pPr>
        <w:pStyle w:val="Heading4"/>
        <w:numPr>
          <w:ilvl w:val="3"/>
          <w:numId w:val="80"/>
        </w:numPr>
        <w:rPr>
          <w:rFonts w:ascii="Arial" w:hAnsi="Arial" w:cs="Arial"/>
          <w:b/>
          <w:sz w:val="20"/>
        </w:rPr>
      </w:pPr>
      <w:r>
        <w:rPr>
          <w:rFonts w:ascii="Arial" w:hAnsi="Arial" w:cs="Arial"/>
          <w:b/>
          <w:sz w:val="20"/>
        </w:rPr>
        <w:t>Tablet</w:t>
      </w:r>
      <w:r w:rsidR="00D60AA3" w:rsidRPr="00635BEA">
        <w:rPr>
          <w:rFonts w:ascii="Arial" w:hAnsi="Arial" w:cs="Arial"/>
          <w:b/>
          <w:sz w:val="20"/>
        </w:rPr>
        <w:t xml:space="preserve"> Support</w:t>
      </w:r>
    </w:p>
    <w:p w14:paraId="11927257" w14:textId="550121EE" w:rsidR="00253670" w:rsidRPr="00635BEA" w:rsidRDefault="00253670" w:rsidP="00253670">
      <w:pPr>
        <w:pStyle w:val="BodyText"/>
        <w:numPr>
          <w:ilvl w:val="0"/>
          <w:numId w:val="173"/>
        </w:numPr>
        <w:rPr>
          <w:rFonts w:cs="Arial"/>
        </w:rPr>
      </w:pPr>
      <w:r w:rsidRPr="00635BEA">
        <w:rPr>
          <w:rFonts w:cs="Arial"/>
        </w:rPr>
        <w:t>Responsive design for tablets (iPad, Android tablets) for viewing only.</w:t>
      </w:r>
    </w:p>
    <w:p w14:paraId="06D56933" w14:textId="77777777" w:rsidR="003E0AF3" w:rsidRPr="00635BEA" w:rsidRDefault="003E0AF3" w:rsidP="003E0AF3">
      <w:pPr>
        <w:pStyle w:val="Heading4"/>
        <w:numPr>
          <w:ilvl w:val="3"/>
          <w:numId w:val="80"/>
        </w:numPr>
        <w:rPr>
          <w:rFonts w:ascii="Arial" w:hAnsi="Arial" w:cs="Arial"/>
          <w:b/>
          <w:sz w:val="20"/>
        </w:rPr>
      </w:pPr>
      <w:r w:rsidRPr="00635BEA">
        <w:rPr>
          <w:rFonts w:ascii="Arial" w:hAnsi="Arial" w:cs="Arial"/>
          <w:b/>
          <w:sz w:val="20"/>
        </w:rPr>
        <w:t>System Requirements</w:t>
      </w:r>
    </w:p>
    <w:p w14:paraId="359D0E10" w14:textId="77777777" w:rsidR="003C147A" w:rsidRPr="00635BEA" w:rsidRDefault="003C147A" w:rsidP="003C147A">
      <w:pPr>
        <w:pStyle w:val="BodyText"/>
        <w:numPr>
          <w:ilvl w:val="0"/>
          <w:numId w:val="173"/>
        </w:numPr>
        <w:rPr>
          <w:rFonts w:cs="Arial"/>
          <w:b/>
          <w:bCs/>
        </w:rPr>
      </w:pPr>
      <w:commentRangeStart w:id="178"/>
      <w:commentRangeStart w:id="179"/>
      <w:commentRangeStart w:id="180"/>
      <w:r w:rsidRPr="00635BEA">
        <w:rPr>
          <w:rFonts w:cs="Arial"/>
          <w:b/>
          <w:bCs/>
        </w:rPr>
        <w:t>Minimum</w:t>
      </w:r>
      <w:commentRangeEnd w:id="178"/>
      <w:r w:rsidR="002E09D1">
        <w:rPr>
          <w:rStyle w:val="CommentReference"/>
        </w:rPr>
        <w:commentReference w:id="178"/>
      </w:r>
      <w:commentRangeEnd w:id="179"/>
      <w:r w:rsidR="00EF75E0">
        <w:rPr>
          <w:rStyle w:val="CommentReference"/>
        </w:rPr>
        <w:commentReference w:id="179"/>
      </w:r>
      <w:commentRangeEnd w:id="180"/>
      <w:r w:rsidR="00616CF8">
        <w:rPr>
          <w:rStyle w:val="CommentReference"/>
        </w:rPr>
        <w:commentReference w:id="180"/>
      </w:r>
      <w:r w:rsidRPr="00635BEA">
        <w:rPr>
          <w:rFonts w:cs="Arial"/>
          <w:b/>
          <w:bCs/>
        </w:rPr>
        <w:t>:</w:t>
      </w:r>
    </w:p>
    <w:p w14:paraId="65314DDB" w14:textId="77777777" w:rsidR="003C147A" w:rsidRPr="00635BEA" w:rsidRDefault="003C147A" w:rsidP="0005732E">
      <w:pPr>
        <w:pStyle w:val="BodyText"/>
        <w:numPr>
          <w:ilvl w:val="0"/>
          <w:numId w:val="174"/>
        </w:numPr>
        <w:rPr>
          <w:rFonts w:cs="Arial"/>
        </w:rPr>
      </w:pPr>
      <w:r w:rsidRPr="00C81F3D">
        <w:rPr>
          <w:rFonts w:cs="Arial"/>
          <w:b/>
          <w:bCs/>
        </w:rPr>
        <w:t>CPU</w:t>
      </w:r>
      <w:r w:rsidRPr="00635BEA">
        <w:rPr>
          <w:rFonts w:cs="Arial"/>
        </w:rPr>
        <w:t>: Intel i5 or equivalent</w:t>
      </w:r>
    </w:p>
    <w:p w14:paraId="2F84C6CB" w14:textId="38F8F206" w:rsidR="003C147A" w:rsidRPr="00635BEA" w:rsidRDefault="003C147A" w:rsidP="0005732E">
      <w:pPr>
        <w:pStyle w:val="BodyText"/>
        <w:numPr>
          <w:ilvl w:val="0"/>
          <w:numId w:val="174"/>
        </w:numPr>
        <w:rPr>
          <w:rFonts w:cs="Arial"/>
        </w:rPr>
      </w:pPr>
      <w:r w:rsidRPr="00C81F3D">
        <w:rPr>
          <w:rFonts w:cs="Arial"/>
          <w:b/>
          <w:bCs/>
        </w:rPr>
        <w:t>RAM</w:t>
      </w:r>
      <w:r w:rsidRPr="00635BEA">
        <w:rPr>
          <w:rFonts w:cs="Arial"/>
        </w:rPr>
        <w:t xml:space="preserve">: </w:t>
      </w:r>
      <w:r w:rsidR="009E4FCF">
        <w:rPr>
          <w:rFonts w:cs="Arial"/>
        </w:rPr>
        <w:t>16</w:t>
      </w:r>
      <w:r w:rsidRPr="00635BEA">
        <w:rPr>
          <w:rFonts w:cs="Arial"/>
        </w:rPr>
        <w:t xml:space="preserve"> GB</w:t>
      </w:r>
    </w:p>
    <w:p w14:paraId="13CB135E" w14:textId="570483F5" w:rsidR="003C147A" w:rsidRPr="00635BEA" w:rsidRDefault="003C147A" w:rsidP="0005732E">
      <w:pPr>
        <w:pStyle w:val="BodyText"/>
        <w:numPr>
          <w:ilvl w:val="0"/>
          <w:numId w:val="174"/>
        </w:numPr>
        <w:rPr>
          <w:rFonts w:cs="Arial"/>
        </w:rPr>
      </w:pPr>
      <w:r w:rsidRPr="00C81F3D">
        <w:rPr>
          <w:rFonts w:cs="Arial"/>
          <w:b/>
          <w:bCs/>
        </w:rPr>
        <w:t>Disk</w:t>
      </w:r>
      <w:r w:rsidRPr="00635BEA">
        <w:rPr>
          <w:rFonts w:cs="Arial"/>
        </w:rPr>
        <w:t>: 2</w:t>
      </w:r>
      <w:r w:rsidR="00B06A75">
        <w:rPr>
          <w:rFonts w:cs="Arial"/>
        </w:rPr>
        <w:t>0</w:t>
      </w:r>
      <w:r w:rsidRPr="00635BEA">
        <w:rPr>
          <w:rFonts w:cs="Arial"/>
        </w:rPr>
        <w:t xml:space="preserve"> GB free space</w:t>
      </w:r>
    </w:p>
    <w:p w14:paraId="16B74643" w14:textId="6D8C7E95" w:rsidR="0005732E" w:rsidRPr="00635BEA" w:rsidRDefault="003C147A" w:rsidP="00101775">
      <w:pPr>
        <w:pStyle w:val="BodyText"/>
        <w:numPr>
          <w:ilvl w:val="0"/>
          <w:numId w:val="174"/>
        </w:numPr>
        <w:rPr>
          <w:rFonts w:cs="Arial"/>
        </w:rPr>
      </w:pPr>
      <w:r w:rsidRPr="00C81F3D">
        <w:rPr>
          <w:rFonts w:cs="Arial"/>
          <w:b/>
          <w:bCs/>
        </w:rPr>
        <w:t>GPU</w:t>
      </w:r>
      <w:r w:rsidRPr="00635BEA">
        <w:rPr>
          <w:rFonts w:cs="Arial"/>
        </w:rPr>
        <w:t>: Integrated graphics (for basic 3D)</w:t>
      </w:r>
    </w:p>
    <w:p w14:paraId="6EDF58B2" w14:textId="77777777" w:rsidR="001D3A09" w:rsidRPr="001D3A09" w:rsidRDefault="001D3A09" w:rsidP="001D3A09">
      <w:pPr>
        <w:pStyle w:val="BodyText"/>
        <w:ind w:left="1080"/>
        <w:rPr>
          <w:rFonts w:cs="Arial"/>
        </w:rPr>
      </w:pPr>
    </w:p>
    <w:p w14:paraId="1619EEAA" w14:textId="5D58AD34" w:rsidR="003C147A" w:rsidRPr="00635BEA" w:rsidRDefault="0005732E" w:rsidP="0005732E">
      <w:pPr>
        <w:pStyle w:val="BodyText"/>
        <w:numPr>
          <w:ilvl w:val="0"/>
          <w:numId w:val="173"/>
        </w:numPr>
        <w:rPr>
          <w:rFonts w:cs="Arial"/>
          <w:b/>
          <w:bCs/>
        </w:rPr>
      </w:pPr>
      <w:r w:rsidRPr="00635BEA">
        <w:rPr>
          <w:rFonts w:cs="Arial"/>
          <w:b/>
          <w:bCs/>
        </w:rPr>
        <w:t>Recommendation</w:t>
      </w:r>
      <w:r w:rsidR="003C147A" w:rsidRPr="00635BEA">
        <w:rPr>
          <w:rFonts w:cs="Arial"/>
          <w:b/>
          <w:bCs/>
        </w:rPr>
        <w:t>:</w:t>
      </w:r>
    </w:p>
    <w:p w14:paraId="7BE5B669" w14:textId="77777777" w:rsidR="003C147A" w:rsidRPr="00635BEA" w:rsidRDefault="003C147A" w:rsidP="0005732E">
      <w:pPr>
        <w:pStyle w:val="BodyText"/>
        <w:numPr>
          <w:ilvl w:val="0"/>
          <w:numId w:val="175"/>
        </w:numPr>
        <w:rPr>
          <w:rFonts w:cs="Arial"/>
        </w:rPr>
      </w:pPr>
      <w:r w:rsidRPr="00C81F3D">
        <w:rPr>
          <w:rFonts w:cs="Arial"/>
          <w:b/>
          <w:bCs/>
        </w:rPr>
        <w:t>CPU</w:t>
      </w:r>
      <w:r w:rsidRPr="00635BEA">
        <w:rPr>
          <w:rFonts w:cs="Arial"/>
        </w:rPr>
        <w:t>: Intel i7 or higher</w:t>
      </w:r>
    </w:p>
    <w:p w14:paraId="3693E55D" w14:textId="77777777" w:rsidR="003C147A" w:rsidRPr="00635BEA" w:rsidRDefault="003C147A" w:rsidP="0005732E">
      <w:pPr>
        <w:pStyle w:val="BodyText"/>
        <w:numPr>
          <w:ilvl w:val="0"/>
          <w:numId w:val="175"/>
        </w:numPr>
        <w:rPr>
          <w:rFonts w:cs="Arial"/>
        </w:rPr>
      </w:pPr>
      <w:r w:rsidRPr="00C81F3D">
        <w:rPr>
          <w:rFonts w:cs="Arial"/>
          <w:b/>
          <w:bCs/>
        </w:rPr>
        <w:t>RAM</w:t>
      </w:r>
      <w:r w:rsidRPr="00635BEA">
        <w:rPr>
          <w:rFonts w:cs="Arial"/>
        </w:rPr>
        <w:t>: 16 GB</w:t>
      </w:r>
    </w:p>
    <w:p w14:paraId="0EBCB557" w14:textId="62D2E724" w:rsidR="003E0AF3" w:rsidRPr="00635BEA" w:rsidRDefault="003C147A" w:rsidP="0005732E">
      <w:pPr>
        <w:pStyle w:val="BodyText"/>
        <w:numPr>
          <w:ilvl w:val="0"/>
          <w:numId w:val="175"/>
        </w:numPr>
        <w:rPr>
          <w:rFonts w:cs="Arial"/>
        </w:rPr>
      </w:pPr>
      <w:r w:rsidRPr="00C81F3D">
        <w:rPr>
          <w:rFonts w:cs="Arial"/>
          <w:b/>
          <w:bCs/>
        </w:rPr>
        <w:t>GPU</w:t>
      </w:r>
      <w:r w:rsidRPr="00635BEA">
        <w:rPr>
          <w:rFonts w:cs="Arial"/>
        </w:rPr>
        <w:t>: Dedicated graphics (NVIDIA/AMD)</w:t>
      </w:r>
    </w:p>
    <w:p w14:paraId="507BCB3B" w14:textId="77777777" w:rsidR="00D60AA3" w:rsidRPr="00635BEA" w:rsidRDefault="00D60AA3" w:rsidP="00D60AA3">
      <w:pPr>
        <w:pStyle w:val="BodyText"/>
        <w:rPr>
          <w:rFonts w:cs="Arial"/>
        </w:rPr>
      </w:pPr>
    </w:p>
    <w:p w14:paraId="2050E571" w14:textId="1C65E319" w:rsidR="00542626" w:rsidRPr="00635BEA" w:rsidRDefault="00502014" w:rsidP="003915D1">
      <w:pPr>
        <w:pStyle w:val="Heading3"/>
        <w:numPr>
          <w:ilvl w:val="2"/>
          <w:numId w:val="80"/>
        </w:numPr>
        <w:rPr>
          <w:rFonts w:ascii="Arial" w:hAnsi="Arial" w:cs="Arial"/>
          <w:b/>
        </w:rPr>
      </w:pPr>
      <w:r w:rsidRPr="00635BEA">
        <w:rPr>
          <w:rFonts w:ascii="Arial" w:hAnsi="Arial" w:cs="Arial"/>
          <w:b/>
        </w:rPr>
        <w:t>GUI Interface Requirements</w:t>
      </w:r>
    </w:p>
    <w:p w14:paraId="473605E1" w14:textId="77777777" w:rsidR="00F813D4" w:rsidRPr="00F813D4" w:rsidRDefault="00F813D4" w:rsidP="00F813D4">
      <w:pPr>
        <w:pStyle w:val="Heading4"/>
        <w:numPr>
          <w:ilvl w:val="3"/>
          <w:numId w:val="80"/>
        </w:numPr>
        <w:rPr>
          <w:rFonts w:ascii="Arial" w:hAnsi="Arial" w:cs="Arial"/>
          <w:b/>
          <w:sz w:val="20"/>
        </w:rPr>
      </w:pPr>
      <w:r w:rsidRPr="00F813D4">
        <w:rPr>
          <w:rFonts w:ascii="Arial" w:hAnsi="Arial" w:cs="Arial"/>
          <w:b/>
          <w:sz w:val="20"/>
        </w:rPr>
        <w:t>Design Principles</w:t>
      </w:r>
    </w:p>
    <w:p w14:paraId="7E8C5097" w14:textId="77777777" w:rsidR="00F813D4" w:rsidRPr="00F813D4" w:rsidRDefault="00F813D4" w:rsidP="00F813D4">
      <w:pPr>
        <w:pStyle w:val="BodyText"/>
        <w:numPr>
          <w:ilvl w:val="0"/>
          <w:numId w:val="176"/>
        </w:numPr>
        <w:rPr>
          <w:rFonts w:cs="Arial"/>
        </w:rPr>
      </w:pPr>
      <w:r w:rsidRPr="00F813D4">
        <w:rPr>
          <w:rFonts w:cs="Arial"/>
          <w:b/>
          <w:bCs/>
        </w:rPr>
        <w:t>User-Friendly Interface</w:t>
      </w:r>
      <w:r w:rsidRPr="00F813D4">
        <w:rPr>
          <w:rFonts w:cs="Arial"/>
        </w:rPr>
        <w:t>: Intuitive layout with minimal training required.</w:t>
      </w:r>
    </w:p>
    <w:p w14:paraId="67FCB879" w14:textId="77777777" w:rsidR="00F813D4" w:rsidRPr="00F813D4" w:rsidRDefault="00F813D4" w:rsidP="00F813D4">
      <w:pPr>
        <w:pStyle w:val="BodyText"/>
        <w:numPr>
          <w:ilvl w:val="0"/>
          <w:numId w:val="176"/>
        </w:numPr>
        <w:rPr>
          <w:rFonts w:cs="Arial"/>
        </w:rPr>
      </w:pPr>
      <w:r w:rsidRPr="00F813D4">
        <w:rPr>
          <w:rFonts w:cs="Arial"/>
          <w:b/>
          <w:bCs/>
        </w:rPr>
        <w:t>Role-Based Access</w:t>
      </w:r>
      <w:r w:rsidRPr="00F813D4">
        <w:rPr>
          <w:rFonts w:cs="Arial"/>
        </w:rPr>
        <w:t>: Different views and permissions for sales, design, and admin users.</w:t>
      </w:r>
    </w:p>
    <w:p w14:paraId="653DF177" w14:textId="77777777" w:rsidR="00F813D4" w:rsidRPr="00F813D4" w:rsidRDefault="00F813D4" w:rsidP="00F813D4">
      <w:pPr>
        <w:pStyle w:val="BodyText"/>
        <w:numPr>
          <w:ilvl w:val="0"/>
          <w:numId w:val="176"/>
        </w:numPr>
        <w:rPr>
          <w:rFonts w:cs="Arial"/>
        </w:rPr>
      </w:pPr>
      <w:r w:rsidRPr="00F813D4">
        <w:rPr>
          <w:rFonts w:cs="Arial"/>
          <w:b/>
          <w:bCs/>
        </w:rPr>
        <w:t>Responsive Design</w:t>
      </w:r>
      <w:r w:rsidRPr="00F813D4">
        <w:rPr>
          <w:rFonts w:cs="Arial"/>
        </w:rPr>
        <w:t xml:space="preserve">: Adapts to various screen sizes (desktop, </w:t>
      </w:r>
      <w:r w:rsidRPr="008C574C">
        <w:rPr>
          <w:rFonts w:cs="Arial"/>
        </w:rPr>
        <w:t>tablet</w:t>
      </w:r>
      <w:r w:rsidRPr="00F813D4">
        <w:rPr>
          <w:rFonts w:cs="Arial"/>
        </w:rPr>
        <w:t>).</w:t>
      </w:r>
    </w:p>
    <w:p w14:paraId="14655792" w14:textId="77777777" w:rsidR="00F813D4" w:rsidRPr="00F813D4" w:rsidRDefault="00F813D4" w:rsidP="00F813D4">
      <w:pPr>
        <w:pStyle w:val="Heading4"/>
        <w:numPr>
          <w:ilvl w:val="3"/>
          <w:numId w:val="80"/>
        </w:numPr>
        <w:rPr>
          <w:rFonts w:ascii="Arial" w:hAnsi="Arial" w:cs="Arial"/>
          <w:b/>
          <w:sz w:val="20"/>
        </w:rPr>
      </w:pPr>
      <w:r w:rsidRPr="00F813D4">
        <w:rPr>
          <w:rFonts w:ascii="Arial" w:hAnsi="Arial" w:cs="Arial"/>
          <w:b/>
          <w:sz w:val="20"/>
        </w:rPr>
        <w:t>Functional UI Components</w:t>
      </w:r>
    </w:p>
    <w:p w14:paraId="0EDD40C0" w14:textId="77777777" w:rsidR="00F813D4" w:rsidRPr="00F813D4" w:rsidRDefault="00F813D4" w:rsidP="00F813D4">
      <w:pPr>
        <w:pStyle w:val="BodyText"/>
        <w:numPr>
          <w:ilvl w:val="0"/>
          <w:numId w:val="177"/>
        </w:numPr>
        <w:rPr>
          <w:rFonts w:cs="Arial"/>
        </w:rPr>
      </w:pPr>
      <w:r w:rsidRPr="00F813D4">
        <w:rPr>
          <w:rFonts w:cs="Arial"/>
          <w:b/>
          <w:bCs/>
        </w:rPr>
        <w:t>Drag-and-Drop Layout Builder</w:t>
      </w:r>
      <w:r w:rsidRPr="00F813D4">
        <w:rPr>
          <w:rFonts w:cs="Arial"/>
        </w:rPr>
        <w:t>: For warehouse racking configuration.</w:t>
      </w:r>
    </w:p>
    <w:p w14:paraId="5909CEE1" w14:textId="77777777" w:rsidR="00F813D4" w:rsidRPr="00F813D4" w:rsidRDefault="00F813D4" w:rsidP="00F813D4">
      <w:pPr>
        <w:pStyle w:val="BodyText"/>
        <w:numPr>
          <w:ilvl w:val="0"/>
          <w:numId w:val="177"/>
        </w:numPr>
        <w:rPr>
          <w:rFonts w:cs="Arial"/>
        </w:rPr>
      </w:pPr>
      <w:r w:rsidRPr="00F813D4">
        <w:rPr>
          <w:rFonts w:cs="Arial"/>
          <w:b/>
          <w:bCs/>
        </w:rPr>
        <w:t>Live Preview Panel</w:t>
      </w:r>
      <w:r w:rsidRPr="00F813D4">
        <w:rPr>
          <w:rFonts w:cs="Arial"/>
        </w:rPr>
        <w:t>: For 2D and 3D visualization.</w:t>
      </w:r>
    </w:p>
    <w:p w14:paraId="6852725D" w14:textId="77777777" w:rsidR="00F813D4" w:rsidRPr="00F813D4" w:rsidRDefault="00F813D4" w:rsidP="00F813D4">
      <w:pPr>
        <w:pStyle w:val="BodyText"/>
        <w:numPr>
          <w:ilvl w:val="0"/>
          <w:numId w:val="177"/>
        </w:numPr>
        <w:rPr>
          <w:rFonts w:cs="Arial"/>
        </w:rPr>
      </w:pPr>
      <w:r w:rsidRPr="00F813D4">
        <w:rPr>
          <w:rFonts w:cs="Arial"/>
          <w:b/>
          <w:bCs/>
        </w:rPr>
        <w:t>BoM Summary Panel</w:t>
      </w:r>
      <w:r w:rsidRPr="00F813D4">
        <w:rPr>
          <w:rFonts w:cs="Arial"/>
        </w:rPr>
        <w:t>: Real-time updates as configuration changes.</w:t>
      </w:r>
    </w:p>
    <w:p w14:paraId="3DFA57D1" w14:textId="77777777" w:rsidR="00F813D4" w:rsidRPr="00F813D4" w:rsidRDefault="00F813D4" w:rsidP="00F813D4">
      <w:pPr>
        <w:pStyle w:val="BodyText"/>
        <w:numPr>
          <w:ilvl w:val="0"/>
          <w:numId w:val="177"/>
        </w:numPr>
        <w:rPr>
          <w:rFonts w:cs="Arial"/>
        </w:rPr>
      </w:pPr>
      <w:r w:rsidRPr="00F813D4">
        <w:rPr>
          <w:rFonts w:cs="Arial"/>
          <w:b/>
          <w:bCs/>
        </w:rPr>
        <w:t>Export &amp; Save Buttons</w:t>
      </w:r>
      <w:r w:rsidRPr="00F813D4">
        <w:rPr>
          <w:rFonts w:cs="Arial"/>
        </w:rPr>
        <w:t>: Clearly visible and accessible.</w:t>
      </w:r>
    </w:p>
    <w:p w14:paraId="4807B455" w14:textId="77777777" w:rsidR="00F813D4" w:rsidRPr="00F813D4" w:rsidRDefault="00F813D4" w:rsidP="008A2177">
      <w:pPr>
        <w:pStyle w:val="Heading4"/>
        <w:numPr>
          <w:ilvl w:val="3"/>
          <w:numId w:val="80"/>
        </w:numPr>
        <w:rPr>
          <w:rFonts w:ascii="Arial" w:hAnsi="Arial" w:cs="Arial"/>
          <w:b/>
          <w:sz w:val="20"/>
        </w:rPr>
      </w:pPr>
      <w:r w:rsidRPr="00F813D4">
        <w:rPr>
          <w:rFonts w:ascii="Arial" w:hAnsi="Arial" w:cs="Arial"/>
          <w:b/>
          <w:sz w:val="20"/>
        </w:rPr>
        <w:t>Accessibility &amp; Localization</w:t>
      </w:r>
    </w:p>
    <w:p w14:paraId="6A9DFEB0" w14:textId="77777777" w:rsidR="00F813D4" w:rsidRPr="008548BD" w:rsidRDefault="00F813D4" w:rsidP="00F813D4">
      <w:pPr>
        <w:pStyle w:val="BodyText"/>
        <w:numPr>
          <w:ilvl w:val="0"/>
          <w:numId w:val="178"/>
        </w:numPr>
        <w:rPr>
          <w:rFonts w:cs="Arial"/>
        </w:rPr>
      </w:pPr>
      <w:r w:rsidRPr="00F813D4">
        <w:rPr>
          <w:rFonts w:cs="Arial"/>
          <w:b/>
          <w:bCs/>
        </w:rPr>
        <w:t>Keyboard Navigation</w:t>
      </w:r>
    </w:p>
    <w:p w14:paraId="49D87421" w14:textId="07E5A29C" w:rsidR="008548BD" w:rsidRPr="00F813D4" w:rsidRDefault="008548BD" w:rsidP="00F813D4">
      <w:pPr>
        <w:pStyle w:val="BodyText"/>
        <w:numPr>
          <w:ilvl w:val="0"/>
          <w:numId w:val="178"/>
        </w:numPr>
        <w:rPr>
          <w:rFonts w:cs="Arial"/>
        </w:rPr>
      </w:pPr>
      <w:r>
        <w:rPr>
          <w:rFonts w:cs="Arial"/>
          <w:b/>
          <w:bCs/>
        </w:rPr>
        <w:t>Mouse Scroll Wheel</w:t>
      </w:r>
      <w:r w:rsidR="00D33ED2">
        <w:rPr>
          <w:rFonts w:cs="Arial"/>
          <w:b/>
          <w:bCs/>
        </w:rPr>
        <w:t xml:space="preserve">/Click </w:t>
      </w:r>
      <w:r>
        <w:rPr>
          <w:rFonts w:cs="Arial"/>
          <w:b/>
          <w:bCs/>
        </w:rPr>
        <w:t>Support</w:t>
      </w:r>
    </w:p>
    <w:p w14:paraId="29D42B8D" w14:textId="14D027E6" w:rsidR="00F813D4" w:rsidRDefault="008C2349" w:rsidP="00F813D4">
      <w:pPr>
        <w:pStyle w:val="BodyText"/>
        <w:numPr>
          <w:ilvl w:val="0"/>
          <w:numId w:val="178"/>
        </w:numPr>
        <w:rPr>
          <w:rFonts w:cs="Arial"/>
        </w:rPr>
      </w:pPr>
      <w:r>
        <w:rPr>
          <w:rFonts w:cs="Arial"/>
          <w:b/>
          <w:bCs/>
        </w:rPr>
        <w:t>L</w:t>
      </w:r>
      <w:r w:rsidR="00F813D4" w:rsidRPr="00F813D4">
        <w:rPr>
          <w:rFonts w:cs="Arial"/>
          <w:b/>
          <w:bCs/>
        </w:rPr>
        <w:t>anguage Support</w:t>
      </w:r>
      <w:r w:rsidR="00F813D4" w:rsidRPr="00F813D4">
        <w:rPr>
          <w:rFonts w:cs="Arial"/>
        </w:rPr>
        <w:t> (English)</w:t>
      </w:r>
    </w:p>
    <w:p w14:paraId="20FAC27D" w14:textId="77777777" w:rsidR="00D33ED2" w:rsidRPr="00F813D4" w:rsidRDefault="00D33ED2" w:rsidP="00D33ED2">
      <w:pPr>
        <w:pStyle w:val="BodyText"/>
        <w:ind w:left="720"/>
        <w:rPr>
          <w:rFonts w:cs="Arial"/>
        </w:rPr>
      </w:pPr>
    </w:p>
    <w:p w14:paraId="7BB561C2" w14:textId="553BAED9" w:rsidR="003B619B" w:rsidRPr="00E462AD" w:rsidRDefault="003B619B" w:rsidP="006E2AA5">
      <w:pPr>
        <w:pStyle w:val="Heading2"/>
        <w:numPr>
          <w:ilvl w:val="1"/>
          <w:numId w:val="80"/>
        </w:numPr>
        <w:rPr>
          <w:rFonts w:ascii="Arial" w:hAnsi="Arial" w:cs="Arial"/>
          <w:b/>
        </w:rPr>
      </w:pPr>
      <w:bookmarkStart w:id="181" w:name="_Toc265244897"/>
      <w:bookmarkStart w:id="182" w:name="_Toc267402530"/>
      <w:bookmarkStart w:id="183" w:name="_Toc209523251"/>
      <w:r w:rsidRPr="00E462AD">
        <w:rPr>
          <w:rFonts w:ascii="Arial" w:hAnsi="Arial" w:cs="Arial"/>
          <w:b/>
        </w:rPr>
        <w:t>Performance Requirements</w:t>
      </w:r>
      <w:bookmarkEnd w:id="181"/>
      <w:bookmarkEnd w:id="182"/>
      <w:bookmarkEnd w:id="183"/>
    </w:p>
    <w:p w14:paraId="4DDDF3CA" w14:textId="08D5705C" w:rsidR="001F5132" w:rsidRPr="00635BEA" w:rsidRDefault="001F5132" w:rsidP="001F5132">
      <w:pPr>
        <w:pStyle w:val="Heading3"/>
        <w:numPr>
          <w:ilvl w:val="2"/>
          <w:numId w:val="80"/>
        </w:numPr>
        <w:rPr>
          <w:rFonts w:ascii="Arial" w:hAnsi="Arial" w:cs="Arial"/>
          <w:b/>
        </w:rPr>
      </w:pPr>
      <w:r w:rsidRPr="00635BEA">
        <w:rPr>
          <w:rFonts w:ascii="Arial" w:hAnsi="Arial" w:cs="Arial"/>
          <w:b/>
        </w:rPr>
        <w:t>Speed (Response Time / Latency)</w:t>
      </w:r>
    </w:p>
    <w:p w14:paraId="426E9D97" w14:textId="4E294EB4" w:rsidR="001F5132" w:rsidRDefault="00EF763B" w:rsidP="001F5132">
      <w:pPr>
        <w:numPr>
          <w:ilvl w:val="1"/>
          <w:numId w:val="180"/>
        </w:numPr>
        <w:spacing w:before="120"/>
        <w:rPr>
          <w:rFonts w:cs="Arial"/>
          <w:color w:val="000000"/>
        </w:rPr>
      </w:pPr>
      <w:r>
        <w:rPr>
          <w:rFonts w:cs="Arial"/>
          <w:color w:val="000000"/>
        </w:rPr>
        <w:t xml:space="preserve">2D Web View </w:t>
      </w:r>
      <w:r w:rsidR="00636827">
        <w:rPr>
          <w:rFonts w:cs="Arial"/>
          <w:color w:val="000000"/>
        </w:rPr>
        <w:t xml:space="preserve">for General Arrangement </w:t>
      </w:r>
      <w:r w:rsidR="002F7173">
        <w:rPr>
          <w:rFonts w:cs="Arial"/>
          <w:color w:val="000000"/>
        </w:rPr>
        <w:t>and Elevation</w:t>
      </w:r>
      <w:r w:rsidR="00636827">
        <w:rPr>
          <w:rFonts w:cs="Arial"/>
          <w:color w:val="000000"/>
        </w:rPr>
        <w:t xml:space="preserve"> </w:t>
      </w:r>
      <w:r w:rsidR="00A97B0F">
        <w:rPr>
          <w:rFonts w:cs="Arial"/>
          <w:color w:val="000000"/>
        </w:rPr>
        <w:t>View</w:t>
      </w:r>
      <w:r w:rsidR="001F5132" w:rsidRPr="001F5132">
        <w:rPr>
          <w:rFonts w:cs="Arial"/>
          <w:color w:val="000000"/>
        </w:rPr>
        <w:t xml:space="preserve"> should load within 2 seconds.</w:t>
      </w:r>
    </w:p>
    <w:p w14:paraId="63F2F6EF" w14:textId="2A76390F" w:rsidR="0025664E" w:rsidRDefault="0025664E" w:rsidP="001F5132">
      <w:pPr>
        <w:numPr>
          <w:ilvl w:val="1"/>
          <w:numId w:val="180"/>
        </w:numPr>
        <w:spacing w:before="120"/>
        <w:rPr>
          <w:rFonts w:cs="Arial"/>
          <w:color w:val="000000"/>
        </w:rPr>
      </w:pPr>
      <w:r>
        <w:rPr>
          <w:rFonts w:cs="Arial"/>
          <w:color w:val="000000"/>
        </w:rPr>
        <w:t xml:space="preserve">Layout with Rack Placement PDF </w:t>
      </w:r>
      <w:r w:rsidR="002C38E1">
        <w:rPr>
          <w:rFonts w:cs="Arial"/>
          <w:color w:val="000000"/>
        </w:rPr>
        <w:t>should be generated within 30 seconds.</w:t>
      </w:r>
    </w:p>
    <w:p w14:paraId="4F0A2E68" w14:textId="0BB31EE8" w:rsidR="002C38E1" w:rsidRPr="000A4998" w:rsidRDefault="002C38E1">
      <w:pPr>
        <w:numPr>
          <w:ilvl w:val="1"/>
          <w:numId w:val="180"/>
        </w:numPr>
        <w:spacing w:before="120"/>
        <w:rPr>
          <w:rFonts w:cs="Arial"/>
          <w:color w:val="000000"/>
        </w:rPr>
      </w:pPr>
      <w:r w:rsidRPr="000A4998">
        <w:rPr>
          <w:rFonts w:cs="Arial"/>
          <w:color w:val="000000"/>
        </w:rPr>
        <w:t xml:space="preserve">Layout with Rack Placement </w:t>
      </w:r>
      <w:r w:rsidR="00E1104F" w:rsidRPr="000A4998">
        <w:rPr>
          <w:rFonts w:cs="Arial"/>
          <w:color w:val="000000"/>
        </w:rPr>
        <w:t xml:space="preserve">DXF </w:t>
      </w:r>
      <w:r w:rsidRPr="000A4998">
        <w:rPr>
          <w:rFonts w:cs="Arial"/>
          <w:color w:val="000000"/>
        </w:rPr>
        <w:t xml:space="preserve">should be generated within </w:t>
      </w:r>
      <w:r w:rsidR="00E1104F" w:rsidRPr="000A4998">
        <w:rPr>
          <w:rFonts w:cs="Arial"/>
          <w:color w:val="000000"/>
        </w:rPr>
        <w:t>5 minutes</w:t>
      </w:r>
      <w:r w:rsidRPr="000A4998">
        <w:rPr>
          <w:rFonts w:cs="Arial"/>
          <w:color w:val="000000"/>
        </w:rPr>
        <w:t>.</w:t>
      </w:r>
    </w:p>
    <w:p w14:paraId="308759BC" w14:textId="0A850349" w:rsidR="001F5132" w:rsidRPr="001F5132" w:rsidRDefault="001F5132" w:rsidP="001F5132">
      <w:pPr>
        <w:numPr>
          <w:ilvl w:val="1"/>
          <w:numId w:val="180"/>
        </w:numPr>
        <w:spacing w:before="120"/>
        <w:rPr>
          <w:rFonts w:cs="Arial"/>
          <w:color w:val="000000"/>
        </w:rPr>
      </w:pPr>
      <w:r>
        <w:rPr>
          <w:rFonts w:cs="Arial"/>
          <w:color w:val="000000"/>
        </w:rPr>
        <w:t xml:space="preserve">3D visualization should </w:t>
      </w:r>
      <w:r w:rsidR="001C677C">
        <w:rPr>
          <w:rFonts w:cs="Arial"/>
          <w:color w:val="000000"/>
        </w:rPr>
        <w:t>be rendered</w:t>
      </w:r>
      <w:r>
        <w:rPr>
          <w:rFonts w:cs="Arial"/>
          <w:color w:val="000000"/>
        </w:rPr>
        <w:t xml:space="preserve"> </w:t>
      </w:r>
      <w:r w:rsidR="000B13C1">
        <w:rPr>
          <w:rFonts w:cs="Arial"/>
          <w:color w:val="000000"/>
        </w:rPr>
        <w:t>within</w:t>
      </w:r>
      <w:r>
        <w:rPr>
          <w:rFonts w:cs="Arial"/>
          <w:color w:val="000000"/>
        </w:rPr>
        <w:t xml:space="preserve"> </w:t>
      </w:r>
      <w:r w:rsidR="00144907">
        <w:rPr>
          <w:rFonts w:cs="Arial"/>
          <w:color w:val="000000"/>
        </w:rPr>
        <w:t>60</w:t>
      </w:r>
      <w:r>
        <w:rPr>
          <w:rFonts w:cs="Arial"/>
          <w:color w:val="000000"/>
        </w:rPr>
        <w:t xml:space="preserve"> seconds.</w:t>
      </w:r>
    </w:p>
    <w:p w14:paraId="538A4D59" w14:textId="7B5A7468" w:rsidR="001F5132" w:rsidRPr="001F5132" w:rsidRDefault="001F5132" w:rsidP="001F5132">
      <w:pPr>
        <w:spacing w:before="120"/>
        <w:rPr>
          <w:rFonts w:cs="Arial"/>
          <w:color w:val="000000"/>
        </w:rPr>
      </w:pPr>
    </w:p>
    <w:p w14:paraId="7BC6372E" w14:textId="35452BEB" w:rsidR="001F5132" w:rsidRPr="001F5132" w:rsidRDefault="001F5132" w:rsidP="001C677C">
      <w:pPr>
        <w:pStyle w:val="Heading3"/>
        <w:numPr>
          <w:ilvl w:val="2"/>
          <w:numId w:val="80"/>
        </w:numPr>
        <w:rPr>
          <w:rFonts w:ascii="Arial" w:hAnsi="Arial" w:cs="Arial"/>
          <w:b/>
        </w:rPr>
      </w:pPr>
      <w:r w:rsidRPr="001F5132">
        <w:rPr>
          <w:rFonts w:ascii="Arial" w:hAnsi="Arial" w:cs="Arial"/>
          <w:b/>
        </w:rPr>
        <w:t>Capacity</w:t>
      </w:r>
    </w:p>
    <w:p w14:paraId="17DB9BC3" w14:textId="54A534DC" w:rsidR="001F5132" w:rsidRPr="003F18DE" w:rsidRDefault="001F5132">
      <w:pPr>
        <w:numPr>
          <w:ilvl w:val="1"/>
          <w:numId w:val="181"/>
        </w:numPr>
        <w:spacing w:before="120"/>
        <w:rPr>
          <w:rFonts w:cs="Arial"/>
          <w:color w:val="000000"/>
        </w:rPr>
      </w:pPr>
      <w:r w:rsidRPr="003F18DE">
        <w:rPr>
          <w:rFonts w:cs="Arial"/>
          <w:color w:val="000000"/>
        </w:rPr>
        <w:t xml:space="preserve">Support up to </w:t>
      </w:r>
      <w:r w:rsidR="00684F07">
        <w:rPr>
          <w:rFonts w:cs="Arial"/>
          <w:color w:val="000000"/>
        </w:rPr>
        <w:t>‘</w:t>
      </w:r>
      <w:r w:rsidR="0043725E">
        <w:rPr>
          <w:rFonts w:cs="Arial"/>
          <w:color w:val="000000"/>
        </w:rPr>
        <w:t>x</w:t>
      </w:r>
      <w:r w:rsidR="00684F07">
        <w:rPr>
          <w:rFonts w:cs="Arial"/>
          <w:color w:val="000000"/>
        </w:rPr>
        <w:t>’</w:t>
      </w:r>
      <w:r w:rsidR="00382E79" w:rsidRPr="003F18DE">
        <w:rPr>
          <w:rFonts w:cs="Arial"/>
          <w:color w:val="000000"/>
        </w:rPr>
        <w:t xml:space="preserve"> </w:t>
      </w:r>
      <w:commentRangeStart w:id="184"/>
      <w:commentRangeStart w:id="185"/>
      <w:r w:rsidR="00382E79" w:rsidRPr="003F18DE">
        <w:rPr>
          <w:rFonts w:cs="Arial"/>
          <w:color w:val="000000"/>
        </w:rPr>
        <w:t>units</w:t>
      </w:r>
      <w:commentRangeEnd w:id="184"/>
      <w:r w:rsidR="00F8448F">
        <w:rPr>
          <w:rStyle w:val="CommentReference"/>
        </w:rPr>
        <w:commentReference w:id="184"/>
      </w:r>
      <w:commentRangeEnd w:id="185"/>
      <w:r w:rsidR="00616CF8">
        <w:rPr>
          <w:rStyle w:val="CommentReference"/>
        </w:rPr>
        <w:commentReference w:id="185"/>
      </w:r>
      <w:r w:rsidRPr="003F18DE">
        <w:rPr>
          <w:rFonts w:cs="Arial"/>
          <w:color w:val="000000"/>
        </w:rPr>
        <w:t>.</w:t>
      </w:r>
      <w:r w:rsidR="0043725E">
        <w:rPr>
          <w:rFonts w:cs="Arial"/>
          <w:color w:val="000000"/>
        </w:rPr>
        <w:t xml:space="preserve"> </w:t>
      </w:r>
    </w:p>
    <w:p w14:paraId="5EF34701" w14:textId="14CE42FA" w:rsidR="001F5132" w:rsidRPr="001F5132" w:rsidRDefault="001F5132" w:rsidP="001C677C">
      <w:pPr>
        <w:pStyle w:val="Heading3"/>
        <w:numPr>
          <w:ilvl w:val="2"/>
          <w:numId w:val="80"/>
        </w:numPr>
        <w:rPr>
          <w:rFonts w:ascii="Arial" w:hAnsi="Arial" w:cs="Arial"/>
          <w:b/>
        </w:rPr>
      </w:pPr>
      <w:r w:rsidRPr="001F5132">
        <w:rPr>
          <w:rFonts w:ascii="Arial" w:hAnsi="Arial" w:cs="Arial"/>
          <w:b/>
        </w:rPr>
        <w:t>Scalability</w:t>
      </w:r>
    </w:p>
    <w:p w14:paraId="6F7FBB40" w14:textId="77777777" w:rsidR="001F5132" w:rsidRPr="001F5132" w:rsidRDefault="001F5132" w:rsidP="001F5132">
      <w:pPr>
        <w:numPr>
          <w:ilvl w:val="1"/>
          <w:numId w:val="182"/>
        </w:numPr>
        <w:spacing w:before="120"/>
        <w:rPr>
          <w:rFonts w:cs="Arial"/>
          <w:color w:val="000000"/>
        </w:rPr>
      </w:pPr>
      <w:r w:rsidRPr="001F5132">
        <w:rPr>
          <w:rFonts w:cs="Arial"/>
          <w:color w:val="000000"/>
        </w:rPr>
        <w:t>System should scale to support 10x more users without performance degradation.</w:t>
      </w:r>
    </w:p>
    <w:p w14:paraId="25D472D4" w14:textId="77D60DEA" w:rsidR="001F5132" w:rsidRPr="003F18DE" w:rsidRDefault="001F5132">
      <w:pPr>
        <w:numPr>
          <w:ilvl w:val="1"/>
          <w:numId w:val="182"/>
        </w:numPr>
        <w:spacing w:before="120"/>
        <w:rPr>
          <w:rFonts w:cs="Arial"/>
          <w:color w:val="000000"/>
        </w:rPr>
      </w:pPr>
      <w:r w:rsidRPr="003F18DE">
        <w:rPr>
          <w:rFonts w:cs="Arial"/>
          <w:color w:val="000000"/>
        </w:rPr>
        <w:t>Cloud infrastructure should auto-scale based on usage.</w:t>
      </w:r>
    </w:p>
    <w:p w14:paraId="6245FD64" w14:textId="527E620D" w:rsidR="001F5132" w:rsidRPr="001F5132" w:rsidRDefault="001F5132" w:rsidP="001C677C">
      <w:pPr>
        <w:pStyle w:val="Heading3"/>
        <w:numPr>
          <w:ilvl w:val="2"/>
          <w:numId w:val="80"/>
        </w:numPr>
        <w:rPr>
          <w:rFonts w:ascii="Arial" w:hAnsi="Arial" w:cs="Arial"/>
          <w:b/>
        </w:rPr>
      </w:pPr>
      <w:r w:rsidRPr="001F5132">
        <w:rPr>
          <w:rFonts w:ascii="Arial" w:hAnsi="Arial" w:cs="Arial"/>
          <w:b/>
        </w:rPr>
        <w:t>Usability</w:t>
      </w:r>
    </w:p>
    <w:p w14:paraId="2A8C2323" w14:textId="7D8B6440" w:rsidR="001F5132" w:rsidRPr="001F5132" w:rsidRDefault="001F5132" w:rsidP="001F5132">
      <w:pPr>
        <w:numPr>
          <w:ilvl w:val="1"/>
          <w:numId w:val="183"/>
        </w:numPr>
        <w:spacing w:before="120"/>
        <w:rPr>
          <w:rFonts w:cs="Arial"/>
          <w:color w:val="000000"/>
        </w:rPr>
      </w:pPr>
      <w:r w:rsidRPr="001F5132">
        <w:rPr>
          <w:rFonts w:cs="Arial"/>
          <w:color w:val="000000"/>
        </w:rPr>
        <w:t xml:space="preserve">New users should be able to generate a </w:t>
      </w:r>
      <w:r w:rsidR="006D11F4">
        <w:rPr>
          <w:rFonts w:cs="Arial"/>
          <w:color w:val="000000"/>
        </w:rPr>
        <w:t>layout design</w:t>
      </w:r>
      <w:r w:rsidRPr="001F5132">
        <w:rPr>
          <w:rFonts w:cs="Arial"/>
          <w:color w:val="000000"/>
        </w:rPr>
        <w:t xml:space="preserve"> within 10 minutes of onboarding</w:t>
      </w:r>
      <w:r w:rsidR="00767590">
        <w:rPr>
          <w:rFonts w:cs="Arial"/>
          <w:color w:val="000000"/>
        </w:rPr>
        <w:t xml:space="preserve"> with </w:t>
      </w:r>
      <w:r w:rsidR="00D279C7">
        <w:rPr>
          <w:rFonts w:cs="Arial"/>
          <w:color w:val="000000"/>
        </w:rPr>
        <w:t xml:space="preserve">the </w:t>
      </w:r>
      <w:r w:rsidR="00767590">
        <w:rPr>
          <w:rFonts w:cs="Arial"/>
          <w:color w:val="000000"/>
        </w:rPr>
        <w:t>help</w:t>
      </w:r>
      <w:r w:rsidR="00D279C7">
        <w:rPr>
          <w:rFonts w:cs="Arial"/>
          <w:color w:val="000000"/>
        </w:rPr>
        <w:t xml:space="preserve"> </w:t>
      </w:r>
      <w:proofErr w:type="gramStart"/>
      <w:r w:rsidR="00D279C7">
        <w:rPr>
          <w:rFonts w:cs="Arial"/>
          <w:color w:val="000000"/>
        </w:rPr>
        <w:t xml:space="preserve">of </w:t>
      </w:r>
      <w:r w:rsidR="00767590">
        <w:rPr>
          <w:rFonts w:cs="Arial"/>
          <w:color w:val="000000"/>
        </w:rPr>
        <w:t xml:space="preserve"> </w:t>
      </w:r>
      <w:r w:rsidR="00D279C7">
        <w:rPr>
          <w:rFonts w:cs="Arial"/>
          <w:color w:val="000000"/>
        </w:rPr>
        <w:t>user</w:t>
      </w:r>
      <w:proofErr w:type="gramEnd"/>
      <w:r w:rsidR="00D279C7">
        <w:rPr>
          <w:rFonts w:cs="Arial"/>
          <w:color w:val="000000"/>
        </w:rPr>
        <w:t xml:space="preserve">/navigation </w:t>
      </w:r>
      <w:r w:rsidR="00767590">
        <w:rPr>
          <w:rFonts w:cs="Arial"/>
          <w:color w:val="000000"/>
        </w:rPr>
        <w:t>guide.</w:t>
      </w:r>
    </w:p>
    <w:p w14:paraId="19DE7AE0" w14:textId="06052FF6" w:rsidR="001F5132" w:rsidRPr="001F5132" w:rsidRDefault="001F5132" w:rsidP="001F5132">
      <w:pPr>
        <w:numPr>
          <w:ilvl w:val="1"/>
          <w:numId w:val="183"/>
        </w:numPr>
        <w:spacing w:before="120"/>
        <w:rPr>
          <w:rFonts w:cs="Arial"/>
          <w:color w:val="000000"/>
        </w:rPr>
      </w:pPr>
      <w:r w:rsidRPr="001F5132">
        <w:rPr>
          <w:rFonts w:cs="Arial"/>
          <w:color w:val="000000"/>
        </w:rPr>
        <w:t>UI should follow standard design principles (e.g., consistent icons, tooltips).</w:t>
      </w:r>
    </w:p>
    <w:p w14:paraId="071C9BBA" w14:textId="1662154C" w:rsidR="001F5132" w:rsidRPr="001F5132" w:rsidRDefault="001F5132" w:rsidP="004E46CB">
      <w:pPr>
        <w:pStyle w:val="Heading3"/>
        <w:numPr>
          <w:ilvl w:val="2"/>
          <w:numId w:val="80"/>
        </w:numPr>
        <w:rPr>
          <w:rFonts w:ascii="Arial" w:hAnsi="Arial" w:cs="Arial"/>
          <w:b/>
        </w:rPr>
      </w:pPr>
      <w:r w:rsidRPr="001F5132">
        <w:rPr>
          <w:rFonts w:ascii="Arial" w:hAnsi="Arial" w:cs="Arial"/>
          <w:b/>
        </w:rPr>
        <w:t>Availability</w:t>
      </w:r>
    </w:p>
    <w:p w14:paraId="33A4DB30" w14:textId="77777777" w:rsidR="001F5132" w:rsidRPr="001F5132" w:rsidRDefault="001F5132" w:rsidP="001F5132">
      <w:pPr>
        <w:numPr>
          <w:ilvl w:val="1"/>
          <w:numId w:val="184"/>
        </w:numPr>
        <w:spacing w:before="120"/>
        <w:rPr>
          <w:rFonts w:cs="Arial"/>
          <w:color w:val="000000"/>
        </w:rPr>
      </w:pPr>
      <w:r w:rsidRPr="001F5132">
        <w:rPr>
          <w:rFonts w:cs="Arial"/>
          <w:color w:val="000000"/>
        </w:rPr>
        <w:t>99.9% uptime (i.e., less than 9 hours of downtime per year).</w:t>
      </w:r>
    </w:p>
    <w:p w14:paraId="124B8587" w14:textId="66957B49" w:rsidR="001F5132" w:rsidRPr="003F18DE" w:rsidRDefault="001F5132">
      <w:pPr>
        <w:numPr>
          <w:ilvl w:val="1"/>
          <w:numId w:val="184"/>
        </w:numPr>
        <w:spacing w:before="120"/>
        <w:rPr>
          <w:rFonts w:cs="Arial"/>
          <w:color w:val="000000"/>
        </w:rPr>
      </w:pPr>
      <w:r w:rsidRPr="003F18DE">
        <w:rPr>
          <w:rFonts w:cs="Arial"/>
          <w:color w:val="000000"/>
        </w:rPr>
        <w:t>Scheduled maintenance should not exceed 2 hours/month.</w:t>
      </w:r>
    </w:p>
    <w:p w14:paraId="764E4DFA" w14:textId="1FE89F7F" w:rsidR="001F5132" w:rsidRPr="001F5132" w:rsidRDefault="001F5132" w:rsidP="004E46CB">
      <w:pPr>
        <w:pStyle w:val="Heading3"/>
        <w:numPr>
          <w:ilvl w:val="2"/>
          <w:numId w:val="80"/>
        </w:numPr>
        <w:rPr>
          <w:rFonts w:ascii="Arial" w:hAnsi="Arial" w:cs="Arial"/>
          <w:b/>
        </w:rPr>
      </w:pPr>
      <w:r w:rsidRPr="001F5132">
        <w:rPr>
          <w:rFonts w:ascii="Arial" w:hAnsi="Arial" w:cs="Arial"/>
          <w:b/>
        </w:rPr>
        <w:t>Reliability</w:t>
      </w:r>
    </w:p>
    <w:p w14:paraId="5A7EB833" w14:textId="77777777" w:rsidR="001F5132" w:rsidRPr="001F5132" w:rsidRDefault="001F5132" w:rsidP="001F5132">
      <w:pPr>
        <w:numPr>
          <w:ilvl w:val="1"/>
          <w:numId w:val="185"/>
        </w:numPr>
        <w:spacing w:before="120"/>
        <w:rPr>
          <w:rFonts w:cs="Arial"/>
          <w:color w:val="000000"/>
        </w:rPr>
      </w:pPr>
      <w:r w:rsidRPr="001F5132">
        <w:rPr>
          <w:rFonts w:cs="Arial"/>
          <w:color w:val="000000"/>
        </w:rPr>
        <w:t xml:space="preserve">No data loss during configuration </w:t>
      </w:r>
      <w:proofErr w:type="gramStart"/>
      <w:r w:rsidRPr="001F5132">
        <w:rPr>
          <w:rFonts w:cs="Arial"/>
          <w:color w:val="000000"/>
        </w:rPr>
        <w:t>save</w:t>
      </w:r>
      <w:proofErr w:type="gramEnd"/>
      <w:r w:rsidRPr="001F5132">
        <w:rPr>
          <w:rFonts w:cs="Arial"/>
          <w:color w:val="000000"/>
        </w:rPr>
        <w:t>.</w:t>
      </w:r>
    </w:p>
    <w:p w14:paraId="4A6D7563" w14:textId="77777777" w:rsidR="001F5132" w:rsidRPr="001F5132" w:rsidRDefault="001F5132" w:rsidP="001F5132">
      <w:pPr>
        <w:numPr>
          <w:ilvl w:val="1"/>
          <w:numId w:val="185"/>
        </w:numPr>
        <w:spacing w:before="120"/>
        <w:rPr>
          <w:rFonts w:cs="Arial"/>
          <w:color w:val="000000"/>
        </w:rPr>
      </w:pPr>
      <w:r w:rsidRPr="001F5132">
        <w:rPr>
          <w:rFonts w:cs="Arial"/>
          <w:color w:val="000000"/>
        </w:rPr>
        <w:t>System should recover gracefully from crashes.</w:t>
      </w:r>
    </w:p>
    <w:p w14:paraId="4C9705D8" w14:textId="6D90D0B6" w:rsidR="001F5132" w:rsidRPr="001F5132" w:rsidRDefault="001F5132" w:rsidP="00AB79BD">
      <w:pPr>
        <w:pStyle w:val="Heading3"/>
        <w:numPr>
          <w:ilvl w:val="2"/>
          <w:numId w:val="80"/>
        </w:numPr>
        <w:rPr>
          <w:rFonts w:ascii="Arial" w:hAnsi="Arial" w:cs="Arial"/>
          <w:b/>
        </w:rPr>
      </w:pPr>
      <w:r w:rsidRPr="001F5132">
        <w:rPr>
          <w:rFonts w:ascii="Arial" w:hAnsi="Arial" w:cs="Arial"/>
          <w:b/>
        </w:rPr>
        <w:t>Maintainability</w:t>
      </w:r>
    </w:p>
    <w:p w14:paraId="38F86A49" w14:textId="77777777" w:rsidR="001F5132" w:rsidRPr="001F5132" w:rsidRDefault="001F5132" w:rsidP="001F5132">
      <w:pPr>
        <w:numPr>
          <w:ilvl w:val="1"/>
          <w:numId w:val="187"/>
        </w:numPr>
        <w:spacing w:before="120"/>
        <w:rPr>
          <w:rFonts w:cs="Arial"/>
          <w:color w:val="000000"/>
        </w:rPr>
      </w:pPr>
      <w:r w:rsidRPr="001F5132">
        <w:rPr>
          <w:rFonts w:cs="Arial"/>
          <w:color w:val="000000"/>
        </w:rPr>
        <w:t>Codebase should follow modular architecture.</w:t>
      </w:r>
    </w:p>
    <w:p w14:paraId="2D1251E8" w14:textId="77777777" w:rsidR="001F5132" w:rsidRPr="001F5132" w:rsidRDefault="001F5132" w:rsidP="001F5132">
      <w:pPr>
        <w:numPr>
          <w:ilvl w:val="1"/>
          <w:numId w:val="187"/>
        </w:numPr>
        <w:spacing w:before="120"/>
        <w:rPr>
          <w:rFonts w:cs="Arial"/>
          <w:color w:val="000000"/>
        </w:rPr>
      </w:pPr>
      <w:r w:rsidRPr="001F5132">
        <w:rPr>
          <w:rFonts w:cs="Arial"/>
          <w:color w:val="000000"/>
        </w:rPr>
        <w:t>New features should be deployable with minimal downtime.</w:t>
      </w:r>
    </w:p>
    <w:p w14:paraId="1C8E1FB1" w14:textId="77777777" w:rsidR="00045AD0" w:rsidRPr="00635BEA" w:rsidRDefault="00045AD0" w:rsidP="003B619B">
      <w:pPr>
        <w:spacing w:before="120"/>
        <w:rPr>
          <w:rFonts w:cs="Arial"/>
          <w:color w:val="000000"/>
        </w:rPr>
      </w:pPr>
    </w:p>
    <w:p w14:paraId="2C7E59A0" w14:textId="2452E202" w:rsidR="003B619B" w:rsidRPr="00E462AD" w:rsidRDefault="003B619B" w:rsidP="006E2AA5">
      <w:pPr>
        <w:pStyle w:val="Heading2"/>
        <w:numPr>
          <w:ilvl w:val="1"/>
          <w:numId w:val="80"/>
        </w:numPr>
        <w:rPr>
          <w:rFonts w:ascii="Arial" w:hAnsi="Arial" w:cs="Arial"/>
          <w:b/>
        </w:rPr>
      </w:pPr>
      <w:bookmarkStart w:id="186" w:name="_Toc265244898"/>
      <w:bookmarkStart w:id="187" w:name="_Toc267402531"/>
      <w:bookmarkStart w:id="188" w:name="_Toc209523252"/>
      <w:r w:rsidRPr="00E462AD">
        <w:rPr>
          <w:rFonts w:ascii="Arial" w:hAnsi="Arial" w:cs="Arial"/>
          <w:b/>
        </w:rPr>
        <w:t>Internationalization Requirements</w:t>
      </w:r>
      <w:bookmarkEnd w:id="186"/>
      <w:bookmarkEnd w:id="187"/>
      <w:bookmarkEnd w:id="188"/>
    </w:p>
    <w:p w14:paraId="5277EB35" w14:textId="49AE5363" w:rsidR="009223A7" w:rsidRPr="00635BEA" w:rsidRDefault="00A9711F" w:rsidP="009223A7">
      <w:pPr>
        <w:pStyle w:val="Heading3"/>
        <w:numPr>
          <w:ilvl w:val="2"/>
          <w:numId w:val="80"/>
        </w:numPr>
        <w:rPr>
          <w:rFonts w:ascii="Arial" w:hAnsi="Arial" w:cs="Arial"/>
          <w:b/>
        </w:rPr>
      </w:pPr>
      <w:r w:rsidRPr="00A9711F">
        <w:rPr>
          <w:rFonts w:ascii="Arial" w:hAnsi="Arial" w:cs="Arial"/>
          <w:b/>
        </w:rPr>
        <w:t>Language and Cultural Impacts</w:t>
      </w:r>
    </w:p>
    <w:p w14:paraId="0DA9FF23" w14:textId="16D40F64" w:rsidR="005532E9" w:rsidRPr="005532E9" w:rsidRDefault="005F0AE3" w:rsidP="00101775">
      <w:pPr>
        <w:numPr>
          <w:ilvl w:val="0"/>
          <w:numId w:val="188"/>
        </w:numPr>
        <w:spacing w:before="120"/>
        <w:jc w:val="left"/>
        <w:rPr>
          <w:rFonts w:cs="Arial"/>
          <w:color w:val="000000"/>
        </w:rPr>
      </w:pPr>
      <w:r w:rsidRPr="005F0AE3">
        <w:rPr>
          <w:rFonts w:cs="Arial"/>
          <w:b/>
          <w:bCs/>
          <w:color w:val="000000"/>
        </w:rPr>
        <w:t>Primary</w:t>
      </w:r>
      <w:r w:rsidR="005532E9">
        <w:rPr>
          <w:rFonts w:cs="Arial"/>
          <w:b/>
          <w:bCs/>
          <w:color w:val="000000"/>
        </w:rPr>
        <w:t xml:space="preserve"> Language:</w:t>
      </w:r>
    </w:p>
    <w:p w14:paraId="2ADFE644" w14:textId="6BE81BEB" w:rsidR="00E40EE9" w:rsidRDefault="005F0AE3" w:rsidP="00101775">
      <w:pPr>
        <w:numPr>
          <w:ilvl w:val="1"/>
          <w:numId w:val="188"/>
        </w:numPr>
        <w:spacing w:before="120"/>
        <w:rPr>
          <w:rFonts w:cs="Arial"/>
          <w:color w:val="000000"/>
        </w:rPr>
      </w:pPr>
      <w:r w:rsidRPr="005F0AE3">
        <w:rPr>
          <w:rFonts w:cs="Arial"/>
          <w:color w:val="000000"/>
        </w:rPr>
        <w:t xml:space="preserve">The application will support </w:t>
      </w:r>
      <w:r w:rsidRPr="000B1442">
        <w:rPr>
          <w:rFonts w:cs="Arial"/>
          <w:color w:val="000000"/>
        </w:rPr>
        <w:t>English (India)</w:t>
      </w:r>
      <w:r w:rsidRPr="005F0AE3">
        <w:rPr>
          <w:rFonts w:cs="Arial"/>
          <w:color w:val="000000"/>
        </w:rPr>
        <w:t xml:space="preserve"> as the default and only language for all user interface elements, documentation, and help content.</w:t>
      </w:r>
    </w:p>
    <w:p w14:paraId="7519454A" w14:textId="77777777" w:rsidR="002531FB" w:rsidRPr="002531FB" w:rsidRDefault="007D298E" w:rsidP="00101775">
      <w:pPr>
        <w:numPr>
          <w:ilvl w:val="0"/>
          <w:numId w:val="188"/>
        </w:numPr>
        <w:spacing w:before="120"/>
        <w:jc w:val="left"/>
        <w:rPr>
          <w:rFonts w:cs="Arial"/>
          <w:color w:val="000000"/>
        </w:rPr>
      </w:pPr>
      <w:r w:rsidRPr="007D298E">
        <w:rPr>
          <w:rFonts w:cs="Arial"/>
          <w:b/>
          <w:bCs/>
          <w:color w:val="000000"/>
        </w:rPr>
        <w:t>Terminology Consistency:</w:t>
      </w:r>
    </w:p>
    <w:p w14:paraId="41D15EE4" w14:textId="147C7453" w:rsidR="007D298E" w:rsidRPr="007D298E" w:rsidRDefault="007D298E" w:rsidP="00101775">
      <w:pPr>
        <w:numPr>
          <w:ilvl w:val="1"/>
          <w:numId w:val="188"/>
        </w:numPr>
        <w:spacing w:before="120"/>
        <w:rPr>
          <w:rFonts w:cs="Arial"/>
          <w:color w:val="000000"/>
        </w:rPr>
      </w:pPr>
      <w:r w:rsidRPr="007D298E">
        <w:rPr>
          <w:rFonts w:cs="Arial"/>
          <w:color w:val="000000"/>
        </w:rPr>
        <w:t>Use standardized technical terms relevant to warehouse racking systems (e.g., beam, upright, load capacity) to ensure clarity and consistency across the application.</w:t>
      </w:r>
    </w:p>
    <w:p w14:paraId="0EDF0625" w14:textId="77777777" w:rsidR="00515B04" w:rsidRPr="00F257FF" w:rsidRDefault="007D298E" w:rsidP="00101775">
      <w:pPr>
        <w:numPr>
          <w:ilvl w:val="0"/>
          <w:numId w:val="188"/>
        </w:numPr>
        <w:spacing w:before="120"/>
        <w:jc w:val="left"/>
        <w:rPr>
          <w:rFonts w:cs="Arial"/>
          <w:b/>
          <w:bCs/>
          <w:color w:val="000000"/>
        </w:rPr>
      </w:pPr>
      <w:r w:rsidRPr="007D298E">
        <w:rPr>
          <w:rFonts w:cs="Arial"/>
          <w:b/>
          <w:bCs/>
          <w:color w:val="000000"/>
        </w:rPr>
        <w:t>Cultural Neutrality:</w:t>
      </w:r>
    </w:p>
    <w:p w14:paraId="183217B7" w14:textId="4C24B579" w:rsidR="007D298E" w:rsidRPr="007D298E" w:rsidRDefault="007D298E" w:rsidP="00101775">
      <w:pPr>
        <w:numPr>
          <w:ilvl w:val="1"/>
          <w:numId w:val="188"/>
        </w:numPr>
        <w:spacing w:before="120"/>
        <w:rPr>
          <w:rFonts w:cs="Arial"/>
          <w:color w:val="000000"/>
        </w:rPr>
      </w:pPr>
      <w:r w:rsidRPr="007D298E">
        <w:rPr>
          <w:rFonts w:cs="Arial"/>
          <w:color w:val="000000"/>
        </w:rPr>
        <w:lastRenderedPageBreak/>
        <w:t>UI design, icons, and color schemes should avoid culturally sensitive symbols or references. The interface should remain neutral and professional, suitable for diverse users across India.</w:t>
      </w:r>
    </w:p>
    <w:p w14:paraId="54C47483" w14:textId="5A42FDF2" w:rsidR="007D298E" w:rsidRPr="007D298E" w:rsidRDefault="007D298E" w:rsidP="00101775">
      <w:pPr>
        <w:numPr>
          <w:ilvl w:val="0"/>
          <w:numId w:val="188"/>
        </w:numPr>
        <w:spacing w:before="120"/>
        <w:jc w:val="left"/>
        <w:rPr>
          <w:rFonts w:cs="Arial"/>
          <w:color w:val="000000"/>
        </w:rPr>
      </w:pPr>
      <w:r w:rsidRPr="007D298E">
        <w:rPr>
          <w:rFonts w:cs="Arial"/>
          <w:b/>
          <w:bCs/>
          <w:color w:val="000000"/>
        </w:rPr>
        <w:t>Units and Formats:</w:t>
      </w:r>
    </w:p>
    <w:p w14:paraId="0FB6A5CD" w14:textId="77777777" w:rsidR="007D298E" w:rsidRPr="007D298E" w:rsidRDefault="007D298E" w:rsidP="00101775">
      <w:pPr>
        <w:numPr>
          <w:ilvl w:val="1"/>
          <w:numId w:val="188"/>
        </w:numPr>
        <w:tabs>
          <w:tab w:val="num" w:pos="720"/>
        </w:tabs>
        <w:spacing w:before="120"/>
        <w:rPr>
          <w:rFonts w:cs="Arial"/>
          <w:color w:val="000000"/>
        </w:rPr>
      </w:pPr>
      <w:r w:rsidRPr="007D298E">
        <w:rPr>
          <w:rFonts w:cs="Arial"/>
          <w:color w:val="000000"/>
        </w:rPr>
        <w:t>Use metric units (e.g., mm, kg) as per Indian industrial standards.</w:t>
      </w:r>
    </w:p>
    <w:p w14:paraId="6D0365A3" w14:textId="77777777" w:rsidR="007D298E" w:rsidRPr="007D298E" w:rsidRDefault="007D298E" w:rsidP="00101775">
      <w:pPr>
        <w:numPr>
          <w:ilvl w:val="1"/>
          <w:numId w:val="188"/>
        </w:numPr>
        <w:tabs>
          <w:tab w:val="num" w:pos="720"/>
        </w:tabs>
        <w:spacing w:before="120"/>
        <w:rPr>
          <w:rFonts w:cs="Arial"/>
          <w:color w:val="000000"/>
        </w:rPr>
      </w:pPr>
      <w:r w:rsidRPr="007D298E">
        <w:rPr>
          <w:rFonts w:cs="Arial"/>
          <w:color w:val="000000"/>
        </w:rPr>
        <w:t>Follow Indian date formats (DD-MM-YYYY) and number formatting (e.g., 1,00,000 for one lakh).</w:t>
      </w:r>
    </w:p>
    <w:p w14:paraId="79DDB4EC" w14:textId="77777777" w:rsidR="009E79B8" w:rsidRPr="009E79B8" w:rsidRDefault="007D298E" w:rsidP="00101775">
      <w:pPr>
        <w:numPr>
          <w:ilvl w:val="0"/>
          <w:numId w:val="188"/>
        </w:numPr>
        <w:spacing w:before="120"/>
        <w:jc w:val="left"/>
        <w:rPr>
          <w:rFonts w:cs="Arial"/>
          <w:color w:val="000000"/>
        </w:rPr>
      </w:pPr>
      <w:r w:rsidRPr="007D298E">
        <w:rPr>
          <w:rFonts w:cs="Arial"/>
          <w:b/>
          <w:bCs/>
          <w:color w:val="000000"/>
        </w:rPr>
        <w:t>Accessibility and Clarity:</w:t>
      </w:r>
    </w:p>
    <w:p w14:paraId="64C47B9D" w14:textId="3D0FBEA2" w:rsidR="00885B93" w:rsidRPr="00635BEA" w:rsidRDefault="007D298E" w:rsidP="00101775">
      <w:pPr>
        <w:numPr>
          <w:ilvl w:val="1"/>
          <w:numId w:val="188"/>
        </w:numPr>
        <w:tabs>
          <w:tab w:val="num" w:pos="720"/>
        </w:tabs>
        <w:spacing w:before="120"/>
        <w:rPr>
          <w:rFonts w:cs="Arial"/>
          <w:color w:val="000000"/>
        </w:rPr>
      </w:pPr>
      <w:r w:rsidRPr="007D298E">
        <w:rPr>
          <w:rFonts w:cs="Arial"/>
          <w:color w:val="000000"/>
        </w:rPr>
        <w:t>Ensure the use of clear, readable fonts, appropriate contrast, and simple English to accommodate users with varying levels of language proficiency.</w:t>
      </w:r>
    </w:p>
    <w:p w14:paraId="5DB12FA9" w14:textId="77777777" w:rsidR="003B619B" w:rsidRPr="00E462AD" w:rsidRDefault="003B619B" w:rsidP="006E2AA5">
      <w:pPr>
        <w:pStyle w:val="Heading2"/>
        <w:numPr>
          <w:ilvl w:val="1"/>
          <w:numId w:val="80"/>
        </w:numPr>
        <w:rPr>
          <w:rFonts w:ascii="Arial" w:hAnsi="Arial" w:cs="Arial"/>
          <w:b/>
        </w:rPr>
      </w:pPr>
      <w:bookmarkStart w:id="189" w:name="_Toc265244899"/>
      <w:bookmarkStart w:id="190" w:name="_Toc267402532"/>
      <w:bookmarkStart w:id="191" w:name="_Toc209523253"/>
      <w:r w:rsidRPr="00E462AD">
        <w:rPr>
          <w:rFonts w:ascii="Arial" w:hAnsi="Arial" w:cs="Arial"/>
          <w:b/>
        </w:rPr>
        <w:t>Documentation Requirements</w:t>
      </w:r>
      <w:bookmarkEnd w:id="189"/>
      <w:bookmarkEnd w:id="190"/>
      <w:bookmarkEnd w:id="191"/>
    </w:p>
    <w:p w14:paraId="21137ABC" w14:textId="396310B2" w:rsidR="00A26B0D" w:rsidRPr="00A26B0D" w:rsidRDefault="00A26B0D" w:rsidP="00282455">
      <w:pPr>
        <w:pStyle w:val="Heading3"/>
        <w:numPr>
          <w:ilvl w:val="2"/>
          <w:numId w:val="80"/>
        </w:numPr>
        <w:rPr>
          <w:rFonts w:ascii="Arial" w:hAnsi="Arial" w:cs="Arial"/>
          <w:b/>
        </w:rPr>
      </w:pPr>
      <w:r w:rsidRPr="00A26B0D">
        <w:rPr>
          <w:rFonts w:ascii="Arial" w:hAnsi="Arial" w:cs="Arial"/>
          <w:b/>
        </w:rPr>
        <w:t>User Documentation</w:t>
      </w:r>
    </w:p>
    <w:p w14:paraId="03585538" w14:textId="77777777" w:rsidR="00A26B0D" w:rsidRPr="00A26B0D" w:rsidRDefault="00A26B0D" w:rsidP="00570081">
      <w:pPr>
        <w:numPr>
          <w:ilvl w:val="0"/>
          <w:numId w:val="193"/>
        </w:numPr>
        <w:spacing w:before="120"/>
        <w:rPr>
          <w:rFonts w:cs="Arial"/>
          <w:color w:val="000000"/>
        </w:rPr>
      </w:pPr>
      <w:r w:rsidRPr="00A26B0D">
        <w:rPr>
          <w:rFonts w:cs="Arial"/>
          <w:color w:val="000000"/>
        </w:rPr>
        <w:t xml:space="preserve">Provide a comprehensive user manual covering: </w:t>
      </w:r>
    </w:p>
    <w:p w14:paraId="6EC9ED6E" w14:textId="77777777" w:rsidR="00A26B0D" w:rsidRPr="00A26B0D" w:rsidRDefault="00A26B0D" w:rsidP="00570081">
      <w:pPr>
        <w:numPr>
          <w:ilvl w:val="1"/>
          <w:numId w:val="193"/>
        </w:numPr>
        <w:spacing w:before="120"/>
        <w:rPr>
          <w:rFonts w:cs="Arial"/>
          <w:color w:val="000000"/>
        </w:rPr>
      </w:pPr>
      <w:r w:rsidRPr="00A26B0D">
        <w:rPr>
          <w:rFonts w:cs="Arial"/>
          <w:color w:val="000000"/>
        </w:rPr>
        <w:t>Application overview and purpose</w:t>
      </w:r>
    </w:p>
    <w:p w14:paraId="53A6759E" w14:textId="77777777" w:rsidR="00A26B0D" w:rsidRPr="00A26B0D" w:rsidRDefault="00A26B0D" w:rsidP="00570081">
      <w:pPr>
        <w:numPr>
          <w:ilvl w:val="1"/>
          <w:numId w:val="193"/>
        </w:numPr>
        <w:spacing w:before="120"/>
        <w:rPr>
          <w:rFonts w:cs="Arial"/>
          <w:color w:val="000000"/>
        </w:rPr>
      </w:pPr>
      <w:r w:rsidRPr="00A26B0D">
        <w:rPr>
          <w:rFonts w:cs="Arial"/>
          <w:color w:val="000000"/>
        </w:rPr>
        <w:t>Step-by-step instructions for key workflows (e.g., creating a racking layout, generating BoM, exporting 2D/3D views)</w:t>
      </w:r>
    </w:p>
    <w:p w14:paraId="33FB1487" w14:textId="77777777" w:rsidR="00A26B0D" w:rsidRPr="00A26B0D" w:rsidRDefault="00A26B0D" w:rsidP="00570081">
      <w:pPr>
        <w:numPr>
          <w:ilvl w:val="1"/>
          <w:numId w:val="193"/>
        </w:numPr>
        <w:spacing w:before="120"/>
        <w:rPr>
          <w:rFonts w:cs="Arial"/>
          <w:color w:val="000000"/>
        </w:rPr>
      </w:pPr>
      <w:r w:rsidRPr="00A26B0D">
        <w:rPr>
          <w:rFonts w:cs="Arial"/>
          <w:color w:val="000000"/>
        </w:rPr>
        <w:t>Explanation of technical terms (e.g., beam, upright, load capacity)</w:t>
      </w:r>
    </w:p>
    <w:p w14:paraId="424F489F" w14:textId="77777777" w:rsidR="00A26B0D" w:rsidRPr="00A26B0D" w:rsidRDefault="00A26B0D" w:rsidP="00570081">
      <w:pPr>
        <w:numPr>
          <w:ilvl w:val="1"/>
          <w:numId w:val="193"/>
        </w:numPr>
        <w:spacing w:before="120"/>
        <w:rPr>
          <w:rFonts w:cs="Arial"/>
          <w:color w:val="000000"/>
        </w:rPr>
      </w:pPr>
      <w:r w:rsidRPr="00A26B0D">
        <w:rPr>
          <w:rFonts w:cs="Arial"/>
          <w:color w:val="000000"/>
        </w:rPr>
        <w:t>Troubleshooting tips and FAQs</w:t>
      </w:r>
    </w:p>
    <w:p w14:paraId="76A1E3D6" w14:textId="77777777" w:rsidR="00A26B0D" w:rsidRPr="00A26B0D" w:rsidRDefault="00A26B0D" w:rsidP="00570081">
      <w:pPr>
        <w:numPr>
          <w:ilvl w:val="0"/>
          <w:numId w:val="193"/>
        </w:numPr>
        <w:spacing w:before="120"/>
        <w:rPr>
          <w:rFonts w:cs="Arial"/>
          <w:color w:val="000000"/>
        </w:rPr>
      </w:pPr>
      <w:r w:rsidRPr="00A26B0D">
        <w:rPr>
          <w:rFonts w:cs="Arial"/>
          <w:color w:val="000000"/>
        </w:rPr>
        <w:t>Documentation should be written in clear, professional English, suitable for both technical and non-technical users.</w:t>
      </w:r>
    </w:p>
    <w:p w14:paraId="3BAE6E0C" w14:textId="71E1D689" w:rsidR="00A26B0D" w:rsidRPr="00A26B0D" w:rsidRDefault="00A26B0D" w:rsidP="002C27F4">
      <w:pPr>
        <w:pStyle w:val="Heading3"/>
        <w:numPr>
          <w:ilvl w:val="2"/>
          <w:numId w:val="80"/>
        </w:numPr>
        <w:rPr>
          <w:rFonts w:ascii="Arial" w:hAnsi="Arial" w:cs="Arial"/>
          <w:b/>
        </w:rPr>
      </w:pPr>
      <w:r w:rsidRPr="00A26B0D">
        <w:rPr>
          <w:rFonts w:ascii="Arial" w:hAnsi="Arial" w:cs="Arial"/>
          <w:b/>
        </w:rPr>
        <w:t>Installation &amp; Configuration Guide</w:t>
      </w:r>
    </w:p>
    <w:p w14:paraId="2DC08C04" w14:textId="10709009" w:rsidR="00A26B0D" w:rsidRPr="00A26B0D" w:rsidRDefault="00A26B0D" w:rsidP="008B23A4">
      <w:pPr>
        <w:numPr>
          <w:ilvl w:val="0"/>
          <w:numId w:val="193"/>
        </w:numPr>
        <w:spacing w:before="120"/>
        <w:rPr>
          <w:rFonts w:cs="Arial"/>
          <w:color w:val="000000"/>
        </w:rPr>
      </w:pPr>
      <w:r w:rsidRPr="00A26B0D">
        <w:rPr>
          <w:rFonts w:cs="Arial"/>
          <w:color w:val="000000"/>
        </w:rPr>
        <w:t xml:space="preserve">Include a guide for initial setup, system requirements, and configuration steps for both local and cloud deployments </w:t>
      </w:r>
    </w:p>
    <w:p w14:paraId="4EC83E22" w14:textId="77777777" w:rsidR="00A26B0D" w:rsidRPr="00A26B0D" w:rsidRDefault="00A26B0D" w:rsidP="008B23A4">
      <w:pPr>
        <w:numPr>
          <w:ilvl w:val="0"/>
          <w:numId w:val="193"/>
        </w:numPr>
        <w:spacing w:before="120"/>
        <w:rPr>
          <w:rFonts w:cs="Arial"/>
          <w:color w:val="000000"/>
        </w:rPr>
      </w:pPr>
      <w:r w:rsidRPr="00A26B0D">
        <w:rPr>
          <w:rFonts w:cs="Arial"/>
          <w:color w:val="000000"/>
        </w:rPr>
        <w:t>Provide instructions for admin-level settings, such as user roles, permissions, and data import/export.</w:t>
      </w:r>
    </w:p>
    <w:p w14:paraId="73047F88" w14:textId="330106D6" w:rsidR="000E4636" w:rsidRPr="000E4636" w:rsidRDefault="000E4636" w:rsidP="000E4636">
      <w:pPr>
        <w:pStyle w:val="Heading3"/>
        <w:numPr>
          <w:ilvl w:val="2"/>
          <w:numId w:val="80"/>
        </w:numPr>
        <w:rPr>
          <w:rFonts w:ascii="Arial" w:hAnsi="Arial" w:cs="Arial"/>
          <w:b/>
        </w:rPr>
      </w:pPr>
      <w:r w:rsidRPr="000E4636">
        <w:rPr>
          <w:rFonts w:ascii="Arial" w:hAnsi="Arial" w:cs="Arial"/>
          <w:b/>
        </w:rPr>
        <w:t>Regulatory &amp; Compliance Documentation</w:t>
      </w:r>
    </w:p>
    <w:p w14:paraId="0E9D74CD" w14:textId="77777777" w:rsidR="00A26B0D" w:rsidRPr="00A26B0D" w:rsidRDefault="00A26B0D" w:rsidP="00243928">
      <w:pPr>
        <w:numPr>
          <w:ilvl w:val="0"/>
          <w:numId w:val="193"/>
        </w:numPr>
        <w:spacing w:before="120"/>
        <w:rPr>
          <w:rFonts w:cs="Arial"/>
          <w:color w:val="000000"/>
        </w:rPr>
      </w:pPr>
      <w:r w:rsidRPr="00A26B0D">
        <w:rPr>
          <w:rFonts w:cs="Arial"/>
          <w:color w:val="000000"/>
        </w:rPr>
        <w:t>If applicable, include documentation to meet industry-specific regulatory requirements (e.g., ISO standards for warehouse design tools).</w:t>
      </w:r>
    </w:p>
    <w:p w14:paraId="4996A1A2" w14:textId="77777777" w:rsidR="00A26B0D" w:rsidRPr="00A26B0D" w:rsidRDefault="00A26B0D" w:rsidP="00243928">
      <w:pPr>
        <w:numPr>
          <w:ilvl w:val="0"/>
          <w:numId w:val="193"/>
        </w:numPr>
        <w:spacing w:before="120"/>
        <w:rPr>
          <w:rFonts w:cs="Arial"/>
          <w:color w:val="000000"/>
        </w:rPr>
      </w:pPr>
      <w:r w:rsidRPr="00A26B0D">
        <w:rPr>
          <w:rFonts w:cs="Arial"/>
          <w:color w:val="000000"/>
        </w:rPr>
        <w:t>Maintain version-controlled records of release notes, change logs, and known issues.</w:t>
      </w:r>
    </w:p>
    <w:p w14:paraId="32C3906E" w14:textId="620F510E" w:rsidR="00A26B0D" w:rsidRPr="00A26B0D" w:rsidRDefault="00A26B0D" w:rsidP="0016428B">
      <w:pPr>
        <w:pStyle w:val="Heading3"/>
        <w:numPr>
          <w:ilvl w:val="2"/>
          <w:numId w:val="80"/>
        </w:numPr>
        <w:rPr>
          <w:rFonts w:ascii="Arial" w:hAnsi="Arial" w:cs="Arial"/>
          <w:b/>
        </w:rPr>
      </w:pPr>
      <w:r w:rsidRPr="00A26B0D">
        <w:rPr>
          <w:rFonts w:ascii="Arial" w:hAnsi="Arial" w:cs="Arial"/>
          <w:b/>
        </w:rPr>
        <w:t>In-App Help &amp; Tooltips</w:t>
      </w:r>
    </w:p>
    <w:p w14:paraId="138897DE" w14:textId="77777777" w:rsidR="00A26B0D" w:rsidRPr="00A26B0D" w:rsidRDefault="00A26B0D" w:rsidP="00243928">
      <w:pPr>
        <w:numPr>
          <w:ilvl w:val="0"/>
          <w:numId w:val="193"/>
        </w:numPr>
        <w:spacing w:before="120"/>
        <w:rPr>
          <w:rFonts w:cs="Arial"/>
          <w:color w:val="000000"/>
        </w:rPr>
      </w:pPr>
      <w:r w:rsidRPr="00A26B0D">
        <w:rPr>
          <w:rFonts w:cs="Arial"/>
          <w:color w:val="000000"/>
        </w:rPr>
        <w:t>Integrate contextual help within the application via tooltips, info icons, and guided walkthroughs.</w:t>
      </w:r>
    </w:p>
    <w:p w14:paraId="7A36D332" w14:textId="77777777" w:rsidR="00A26B0D" w:rsidRPr="00A26B0D" w:rsidRDefault="00A26B0D" w:rsidP="00243928">
      <w:pPr>
        <w:numPr>
          <w:ilvl w:val="0"/>
          <w:numId w:val="193"/>
        </w:numPr>
        <w:spacing w:before="120"/>
        <w:rPr>
          <w:rFonts w:cs="Arial"/>
          <w:color w:val="000000"/>
        </w:rPr>
      </w:pPr>
      <w:r w:rsidRPr="00A26B0D">
        <w:rPr>
          <w:rFonts w:cs="Arial"/>
          <w:color w:val="000000"/>
        </w:rPr>
        <w:t>Ensure all help content is aligned with the user manual and kept up to date with each release.</w:t>
      </w:r>
    </w:p>
    <w:p w14:paraId="37AF1B14" w14:textId="4592E97B" w:rsidR="000E4636" w:rsidRPr="000E4636" w:rsidRDefault="000E4636" w:rsidP="000E4636">
      <w:pPr>
        <w:pStyle w:val="Heading3"/>
        <w:numPr>
          <w:ilvl w:val="2"/>
          <w:numId w:val="80"/>
        </w:numPr>
        <w:rPr>
          <w:rFonts w:ascii="Arial" w:hAnsi="Arial" w:cs="Arial"/>
          <w:b/>
        </w:rPr>
      </w:pPr>
      <w:r w:rsidRPr="000E4636">
        <w:rPr>
          <w:rFonts w:ascii="Arial" w:hAnsi="Arial" w:cs="Arial"/>
          <w:b/>
        </w:rPr>
        <w:t>Technical Documentation</w:t>
      </w:r>
    </w:p>
    <w:p w14:paraId="2BCB025C" w14:textId="26114715" w:rsidR="000E4636" w:rsidRPr="000E4636" w:rsidRDefault="000E4636" w:rsidP="000E4636">
      <w:pPr>
        <w:spacing w:before="120"/>
        <w:ind w:firstLine="360"/>
        <w:rPr>
          <w:rFonts w:cs="Arial"/>
          <w:color w:val="000000"/>
        </w:rPr>
      </w:pPr>
      <w:r w:rsidRPr="000E4636">
        <w:rPr>
          <w:rFonts w:cs="Arial"/>
          <w:color w:val="000000"/>
        </w:rPr>
        <w:t>For developers, testers, and system integrators.</w:t>
      </w:r>
    </w:p>
    <w:p w14:paraId="6D1D76C4" w14:textId="77777777" w:rsidR="00512176" w:rsidRPr="000E4636" w:rsidRDefault="00512176" w:rsidP="00512176">
      <w:pPr>
        <w:spacing w:before="120"/>
        <w:ind w:firstLine="360"/>
        <w:rPr>
          <w:rFonts w:cs="Arial"/>
          <w:color w:val="000000"/>
        </w:rPr>
      </w:pPr>
    </w:p>
    <w:p w14:paraId="6AF02DF5" w14:textId="77777777" w:rsidR="000E4636" w:rsidRPr="000E4636" w:rsidRDefault="000E4636" w:rsidP="000E4636">
      <w:pPr>
        <w:numPr>
          <w:ilvl w:val="0"/>
          <w:numId w:val="198"/>
        </w:numPr>
        <w:spacing w:before="120"/>
        <w:rPr>
          <w:rFonts w:cs="Arial"/>
          <w:color w:val="000000"/>
        </w:rPr>
      </w:pPr>
      <w:r w:rsidRPr="000E4636">
        <w:rPr>
          <w:rFonts w:cs="Arial"/>
          <w:b/>
          <w:bCs/>
          <w:color w:val="000000"/>
        </w:rPr>
        <w:lastRenderedPageBreak/>
        <w:t>System Architecture Document</w:t>
      </w:r>
      <w:r w:rsidRPr="000E4636">
        <w:rPr>
          <w:rFonts w:cs="Arial"/>
          <w:color w:val="000000"/>
        </w:rPr>
        <w:t>:</w:t>
      </w:r>
    </w:p>
    <w:p w14:paraId="1B20014C" w14:textId="77777777" w:rsidR="000E4636" w:rsidRPr="000E4636" w:rsidRDefault="000E4636" w:rsidP="000E4636">
      <w:pPr>
        <w:numPr>
          <w:ilvl w:val="1"/>
          <w:numId w:val="198"/>
        </w:numPr>
        <w:spacing w:before="120"/>
        <w:rPr>
          <w:rFonts w:cs="Arial"/>
          <w:color w:val="000000"/>
        </w:rPr>
      </w:pPr>
      <w:r w:rsidRPr="000E4636">
        <w:rPr>
          <w:rFonts w:cs="Arial"/>
          <w:color w:val="000000"/>
        </w:rPr>
        <w:t>Overview of backend, frontend, database, and integration layers.</w:t>
      </w:r>
    </w:p>
    <w:p w14:paraId="35DE8CAA" w14:textId="77777777" w:rsidR="000E4636" w:rsidRPr="000E4636" w:rsidRDefault="000E4636" w:rsidP="000E4636">
      <w:pPr>
        <w:numPr>
          <w:ilvl w:val="0"/>
          <w:numId w:val="198"/>
        </w:numPr>
        <w:spacing w:before="120"/>
        <w:rPr>
          <w:rFonts w:cs="Arial"/>
          <w:color w:val="000000"/>
        </w:rPr>
      </w:pPr>
      <w:r w:rsidRPr="000E4636">
        <w:rPr>
          <w:rFonts w:cs="Arial"/>
          <w:b/>
          <w:bCs/>
          <w:color w:val="000000"/>
        </w:rPr>
        <w:t>API Documentation</w:t>
      </w:r>
      <w:r w:rsidRPr="000E4636">
        <w:rPr>
          <w:rFonts w:cs="Arial"/>
          <w:color w:val="000000"/>
        </w:rPr>
        <w:t>:</w:t>
      </w:r>
    </w:p>
    <w:p w14:paraId="35C7173F" w14:textId="77777777" w:rsidR="000E4636" w:rsidRPr="000E4636" w:rsidRDefault="000E4636" w:rsidP="000E4636">
      <w:pPr>
        <w:numPr>
          <w:ilvl w:val="1"/>
          <w:numId w:val="198"/>
        </w:numPr>
        <w:spacing w:before="120"/>
        <w:rPr>
          <w:rFonts w:cs="Arial"/>
          <w:color w:val="000000"/>
        </w:rPr>
      </w:pPr>
      <w:r>
        <w:rPr>
          <w:rFonts w:cs="Arial"/>
          <w:color w:val="000000"/>
        </w:rPr>
        <w:t>If the configurator exposes APIs (e.g., for ERP integration), provide OpenAPI/Swagger specs.</w:t>
      </w:r>
    </w:p>
    <w:p w14:paraId="31D39C49" w14:textId="77777777" w:rsidR="000E4636" w:rsidRPr="000E4636" w:rsidRDefault="000E4636" w:rsidP="000E4636">
      <w:pPr>
        <w:numPr>
          <w:ilvl w:val="0"/>
          <w:numId w:val="198"/>
        </w:numPr>
        <w:spacing w:before="120"/>
        <w:rPr>
          <w:rFonts w:cs="Arial"/>
          <w:color w:val="000000"/>
        </w:rPr>
      </w:pPr>
      <w:r w:rsidRPr="000E4636">
        <w:rPr>
          <w:rFonts w:cs="Arial"/>
          <w:b/>
          <w:bCs/>
          <w:color w:val="000000"/>
        </w:rPr>
        <w:t>Deployment &amp; Configuration Guide</w:t>
      </w:r>
      <w:r w:rsidRPr="000E4636">
        <w:rPr>
          <w:rFonts w:cs="Arial"/>
          <w:color w:val="000000"/>
        </w:rPr>
        <w:t>:</w:t>
      </w:r>
    </w:p>
    <w:p w14:paraId="1E1F728A" w14:textId="77777777" w:rsidR="000E4636" w:rsidRPr="000E4636" w:rsidRDefault="000E4636" w:rsidP="000E4636">
      <w:pPr>
        <w:numPr>
          <w:ilvl w:val="1"/>
          <w:numId w:val="198"/>
        </w:numPr>
        <w:spacing w:before="120"/>
        <w:rPr>
          <w:rFonts w:cs="Arial"/>
          <w:color w:val="000000"/>
        </w:rPr>
      </w:pPr>
      <w:r w:rsidRPr="000E4636">
        <w:rPr>
          <w:rFonts w:cs="Arial"/>
          <w:color w:val="000000"/>
        </w:rPr>
        <w:t>Instructions for setting up the system in different environments (dev, test, prod).</w:t>
      </w:r>
    </w:p>
    <w:p w14:paraId="3779DFB1" w14:textId="77777777" w:rsidR="000E4636" w:rsidRPr="000E4636" w:rsidRDefault="000E4636" w:rsidP="000E4636">
      <w:pPr>
        <w:numPr>
          <w:ilvl w:val="0"/>
          <w:numId w:val="198"/>
        </w:numPr>
        <w:spacing w:before="120"/>
        <w:rPr>
          <w:rFonts w:cs="Arial"/>
          <w:color w:val="000000"/>
        </w:rPr>
      </w:pPr>
      <w:r w:rsidRPr="000E4636">
        <w:rPr>
          <w:rFonts w:cs="Arial"/>
          <w:b/>
          <w:bCs/>
          <w:color w:val="000000"/>
        </w:rPr>
        <w:t>Database Schema &amp; Data Flow Diagrams</w:t>
      </w:r>
      <w:r w:rsidRPr="000E4636">
        <w:rPr>
          <w:rFonts w:cs="Arial"/>
          <w:color w:val="000000"/>
        </w:rPr>
        <w:t>:</w:t>
      </w:r>
    </w:p>
    <w:p w14:paraId="59874EAF" w14:textId="77777777" w:rsidR="000E4636" w:rsidRPr="000E4636" w:rsidRDefault="000E4636" w:rsidP="000E4636">
      <w:pPr>
        <w:numPr>
          <w:ilvl w:val="1"/>
          <w:numId w:val="198"/>
        </w:numPr>
        <w:spacing w:before="120"/>
        <w:rPr>
          <w:rFonts w:cs="Arial"/>
          <w:color w:val="000000"/>
        </w:rPr>
      </w:pPr>
      <w:r w:rsidRPr="000E4636">
        <w:rPr>
          <w:rFonts w:cs="Arial"/>
          <w:color w:val="000000"/>
        </w:rPr>
        <w:t>For understanding how configuration data is stored and processed.</w:t>
      </w:r>
    </w:p>
    <w:p w14:paraId="7C3716A5" w14:textId="176EDD27" w:rsidR="00D41A38" w:rsidRPr="00635BEA" w:rsidRDefault="00D41A38" w:rsidP="003B619B">
      <w:pPr>
        <w:spacing w:before="120"/>
        <w:rPr>
          <w:rFonts w:cs="Arial"/>
          <w:color w:val="000000"/>
        </w:rPr>
      </w:pPr>
    </w:p>
    <w:p w14:paraId="5E2F12F5" w14:textId="51BF8022" w:rsidR="003B619B" w:rsidRPr="004214A3" w:rsidRDefault="003B619B" w:rsidP="004214A3">
      <w:pPr>
        <w:pStyle w:val="Heading2"/>
        <w:numPr>
          <w:ilvl w:val="1"/>
          <w:numId w:val="80"/>
        </w:numPr>
        <w:rPr>
          <w:rFonts w:ascii="Arial" w:hAnsi="Arial" w:cs="Arial"/>
          <w:b/>
        </w:rPr>
      </w:pPr>
      <w:bookmarkStart w:id="192" w:name="_Toc265244903"/>
      <w:bookmarkStart w:id="193" w:name="_Toc267402536"/>
      <w:bookmarkStart w:id="194" w:name="_Toc209523257"/>
      <w:r w:rsidRPr="00E462AD">
        <w:rPr>
          <w:rFonts w:ascii="Arial" w:hAnsi="Arial" w:cs="Arial"/>
          <w:b/>
        </w:rPr>
        <w:t>Miscellaneous Product Requirements</w:t>
      </w:r>
      <w:bookmarkEnd w:id="192"/>
      <w:bookmarkEnd w:id="193"/>
      <w:bookmarkEnd w:id="194"/>
    </w:p>
    <w:p w14:paraId="7AD5017B" w14:textId="41A4748A" w:rsidR="00453876" w:rsidRPr="00453876" w:rsidRDefault="00453876" w:rsidP="00453876">
      <w:pPr>
        <w:pStyle w:val="Heading3"/>
        <w:numPr>
          <w:ilvl w:val="2"/>
          <w:numId w:val="80"/>
        </w:numPr>
        <w:rPr>
          <w:rFonts w:ascii="Arial" w:hAnsi="Arial" w:cs="Arial"/>
          <w:b/>
        </w:rPr>
      </w:pPr>
      <w:r w:rsidRPr="00453876">
        <w:rPr>
          <w:rFonts w:ascii="Arial" w:hAnsi="Arial" w:cs="Arial"/>
          <w:b/>
        </w:rPr>
        <w:t>Customization &amp; Extensibility</w:t>
      </w:r>
    </w:p>
    <w:p w14:paraId="58A6CAB0" w14:textId="77777777" w:rsidR="00453876" w:rsidRPr="00453876" w:rsidRDefault="00453876" w:rsidP="00453876">
      <w:pPr>
        <w:numPr>
          <w:ilvl w:val="0"/>
          <w:numId w:val="223"/>
        </w:numPr>
        <w:rPr>
          <w:rFonts w:cs="Arial"/>
        </w:rPr>
      </w:pPr>
      <w:r w:rsidRPr="00453876">
        <w:rPr>
          <w:rFonts w:cs="Arial"/>
          <w:b/>
          <w:bCs/>
        </w:rPr>
        <w:t>Configurable Rules Engine</w:t>
      </w:r>
      <w:r w:rsidRPr="00453876">
        <w:rPr>
          <w:rFonts w:cs="Arial"/>
        </w:rPr>
        <w:t>:</w:t>
      </w:r>
    </w:p>
    <w:p w14:paraId="11BA9749" w14:textId="77777777" w:rsidR="00453876" w:rsidRDefault="00453876" w:rsidP="00453876">
      <w:pPr>
        <w:numPr>
          <w:ilvl w:val="1"/>
          <w:numId w:val="223"/>
        </w:numPr>
        <w:rPr>
          <w:rFonts w:cs="Arial"/>
        </w:rPr>
      </w:pPr>
      <w:r w:rsidRPr="00453876">
        <w:rPr>
          <w:rFonts w:cs="Arial"/>
        </w:rPr>
        <w:t>Allow business logic (e.g., load limits, spacing rules) to be updated without code changes.</w:t>
      </w:r>
    </w:p>
    <w:p w14:paraId="7F09236B" w14:textId="77777777" w:rsidR="00344931" w:rsidRPr="00453876" w:rsidRDefault="00344931" w:rsidP="00344931">
      <w:pPr>
        <w:ind w:left="1440"/>
        <w:rPr>
          <w:rFonts w:cs="Arial"/>
        </w:rPr>
      </w:pPr>
    </w:p>
    <w:p w14:paraId="3E4A7ABA" w14:textId="77777777" w:rsidR="00453876" w:rsidRPr="00453876" w:rsidRDefault="00453876" w:rsidP="00453876">
      <w:pPr>
        <w:numPr>
          <w:ilvl w:val="0"/>
          <w:numId w:val="223"/>
        </w:numPr>
        <w:rPr>
          <w:rFonts w:cs="Arial"/>
        </w:rPr>
      </w:pPr>
      <w:r w:rsidRPr="00453876">
        <w:rPr>
          <w:rFonts w:cs="Arial"/>
          <w:b/>
          <w:bCs/>
        </w:rPr>
        <w:t>Plugin Architecture</w:t>
      </w:r>
      <w:r w:rsidRPr="00453876">
        <w:rPr>
          <w:rFonts w:cs="Arial"/>
        </w:rPr>
        <w:t>:</w:t>
      </w:r>
    </w:p>
    <w:p w14:paraId="17A477B1" w14:textId="00BDEFA2" w:rsidR="00453876" w:rsidRDefault="00453876" w:rsidP="00453876">
      <w:pPr>
        <w:numPr>
          <w:ilvl w:val="1"/>
          <w:numId w:val="223"/>
        </w:numPr>
        <w:rPr>
          <w:rFonts w:cs="Arial"/>
        </w:rPr>
      </w:pPr>
      <w:r w:rsidRPr="00453876">
        <w:rPr>
          <w:rFonts w:cs="Arial"/>
        </w:rPr>
        <w:t>Support for adding new modules (e.g., mezzanine design, safety accessories) in future phases.</w:t>
      </w:r>
    </w:p>
    <w:p w14:paraId="62ED6C7F" w14:textId="6263576E" w:rsidR="00453876" w:rsidRPr="00453876" w:rsidRDefault="00453876" w:rsidP="00453876">
      <w:pPr>
        <w:pStyle w:val="Heading3"/>
        <w:numPr>
          <w:ilvl w:val="2"/>
          <w:numId w:val="80"/>
        </w:numPr>
        <w:rPr>
          <w:rFonts w:ascii="Arial" w:hAnsi="Arial" w:cs="Arial"/>
          <w:b/>
        </w:rPr>
      </w:pPr>
      <w:r w:rsidRPr="00453876">
        <w:rPr>
          <w:rFonts w:ascii="Arial" w:hAnsi="Arial" w:cs="Arial"/>
          <w:b/>
        </w:rPr>
        <w:t>Legal &amp; IP Protection</w:t>
      </w:r>
    </w:p>
    <w:p w14:paraId="49683B59" w14:textId="77777777" w:rsidR="00453876" w:rsidRPr="00453876" w:rsidRDefault="00453876" w:rsidP="00453876">
      <w:pPr>
        <w:numPr>
          <w:ilvl w:val="0"/>
          <w:numId w:val="226"/>
        </w:numPr>
        <w:rPr>
          <w:rFonts w:cs="Arial"/>
        </w:rPr>
      </w:pPr>
      <w:r w:rsidRPr="00453876">
        <w:rPr>
          <w:rFonts w:cs="Arial"/>
          <w:b/>
          <w:bCs/>
        </w:rPr>
        <w:t>Design Ownership</w:t>
      </w:r>
      <w:r w:rsidRPr="00453876">
        <w:rPr>
          <w:rFonts w:cs="Arial"/>
        </w:rPr>
        <w:t>:</w:t>
      </w:r>
    </w:p>
    <w:p w14:paraId="3EB99ECC" w14:textId="77777777" w:rsidR="00453876" w:rsidRPr="00453876" w:rsidRDefault="00453876" w:rsidP="00453876">
      <w:pPr>
        <w:numPr>
          <w:ilvl w:val="1"/>
          <w:numId w:val="226"/>
        </w:numPr>
        <w:rPr>
          <w:rFonts w:cs="Arial"/>
        </w:rPr>
      </w:pPr>
      <w:r w:rsidRPr="00453876">
        <w:rPr>
          <w:rFonts w:cs="Arial"/>
        </w:rPr>
        <w:t>Clearly define IP rights for generated configurations and drawings.</w:t>
      </w:r>
    </w:p>
    <w:p w14:paraId="720DCD4D" w14:textId="77777777" w:rsidR="00453876" w:rsidRPr="00453876" w:rsidRDefault="00453876" w:rsidP="00453876">
      <w:pPr>
        <w:numPr>
          <w:ilvl w:val="0"/>
          <w:numId w:val="226"/>
        </w:numPr>
        <w:rPr>
          <w:rFonts w:cs="Arial"/>
        </w:rPr>
      </w:pPr>
      <w:r w:rsidRPr="00453876">
        <w:rPr>
          <w:rFonts w:cs="Arial"/>
          <w:b/>
          <w:bCs/>
        </w:rPr>
        <w:t>License Enforcement</w:t>
      </w:r>
      <w:r w:rsidRPr="00453876">
        <w:rPr>
          <w:rFonts w:cs="Arial"/>
        </w:rPr>
        <w:t>:</w:t>
      </w:r>
    </w:p>
    <w:p w14:paraId="1689F0F8" w14:textId="77777777" w:rsidR="00453876" w:rsidRPr="00453876" w:rsidRDefault="00453876" w:rsidP="00453876">
      <w:pPr>
        <w:numPr>
          <w:ilvl w:val="1"/>
          <w:numId w:val="226"/>
        </w:numPr>
        <w:rPr>
          <w:rFonts w:cs="Arial"/>
        </w:rPr>
      </w:pPr>
      <w:r w:rsidRPr="00453876">
        <w:rPr>
          <w:rFonts w:cs="Arial"/>
        </w:rPr>
        <w:t>Prevent unauthorized use or duplication of the configurator.</w:t>
      </w:r>
    </w:p>
    <w:p w14:paraId="44EE2672" w14:textId="76109B58" w:rsidR="00453876" w:rsidRPr="00453876" w:rsidRDefault="00453876" w:rsidP="00453876">
      <w:pPr>
        <w:rPr>
          <w:rFonts w:cs="Arial"/>
        </w:rPr>
      </w:pPr>
    </w:p>
    <w:p w14:paraId="7F45C0C5" w14:textId="55E17643" w:rsidR="00453876" w:rsidRPr="00453876" w:rsidRDefault="00453876" w:rsidP="00453876">
      <w:pPr>
        <w:pStyle w:val="Heading3"/>
        <w:numPr>
          <w:ilvl w:val="2"/>
          <w:numId w:val="80"/>
        </w:numPr>
        <w:rPr>
          <w:rFonts w:ascii="Arial" w:hAnsi="Arial" w:cs="Arial"/>
          <w:b/>
        </w:rPr>
      </w:pPr>
      <w:r w:rsidRPr="00453876">
        <w:rPr>
          <w:rFonts w:ascii="Arial" w:hAnsi="Arial" w:cs="Arial"/>
          <w:b/>
        </w:rPr>
        <w:t>Offline Backup &amp; Recovery</w:t>
      </w:r>
    </w:p>
    <w:p w14:paraId="32015235" w14:textId="77777777" w:rsidR="00453876" w:rsidRPr="00453876" w:rsidRDefault="00453876" w:rsidP="00453876">
      <w:pPr>
        <w:numPr>
          <w:ilvl w:val="0"/>
          <w:numId w:val="227"/>
        </w:numPr>
        <w:rPr>
          <w:rFonts w:cs="Arial"/>
        </w:rPr>
      </w:pPr>
      <w:r w:rsidRPr="00453876">
        <w:rPr>
          <w:rFonts w:cs="Arial"/>
          <w:b/>
          <w:bCs/>
        </w:rPr>
        <w:t>Auto-Save &amp; Recovery</w:t>
      </w:r>
      <w:r w:rsidRPr="00453876">
        <w:rPr>
          <w:rFonts w:cs="Arial"/>
        </w:rPr>
        <w:t>:</w:t>
      </w:r>
    </w:p>
    <w:p w14:paraId="63DEA24C" w14:textId="6C773DD0" w:rsidR="00155107" w:rsidRPr="00351A8A" w:rsidRDefault="00453876">
      <w:pPr>
        <w:numPr>
          <w:ilvl w:val="1"/>
          <w:numId w:val="227"/>
        </w:numPr>
        <w:spacing w:before="120"/>
        <w:rPr>
          <w:color w:val="000000"/>
        </w:rPr>
      </w:pPr>
      <w:r w:rsidRPr="00147418">
        <w:rPr>
          <w:rFonts w:cs="Arial"/>
        </w:rPr>
        <w:t>Save progress periodically to prevent data loss.</w:t>
      </w:r>
      <w:bookmarkEnd w:id="51"/>
    </w:p>
    <w:p w14:paraId="348CB0D9" w14:textId="77777777" w:rsidR="00351A8A" w:rsidRDefault="00351A8A" w:rsidP="00351A8A">
      <w:pPr>
        <w:spacing w:before="120"/>
        <w:rPr>
          <w:rFonts w:cs="Arial"/>
        </w:rPr>
      </w:pPr>
    </w:p>
    <w:p w14:paraId="6A8361F2" w14:textId="450B97FF" w:rsidR="00351A8A" w:rsidRDefault="00351A8A" w:rsidP="00351A8A">
      <w:pPr>
        <w:pStyle w:val="Heading1"/>
        <w:numPr>
          <w:ilvl w:val="0"/>
          <w:numId w:val="80"/>
        </w:numPr>
        <w:rPr>
          <w:rFonts w:ascii="Arial" w:eastAsia="MS Mincho" w:hAnsi="Arial" w:cs="Arial"/>
          <w:b/>
          <w:sz w:val="24"/>
          <w:szCs w:val="24"/>
        </w:rPr>
      </w:pPr>
      <w:r>
        <w:rPr>
          <w:rFonts w:ascii="Arial" w:eastAsia="MS Mincho" w:hAnsi="Arial" w:cs="Arial"/>
          <w:b/>
          <w:sz w:val="24"/>
          <w:szCs w:val="24"/>
        </w:rPr>
        <w:t>Out Of Scope Requirements</w:t>
      </w:r>
      <w:r w:rsidRPr="006666AB">
        <w:rPr>
          <w:rFonts w:ascii="Arial" w:eastAsia="MS Mincho" w:hAnsi="Arial" w:cs="Arial"/>
          <w:b/>
          <w:sz w:val="24"/>
          <w:szCs w:val="24"/>
        </w:rPr>
        <w:t xml:space="preserve"> </w:t>
      </w:r>
    </w:p>
    <w:p w14:paraId="5DC515D1" w14:textId="77777777" w:rsidR="00C87F86" w:rsidRPr="00C87F86" w:rsidRDefault="00C87F86" w:rsidP="00C87F86">
      <w:pPr>
        <w:numPr>
          <w:ilvl w:val="1"/>
          <w:numId w:val="227"/>
        </w:numPr>
        <w:spacing w:before="120"/>
        <w:rPr>
          <w:rFonts w:cs="Arial"/>
        </w:rPr>
      </w:pPr>
      <w:r w:rsidRPr="00C87F86">
        <w:rPr>
          <w:rFonts w:cs="Arial"/>
        </w:rPr>
        <w:t>Infrastructure related to any services (cloud and on-premises), provisioning of HW/SW and infra readiness.</w:t>
      </w:r>
    </w:p>
    <w:p w14:paraId="6CE2EB09" w14:textId="77777777" w:rsidR="00C87F86" w:rsidRPr="00C87F86" w:rsidRDefault="00C87F86" w:rsidP="00C87F86">
      <w:pPr>
        <w:numPr>
          <w:ilvl w:val="1"/>
          <w:numId w:val="227"/>
        </w:numPr>
        <w:spacing w:before="120"/>
        <w:rPr>
          <w:rFonts w:cs="Arial"/>
        </w:rPr>
      </w:pPr>
      <w:r w:rsidRPr="00C87F86">
        <w:rPr>
          <w:rFonts w:cs="Arial"/>
        </w:rPr>
        <w:t>Rest of the Product Groups</w:t>
      </w:r>
    </w:p>
    <w:p w14:paraId="585F98A0" w14:textId="77777777" w:rsidR="00C87F86" w:rsidRPr="00C87F86" w:rsidRDefault="00C87F86" w:rsidP="00C87F86">
      <w:pPr>
        <w:numPr>
          <w:ilvl w:val="1"/>
          <w:numId w:val="227"/>
        </w:numPr>
        <w:spacing w:before="120"/>
        <w:rPr>
          <w:rFonts w:cs="Arial"/>
        </w:rPr>
      </w:pPr>
      <w:r w:rsidRPr="00C87F86">
        <w:rPr>
          <w:rFonts w:cs="Arial"/>
        </w:rPr>
        <w:t>All Hardware and Software and related licenses.</w:t>
      </w:r>
    </w:p>
    <w:p w14:paraId="666F22BD" w14:textId="77777777" w:rsidR="00C87F86" w:rsidRPr="00C87F86" w:rsidRDefault="00C87F86" w:rsidP="00C87F86">
      <w:pPr>
        <w:numPr>
          <w:ilvl w:val="1"/>
          <w:numId w:val="227"/>
        </w:numPr>
        <w:spacing w:before="120"/>
        <w:rPr>
          <w:rFonts w:cs="Arial"/>
        </w:rPr>
      </w:pPr>
      <w:commentRangeStart w:id="195"/>
      <w:r w:rsidRPr="00C87F86">
        <w:rPr>
          <w:rFonts w:cs="Arial"/>
        </w:rPr>
        <w:t>Mobile / tab friendly user interface.</w:t>
      </w:r>
      <w:commentRangeEnd w:id="195"/>
      <w:r w:rsidR="00B16564">
        <w:rPr>
          <w:rStyle w:val="CommentReference"/>
        </w:rPr>
        <w:commentReference w:id="195"/>
      </w:r>
    </w:p>
    <w:p w14:paraId="5094AD16" w14:textId="77777777" w:rsidR="00C87F86" w:rsidRPr="00C87F86" w:rsidRDefault="00C87F86" w:rsidP="00C87F86">
      <w:pPr>
        <w:numPr>
          <w:ilvl w:val="1"/>
          <w:numId w:val="227"/>
        </w:numPr>
        <w:spacing w:before="120"/>
        <w:rPr>
          <w:rFonts w:cs="Arial"/>
        </w:rPr>
      </w:pPr>
      <w:r w:rsidRPr="00C87F86">
        <w:rPr>
          <w:rFonts w:cs="Arial"/>
        </w:rPr>
        <w:t>Data Migration.</w:t>
      </w:r>
    </w:p>
    <w:p w14:paraId="72C10B91" w14:textId="69090CBA" w:rsidR="00C87F86" w:rsidRPr="00C87F86" w:rsidRDefault="00C87F86" w:rsidP="00C87F86">
      <w:pPr>
        <w:numPr>
          <w:ilvl w:val="1"/>
          <w:numId w:val="227"/>
        </w:numPr>
        <w:spacing w:before="120"/>
        <w:rPr>
          <w:rFonts w:cs="Arial"/>
        </w:rPr>
      </w:pPr>
      <w:commentRangeStart w:id="196"/>
      <w:commentRangeStart w:id="197"/>
      <w:r w:rsidRPr="00C87F86">
        <w:rPr>
          <w:rFonts w:cs="Arial"/>
        </w:rPr>
        <w:t>S</w:t>
      </w:r>
      <w:r w:rsidR="00230BAE">
        <w:rPr>
          <w:rFonts w:cs="Arial"/>
        </w:rPr>
        <w:t>ocial</w:t>
      </w:r>
      <w:commentRangeEnd w:id="196"/>
      <w:r>
        <w:rPr>
          <w:rStyle w:val="CommentReference"/>
        </w:rPr>
        <w:commentReference w:id="196"/>
      </w:r>
      <w:commentRangeEnd w:id="197"/>
      <w:r w:rsidR="00230BAE">
        <w:rPr>
          <w:rStyle w:val="CommentReference"/>
        </w:rPr>
        <w:commentReference w:id="197"/>
      </w:r>
      <w:r w:rsidRPr="00C87F86">
        <w:rPr>
          <w:rFonts w:cs="Arial"/>
        </w:rPr>
        <w:t xml:space="preserve"> sign on.</w:t>
      </w:r>
    </w:p>
    <w:p w14:paraId="72E5AD10" w14:textId="77777777" w:rsidR="00C87F86" w:rsidRPr="00C87F86" w:rsidRDefault="00C87F86" w:rsidP="00C87F86">
      <w:pPr>
        <w:numPr>
          <w:ilvl w:val="1"/>
          <w:numId w:val="227"/>
        </w:numPr>
        <w:spacing w:before="120"/>
        <w:rPr>
          <w:rFonts w:cs="Arial"/>
        </w:rPr>
      </w:pPr>
      <w:r w:rsidRPr="00C87F86">
        <w:rPr>
          <w:rFonts w:cs="Arial"/>
        </w:rPr>
        <w:lastRenderedPageBreak/>
        <w:t>Any Integration with any other software interfaces (ERP/PLM/CRM).</w:t>
      </w:r>
    </w:p>
    <w:p w14:paraId="702D3486" w14:textId="77777777" w:rsidR="00C87F86" w:rsidRPr="00C87F86" w:rsidRDefault="00C87F86" w:rsidP="00C87F86">
      <w:pPr>
        <w:numPr>
          <w:ilvl w:val="1"/>
          <w:numId w:val="227"/>
        </w:numPr>
        <w:spacing w:before="120"/>
        <w:rPr>
          <w:rFonts w:cs="Arial"/>
        </w:rPr>
      </w:pPr>
      <w:r w:rsidRPr="00C87F86">
        <w:rPr>
          <w:rFonts w:cs="Arial"/>
        </w:rPr>
        <w:t>Any procurement or procurement of license and related services.</w:t>
      </w:r>
    </w:p>
    <w:p w14:paraId="1144E04F" w14:textId="77777777" w:rsidR="00C87F86" w:rsidRPr="00C87F86" w:rsidRDefault="00C87F86" w:rsidP="00C87F86">
      <w:pPr>
        <w:numPr>
          <w:ilvl w:val="1"/>
          <w:numId w:val="227"/>
        </w:numPr>
        <w:spacing w:before="120"/>
        <w:rPr>
          <w:rFonts w:cs="Arial"/>
        </w:rPr>
      </w:pPr>
      <w:r w:rsidRPr="00C87F86">
        <w:rPr>
          <w:rFonts w:cs="Arial"/>
        </w:rPr>
        <w:t>Full blown Organization change management.</w:t>
      </w:r>
    </w:p>
    <w:p w14:paraId="1A5DF245" w14:textId="77777777" w:rsidR="00C87F86" w:rsidRPr="00C87F86" w:rsidRDefault="00C87F86" w:rsidP="00C87F86">
      <w:pPr>
        <w:numPr>
          <w:ilvl w:val="1"/>
          <w:numId w:val="227"/>
        </w:numPr>
        <w:spacing w:before="120"/>
        <w:rPr>
          <w:rFonts w:cs="Arial"/>
        </w:rPr>
      </w:pPr>
      <w:r w:rsidRPr="00C87F86">
        <w:rPr>
          <w:rFonts w:cs="Arial"/>
        </w:rPr>
        <w:t>Decommissioning of the existing configurator.</w:t>
      </w:r>
    </w:p>
    <w:p w14:paraId="2124040E" w14:textId="77777777" w:rsidR="00C87F86" w:rsidRPr="00C87F86" w:rsidRDefault="00C87F86" w:rsidP="00C87F86">
      <w:pPr>
        <w:numPr>
          <w:ilvl w:val="1"/>
          <w:numId w:val="227"/>
        </w:numPr>
        <w:spacing w:before="120"/>
        <w:rPr>
          <w:rFonts w:cs="Arial"/>
        </w:rPr>
      </w:pPr>
      <w:r w:rsidRPr="00C87F86">
        <w:rPr>
          <w:rFonts w:cs="Arial"/>
        </w:rPr>
        <w:t>Analysis and systems study which is not mentioned in scope or RFP.</w:t>
      </w:r>
    </w:p>
    <w:p w14:paraId="7DBC4F65" w14:textId="77777777" w:rsidR="00C87F86" w:rsidRPr="00C87F86" w:rsidRDefault="00C87F86" w:rsidP="00C87F86">
      <w:pPr>
        <w:numPr>
          <w:ilvl w:val="1"/>
          <w:numId w:val="227"/>
        </w:numPr>
        <w:spacing w:before="120"/>
        <w:rPr>
          <w:rFonts w:cs="Arial"/>
        </w:rPr>
      </w:pPr>
      <w:r w:rsidRPr="00C87F86">
        <w:rPr>
          <w:rFonts w:cs="Arial"/>
        </w:rPr>
        <w:t>Installation/Configuration/development/testing/support of any system which is not mentioned in scope.</w:t>
      </w:r>
    </w:p>
    <w:p w14:paraId="3C3ECC61" w14:textId="77777777" w:rsidR="00C87F86" w:rsidRPr="00C87F86" w:rsidRDefault="00C87F86" w:rsidP="00C87F86">
      <w:pPr>
        <w:numPr>
          <w:ilvl w:val="1"/>
          <w:numId w:val="227"/>
        </w:numPr>
        <w:spacing w:before="120"/>
        <w:rPr>
          <w:rFonts w:cs="Arial"/>
        </w:rPr>
      </w:pPr>
      <w:r w:rsidRPr="00C87F86">
        <w:rPr>
          <w:rFonts w:cs="Arial"/>
        </w:rPr>
        <w:t>Any customized interfaces (which are not mentioned in scope).</w:t>
      </w:r>
    </w:p>
    <w:p w14:paraId="50337449" w14:textId="77777777" w:rsidR="00C87F86" w:rsidRPr="00C87F86" w:rsidRDefault="00C87F86" w:rsidP="00C87F86">
      <w:pPr>
        <w:numPr>
          <w:ilvl w:val="1"/>
          <w:numId w:val="227"/>
        </w:numPr>
        <w:spacing w:before="120"/>
        <w:rPr>
          <w:rFonts w:cs="Arial"/>
        </w:rPr>
      </w:pPr>
      <w:r w:rsidRPr="00C87F86">
        <w:rPr>
          <w:rFonts w:cs="Arial"/>
        </w:rPr>
        <w:t>Any kind of new requirement development without CR.</w:t>
      </w:r>
    </w:p>
    <w:p w14:paraId="6101068F" w14:textId="77777777" w:rsidR="00C87F86" w:rsidRPr="00C87F86" w:rsidRDefault="00C87F86" w:rsidP="00C87F86">
      <w:pPr>
        <w:numPr>
          <w:ilvl w:val="1"/>
          <w:numId w:val="227"/>
        </w:numPr>
        <w:spacing w:before="120"/>
        <w:rPr>
          <w:rFonts w:cs="Arial"/>
        </w:rPr>
      </w:pPr>
      <w:r w:rsidRPr="00C87F86">
        <w:rPr>
          <w:rFonts w:cs="Arial"/>
        </w:rPr>
        <w:t>Gen AI/Data Analytics/Data Migration/AI/ML Model development.</w:t>
      </w:r>
    </w:p>
    <w:p w14:paraId="7F658751" w14:textId="7B89C64C" w:rsidR="00C87F86" w:rsidRPr="00C87F86" w:rsidRDefault="00C87F86" w:rsidP="00C87F86">
      <w:pPr>
        <w:numPr>
          <w:ilvl w:val="1"/>
          <w:numId w:val="227"/>
        </w:numPr>
        <w:spacing w:before="120"/>
        <w:rPr>
          <w:rFonts w:cs="Arial"/>
        </w:rPr>
      </w:pPr>
      <w:commentRangeStart w:id="198"/>
      <w:r w:rsidRPr="00C87F86">
        <w:rPr>
          <w:rFonts w:cs="Arial"/>
        </w:rPr>
        <w:t>Cybersecurity and vulnerability related activities/Disaster recovery.</w:t>
      </w:r>
      <w:commentRangeEnd w:id="198"/>
      <w:r>
        <w:rPr>
          <w:rStyle w:val="CommentReference"/>
        </w:rPr>
        <w:commentReference w:id="198"/>
      </w:r>
    </w:p>
    <w:p w14:paraId="750539CA" w14:textId="77777777" w:rsidR="00C87F86" w:rsidRPr="00C87F86" w:rsidRDefault="00C87F86" w:rsidP="00C87F86">
      <w:pPr>
        <w:numPr>
          <w:ilvl w:val="1"/>
          <w:numId w:val="227"/>
        </w:numPr>
        <w:spacing w:before="120"/>
        <w:rPr>
          <w:rFonts w:cs="Arial"/>
        </w:rPr>
      </w:pPr>
      <w:r w:rsidRPr="00C87F86">
        <w:rPr>
          <w:rFonts w:cs="Arial"/>
        </w:rPr>
        <w:t>Enterprise-wide cloud connectivity and reporting.</w:t>
      </w:r>
    </w:p>
    <w:p w14:paraId="6486F4E3" w14:textId="77777777" w:rsidR="00C87F86" w:rsidRPr="00C87F86" w:rsidRDefault="00C87F86" w:rsidP="00C87F86">
      <w:pPr>
        <w:numPr>
          <w:ilvl w:val="1"/>
          <w:numId w:val="227"/>
        </w:numPr>
        <w:spacing w:before="120"/>
        <w:rPr>
          <w:rFonts w:cs="Arial"/>
        </w:rPr>
      </w:pPr>
      <w:r w:rsidRPr="00C87F86">
        <w:rPr>
          <w:rFonts w:cs="Arial"/>
        </w:rPr>
        <w:t>Any service not mentioned in this document is not scope of work.</w:t>
      </w:r>
    </w:p>
    <w:p w14:paraId="7D30898B" w14:textId="0245919B" w:rsidR="00351A8A" w:rsidRDefault="00C87F86" w:rsidP="00C87F86">
      <w:pPr>
        <w:numPr>
          <w:ilvl w:val="1"/>
          <w:numId w:val="227"/>
        </w:numPr>
        <w:spacing w:before="120"/>
        <w:rPr>
          <w:rFonts w:cs="Arial"/>
        </w:rPr>
      </w:pPr>
      <w:r w:rsidRPr="00C87F86">
        <w:rPr>
          <w:rFonts w:cs="Arial"/>
        </w:rPr>
        <w:t>Rollout and larger scope of adoption is not in scope</w:t>
      </w:r>
      <w:r w:rsidR="00163874">
        <w:rPr>
          <w:rFonts w:cs="Arial"/>
        </w:rPr>
        <w:t>.</w:t>
      </w:r>
    </w:p>
    <w:p w14:paraId="503C4F88" w14:textId="3B95DC25" w:rsidR="009677C4" w:rsidRPr="009677C4" w:rsidRDefault="009677C4">
      <w:pPr>
        <w:numPr>
          <w:ilvl w:val="1"/>
          <w:numId w:val="227"/>
        </w:numPr>
        <w:spacing w:before="120"/>
        <w:rPr>
          <w:rFonts w:cs="Arial"/>
        </w:rPr>
      </w:pPr>
      <w:r w:rsidRPr="009677C4">
        <w:rPr>
          <w:rFonts w:cs="Arial"/>
        </w:rPr>
        <w:t>The system shall integrate Copilot or equivalent LLM services to support intelligent querying, summarization, and automation tasks.</w:t>
      </w:r>
    </w:p>
    <w:p w14:paraId="5E243B33" w14:textId="77777777" w:rsidR="009677C4" w:rsidRDefault="009677C4" w:rsidP="009677C4">
      <w:pPr>
        <w:numPr>
          <w:ilvl w:val="1"/>
          <w:numId w:val="227"/>
        </w:numPr>
        <w:spacing w:before="120"/>
        <w:rPr>
          <w:rFonts w:cs="Arial"/>
        </w:rPr>
      </w:pPr>
      <w:r w:rsidRPr="009677C4">
        <w:rPr>
          <w:rFonts w:cs="Arial"/>
        </w:rPr>
        <w:t>The system shall support parallel execution of LLM tasks to optimize performance for batch processing and multi-request scenarios.</w:t>
      </w:r>
    </w:p>
    <w:p w14:paraId="2B345EC7" w14:textId="77777777" w:rsidR="00C1725E" w:rsidRPr="00C1725E" w:rsidRDefault="00C1725E" w:rsidP="00C1725E">
      <w:pPr>
        <w:numPr>
          <w:ilvl w:val="1"/>
          <w:numId w:val="227"/>
        </w:numPr>
        <w:spacing w:before="120"/>
        <w:rPr>
          <w:rFonts w:cs="Arial"/>
        </w:rPr>
      </w:pPr>
      <w:r w:rsidRPr="00C1725E">
        <w:rPr>
          <w:rFonts w:cs="Arial"/>
        </w:rPr>
        <w:t>The system shall support walkthroughs and HD rendering.</w:t>
      </w:r>
    </w:p>
    <w:p w14:paraId="475ABA9E" w14:textId="77777777" w:rsidR="003060E6" w:rsidRDefault="003060E6" w:rsidP="003060E6">
      <w:pPr>
        <w:numPr>
          <w:ilvl w:val="1"/>
          <w:numId w:val="227"/>
        </w:numPr>
        <w:spacing w:before="120"/>
        <w:rPr>
          <w:rFonts w:cs="Arial"/>
        </w:rPr>
      </w:pPr>
      <w:r w:rsidRPr="00495ED3">
        <w:rPr>
          <w:rFonts w:cs="Arial"/>
        </w:rPr>
        <w:t>The system shall support deployment on public or hybrid cloud models, with options for multi-region availability and disaster recovery.</w:t>
      </w:r>
    </w:p>
    <w:p w14:paraId="7D37A337" w14:textId="77777777" w:rsidR="00DD6A5F" w:rsidRPr="00DD6A5F" w:rsidRDefault="00DD6A5F" w:rsidP="00DD6A5F">
      <w:pPr>
        <w:numPr>
          <w:ilvl w:val="1"/>
          <w:numId w:val="227"/>
        </w:numPr>
        <w:spacing w:before="120"/>
        <w:rPr>
          <w:rFonts w:cs="Arial"/>
        </w:rPr>
      </w:pPr>
      <w:r w:rsidRPr="00DD6A5F">
        <w:rPr>
          <w:rFonts w:cs="Arial"/>
        </w:rPr>
        <w:t>The system shall provide dynamic section planes within the 3D scene for interactive slicing and integrated measurement tools to calculate distances, angles, and areas between selected points or objects.</w:t>
      </w:r>
    </w:p>
    <w:p w14:paraId="5A7D7A6D" w14:textId="77777777" w:rsidR="00DD6A5F" w:rsidRPr="00DD6A5F" w:rsidRDefault="00DD6A5F" w:rsidP="00DD6A5F">
      <w:pPr>
        <w:numPr>
          <w:ilvl w:val="1"/>
          <w:numId w:val="227"/>
        </w:numPr>
        <w:spacing w:before="120"/>
        <w:rPr>
          <w:rFonts w:cs="Arial"/>
        </w:rPr>
      </w:pPr>
      <w:r w:rsidRPr="00DD6A5F">
        <w:rPr>
          <w:rFonts w:cs="Arial"/>
        </w:rPr>
        <w:t>The system shall support management of regional and tiered price books with configurable effectivity windows, enabling location-specific and customer-tier pricing strategies while maintaining historical pricing data for audit and compliance.</w:t>
      </w:r>
    </w:p>
    <w:p w14:paraId="1ACE94C5" w14:textId="77777777" w:rsidR="00DD6A5F" w:rsidRPr="00DD6A5F" w:rsidRDefault="00DD6A5F" w:rsidP="00DD6A5F">
      <w:pPr>
        <w:numPr>
          <w:ilvl w:val="1"/>
          <w:numId w:val="227"/>
        </w:numPr>
        <w:spacing w:before="120"/>
        <w:rPr>
          <w:rFonts w:cs="Arial"/>
        </w:rPr>
      </w:pPr>
      <w:r w:rsidRPr="00DD6A5F">
        <w:rPr>
          <w:rFonts w:cs="Arial"/>
        </w:rPr>
        <w:t>The system shall provide guided checklists for step-by-step task execution and sandboxed practice projects to enable users to learn and experiment in a safe, isolated environment.</w:t>
      </w:r>
    </w:p>
    <w:p w14:paraId="022E15FF" w14:textId="77777777" w:rsidR="00DD6A5F" w:rsidRPr="00DD6A5F" w:rsidRDefault="00DD6A5F" w:rsidP="00DD6A5F">
      <w:pPr>
        <w:numPr>
          <w:ilvl w:val="1"/>
          <w:numId w:val="227"/>
        </w:numPr>
        <w:spacing w:before="120"/>
        <w:rPr>
          <w:rFonts w:cs="Arial"/>
        </w:rPr>
      </w:pPr>
      <w:r w:rsidRPr="00DD6A5F">
        <w:rPr>
          <w:rFonts w:cs="Arial"/>
        </w:rPr>
        <w:t>The system shall support reusable macros that bundle multiple steps or sequences of actions (e.g., ‘Optimize Aisle 3–5’ or ‘Prepare Proposal’) to streamline repetitive workflows.</w:t>
      </w:r>
    </w:p>
    <w:p w14:paraId="51EE3352" w14:textId="3D0E959A" w:rsidR="00B3701C" w:rsidRPr="00495ED3" w:rsidRDefault="00DD6A5F" w:rsidP="00DD6A5F">
      <w:pPr>
        <w:numPr>
          <w:ilvl w:val="1"/>
          <w:numId w:val="227"/>
        </w:numPr>
        <w:spacing w:before="120"/>
        <w:rPr>
          <w:rFonts w:cs="Arial"/>
        </w:rPr>
      </w:pPr>
      <w:r w:rsidRPr="00DD6A5F">
        <w:rPr>
          <w:rFonts w:cs="Arial"/>
        </w:rPr>
        <w:t>The system shall calculate embodied carbon at component, assembly, and project levels using configurable emission factors (materials, manufacturing, transport) and propose greener alternatives with quantified CO</w:t>
      </w:r>
      <w:r w:rsidRPr="00DD6A5F">
        <w:rPr>
          <w:rFonts w:ascii="Cambria Math" w:hAnsi="Cambria Math" w:cs="Cambria Math"/>
        </w:rPr>
        <w:t>₂</w:t>
      </w:r>
      <w:r w:rsidRPr="00DD6A5F">
        <w:rPr>
          <w:rFonts w:cs="Arial"/>
        </w:rPr>
        <w:t>e reduction, cost/lead</w:t>
      </w:r>
      <w:r w:rsidRPr="00DD6A5F">
        <w:rPr>
          <w:rFonts w:ascii="Cambria Math" w:hAnsi="Cambria Math" w:cs="Cambria Math"/>
        </w:rPr>
        <w:t>‑</w:t>
      </w:r>
      <w:r w:rsidRPr="00DD6A5F">
        <w:rPr>
          <w:rFonts w:cs="Arial"/>
        </w:rPr>
        <w:t>time impact, and constraints/compliance notes</w:t>
      </w:r>
    </w:p>
    <w:p w14:paraId="3937C34E" w14:textId="77777777" w:rsidR="00147418" w:rsidRPr="00147418" w:rsidRDefault="00147418" w:rsidP="00351A8A">
      <w:pPr>
        <w:spacing w:before="120"/>
        <w:ind w:left="1440"/>
        <w:rPr>
          <w:color w:val="000000"/>
        </w:rPr>
      </w:pPr>
    </w:p>
    <w:p w14:paraId="3DD54DD2" w14:textId="77777777" w:rsidR="003B619B" w:rsidRPr="006666AB" w:rsidRDefault="003B619B" w:rsidP="006E2AA5">
      <w:pPr>
        <w:pStyle w:val="Heading1"/>
        <w:numPr>
          <w:ilvl w:val="0"/>
          <w:numId w:val="80"/>
        </w:numPr>
        <w:rPr>
          <w:rFonts w:ascii="Arial" w:eastAsia="MS Mincho" w:hAnsi="Arial" w:cs="Arial"/>
          <w:b/>
          <w:sz w:val="24"/>
          <w:szCs w:val="24"/>
        </w:rPr>
      </w:pPr>
      <w:bookmarkStart w:id="199" w:name="_Toc265244913"/>
      <w:bookmarkStart w:id="200" w:name="_Toc267402546"/>
      <w:bookmarkStart w:id="201" w:name="_Toc209523267"/>
      <w:r w:rsidRPr="006666AB">
        <w:rPr>
          <w:rFonts w:ascii="Arial" w:eastAsia="MS Mincho" w:hAnsi="Arial" w:cs="Arial"/>
          <w:b/>
          <w:sz w:val="24"/>
          <w:szCs w:val="24"/>
        </w:rPr>
        <w:lastRenderedPageBreak/>
        <w:t>Conclusion &amp; Recommendations</w:t>
      </w:r>
      <w:bookmarkEnd w:id="199"/>
      <w:bookmarkEnd w:id="200"/>
      <w:bookmarkEnd w:id="201"/>
      <w:r w:rsidRPr="006666AB">
        <w:rPr>
          <w:rFonts w:ascii="Arial" w:eastAsia="MS Mincho" w:hAnsi="Arial" w:cs="Arial"/>
          <w:b/>
          <w:sz w:val="24"/>
          <w:szCs w:val="24"/>
        </w:rPr>
        <w:t xml:space="preserve"> </w:t>
      </w:r>
    </w:p>
    <w:p w14:paraId="3C0C82BF" w14:textId="22549C2A" w:rsidR="003B619B" w:rsidRDefault="003B619B" w:rsidP="003B619B">
      <w:pPr>
        <w:spacing w:before="120"/>
        <w:rPr>
          <w:color w:val="000000"/>
        </w:rPr>
      </w:pPr>
      <w:r w:rsidRPr="00AD4145">
        <w:rPr>
          <w:color w:val="000000"/>
        </w:rPr>
        <w:t>[The final call on the product, from the business case evaluation team and its recommendations for the product to the decision</w:t>
      </w:r>
      <w:r w:rsidR="00423D43" w:rsidRPr="00AD4145">
        <w:rPr>
          <w:color w:val="000000"/>
        </w:rPr>
        <w:t>-</w:t>
      </w:r>
      <w:r w:rsidRPr="00AD4145">
        <w:rPr>
          <w:color w:val="000000"/>
        </w:rPr>
        <w:t>making body]</w:t>
      </w:r>
      <w:r w:rsidR="00147418">
        <w:rPr>
          <w:color w:val="000000"/>
        </w:rPr>
        <w:t>t</w:t>
      </w:r>
    </w:p>
    <w:p w14:paraId="123E2165" w14:textId="77777777" w:rsidR="00147418" w:rsidRPr="002B63C1" w:rsidRDefault="00147418" w:rsidP="003B619B">
      <w:pPr>
        <w:spacing w:before="120"/>
        <w:rPr>
          <w:color w:val="FF00FF"/>
        </w:rPr>
      </w:pPr>
    </w:p>
    <w:p w14:paraId="4700BDA4" w14:textId="77777777" w:rsidR="003B619B" w:rsidRPr="006666AB" w:rsidRDefault="003B619B" w:rsidP="006E2AA5">
      <w:pPr>
        <w:pStyle w:val="Heading1"/>
        <w:numPr>
          <w:ilvl w:val="0"/>
          <w:numId w:val="80"/>
        </w:numPr>
        <w:rPr>
          <w:rFonts w:ascii="Arial" w:eastAsia="MS Mincho" w:hAnsi="Arial" w:cs="Arial"/>
          <w:b/>
          <w:sz w:val="24"/>
          <w:szCs w:val="24"/>
        </w:rPr>
      </w:pPr>
      <w:bookmarkStart w:id="202" w:name="_Toc265244914"/>
      <w:bookmarkStart w:id="203" w:name="_Toc267402547"/>
      <w:bookmarkStart w:id="204" w:name="_Toc209523268"/>
      <w:r w:rsidRPr="006666AB">
        <w:rPr>
          <w:rFonts w:ascii="Arial" w:eastAsia="MS Mincho" w:hAnsi="Arial" w:cs="Arial"/>
          <w:b/>
          <w:sz w:val="24"/>
          <w:szCs w:val="24"/>
        </w:rPr>
        <w:t>Review &amp; Approval</w:t>
      </w:r>
      <w:bookmarkEnd w:id="202"/>
      <w:bookmarkEnd w:id="203"/>
      <w:bookmarkEnd w:id="204"/>
      <w:r w:rsidRPr="006666AB">
        <w:rPr>
          <w:rFonts w:ascii="Arial" w:eastAsia="MS Mincho" w:hAnsi="Arial" w:cs="Arial"/>
          <w:b/>
          <w:sz w:val="24"/>
          <w:szCs w:val="24"/>
        </w:rPr>
        <w:t xml:space="preserve"> </w:t>
      </w:r>
    </w:p>
    <w:p w14:paraId="027817C5" w14:textId="77777777" w:rsidR="003B619B" w:rsidRPr="00AE07D0" w:rsidRDefault="003B619B" w:rsidP="003B619B">
      <w:pPr>
        <w:spacing w:before="120"/>
        <w:rPr>
          <w:rFonts w:eastAsia="MS Mincho"/>
          <w:color w:val="000000"/>
          <w:highlight w:val="yellow"/>
        </w:rPr>
      </w:pPr>
      <w:r w:rsidRPr="00AD4145">
        <w:rPr>
          <w:color w:val="000000"/>
        </w:rPr>
        <w:t>[Final review and approval from the Steering Committee for GO – NO GO decision]</w:t>
      </w:r>
    </w:p>
    <w:p w14:paraId="54349637" w14:textId="26364ADD" w:rsidR="009B4E2F" w:rsidRDefault="009B4E2F">
      <w:pPr>
        <w:jc w:val="left"/>
      </w:pPr>
    </w:p>
    <w:p w14:paraId="3B5AC389" w14:textId="71C17420" w:rsidR="00933E6B" w:rsidRDefault="00933E6B"/>
    <w:sectPr w:rsidR="00933E6B" w:rsidSect="003E2771">
      <w:headerReference w:type="default" r:id="rId19"/>
      <w:footerReference w:type="default" r:id="rId20"/>
      <w:pgSz w:w="12240" w:h="15840" w:code="1"/>
      <w:pgMar w:top="1440" w:right="1440" w:bottom="1440" w:left="1440" w:header="432" w:footer="28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5" w:author="Unnikrishnan N" w:date="2025-10-10T17:20:00Z" w:initials="UN">
    <w:p w14:paraId="1EEBFDDE" w14:textId="26461B95" w:rsidR="00FC5C7E" w:rsidRDefault="00FC5C7E" w:rsidP="00FC5C7E">
      <w:pPr>
        <w:pStyle w:val="CommentText"/>
        <w:ind w:left="0" w:firstLine="0"/>
        <w:jc w:val="left"/>
      </w:pPr>
      <w:r>
        <w:rPr>
          <w:rStyle w:val="CommentReference"/>
        </w:rPr>
        <w:annotationRef/>
      </w:r>
      <w:r>
        <w:fldChar w:fldCharType="begin"/>
      </w:r>
      <w:r>
        <w:instrText>HYPERLINK "mailto:rajsar@godrej.com"</w:instrText>
      </w:r>
      <w:bookmarkStart w:id="37" w:name="_@_A17106DDC5274AEBBC3399FE870D6717Z"/>
      <w:r>
        <w:fldChar w:fldCharType="separate"/>
      </w:r>
      <w:bookmarkEnd w:id="37"/>
      <w:r w:rsidRPr="00FC5C7E">
        <w:rPr>
          <w:rStyle w:val="Mention"/>
          <w:noProof/>
        </w:rPr>
        <w:t>@Rajkumar S</w:t>
      </w:r>
      <w:r>
        <w:fldChar w:fldCharType="end"/>
      </w:r>
      <w:r>
        <w:t xml:space="preserve">  </w:t>
      </w:r>
      <w:r>
        <w:fldChar w:fldCharType="begin"/>
      </w:r>
      <w:r>
        <w:instrText>HYPERLINK "mailto:thomson@godrej.com"</w:instrText>
      </w:r>
      <w:bookmarkStart w:id="38" w:name="_@_D3163E0A694C4A44AA7EA3E441C8084AZ"/>
      <w:r>
        <w:fldChar w:fldCharType="separate"/>
      </w:r>
      <w:bookmarkEnd w:id="38"/>
      <w:r w:rsidRPr="00FC5C7E">
        <w:rPr>
          <w:rStyle w:val="Mention"/>
          <w:noProof/>
        </w:rPr>
        <w:t>@Thomson Francis</w:t>
      </w:r>
      <w:r>
        <w:fldChar w:fldCharType="end"/>
      </w:r>
      <w:r>
        <w:t xml:space="preserve"> we need a higher level filter called region, like India, AU, USA etc or can it be based on login</w:t>
      </w:r>
    </w:p>
  </w:comment>
  <w:comment w:id="36" w:author="Selvan, Gnana" w:date="2025-10-29T05:59:00Z" w:initials="GS">
    <w:p w14:paraId="7AF43F78" w14:textId="77777777" w:rsidR="003B513F" w:rsidRDefault="003B513F" w:rsidP="003B513F">
      <w:pPr>
        <w:pStyle w:val="CommentText"/>
        <w:ind w:left="0" w:firstLine="0"/>
        <w:jc w:val="left"/>
      </w:pPr>
      <w:r>
        <w:rPr>
          <w:rStyle w:val="CommentReference"/>
        </w:rPr>
        <w:annotationRef/>
      </w:r>
      <w:r>
        <w:t>Location of user to be captured as part of login/registration process</w:t>
      </w:r>
    </w:p>
  </w:comment>
  <w:comment w:id="39" w:author="Unnikrishnan N" w:date="2025-10-10T17:17:00Z" w:initials="UN">
    <w:p w14:paraId="362999F4" w14:textId="686B6FAD" w:rsidR="00572D86" w:rsidRDefault="00572D86" w:rsidP="00572D86">
      <w:pPr>
        <w:pStyle w:val="CommentText"/>
        <w:ind w:left="0" w:firstLine="0"/>
        <w:jc w:val="left"/>
      </w:pPr>
      <w:r>
        <w:rPr>
          <w:rStyle w:val="CommentReference"/>
        </w:rPr>
        <w:annotationRef/>
      </w:r>
      <w:r>
        <w:t>BOM with formulae? Do we need if so why?</w:t>
      </w:r>
    </w:p>
  </w:comment>
  <w:comment w:id="40" w:author="Selvan, Gnana" w:date="2025-10-29T05:58:00Z" w:initials="GS">
    <w:p w14:paraId="2E13C408" w14:textId="77777777" w:rsidR="003B513F" w:rsidRDefault="003B513F" w:rsidP="003B513F">
      <w:pPr>
        <w:pStyle w:val="CommentText"/>
        <w:ind w:left="0" w:firstLine="0"/>
        <w:jc w:val="left"/>
      </w:pPr>
      <w:r>
        <w:rPr>
          <w:rStyle w:val="CommentReference"/>
        </w:rPr>
        <w:annotationRef/>
      </w:r>
      <w:r>
        <w:t xml:space="preserve">Covered in </w:t>
      </w:r>
      <w:r>
        <w:rPr>
          <w:b/>
          <w:bCs/>
        </w:rPr>
        <w:t>[GSS_DC_SyRS_411510]</w:t>
      </w:r>
    </w:p>
    <w:p w14:paraId="3DD9ECC3" w14:textId="77777777" w:rsidR="003B513F" w:rsidRDefault="003B513F" w:rsidP="003B513F">
      <w:pPr>
        <w:pStyle w:val="CommentText"/>
        <w:ind w:left="0" w:firstLine="0"/>
        <w:jc w:val="left"/>
      </w:pPr>
      <w:r>
        <w:rPr>
          <w:b/>
          <w:bCs/>
        </w:rPr>
        <w:t>[GSS_DC_SyRS_411512]</w:t>
      </w:r>
    </w:p>
  </w:comment>
  <w:comment w:id="41" w:author="Krishnan, Siva Karthikeyan" w:date="2025-09-23T13:59:00Z" w:initials="SK">
    <w:p w14:paraId="7FB98154" w14:textId="04A9A38E" w:rsidR="00660D57" w:rsidRDefault="00660D57" w:rsidP="00660D57">
      <w:pPr>
        <w:pStyle w:val="CommentText"/>
        <w:ind w:left="0" w:firstLine="0"/>
        <w:jc w:val="left"/>
      </w:pPr>
      <w:r>
        <w:rPr>
          <w:rStyle w:val="CommentReference"/>
        </w:rPr>
        <w:annotationRef/>
      </w:r>
      <w:r>
        <w:fldChar w:fldCharType="begin"/>
      </w:r>
      <w:r>
        <w:instrText>HYPERLINK "mailto:gnana.selvan@capgemini.com"</w:instrText>
      </w:r>
      <w:bookmarkStart w:id="43" w:name="_@_689E2BCFC87249AD9D76557BA8C679E6Z"/>
      <w:r>
        <w:fldChar w:fldCharType="separate"/>
      </w:r>
      <w:bookmarkEnd w:id="43"/>
      <w:r w:rsidRPr="00660D57">
        <w:rPr>
          <w:rStyle w:val="Mention"/>
          <w:noProof/>
        </w:rPr>
        <w:t>@Selvan, Gnana</w:t>
      </w:r>
      <w:r>
        <w:fldChar w:fldCharType="end"/>
      </w:r>
      <w:r>
        <w:t xml:space="preserve">  Can we remove this ? Can you confirm with them.</w:t>
      </w:r>
    </w:p>
  </w:comment>
  <w:comment w:id="42" w:author="Krishnan, Siva Karthikeyan" w:date="2025-09-23T14:00:00Z" w:initials="SK">
    <w:p w14:paraId="15E19196" w14:textId="77777777" w:rsidR="001769D0" w:rsidRDefault="001769D0" w:rsidP="001769D0">
      <w:pPr>
        <w:pStyle w:val="CommentText"/>
        <w:ind w:left="0" w:firstLine="0"/>
        <w:jc w:val="left"/>
      </w:pPr>
      <w:r>
        <w:rPr>
          <w:rStyle w:val="CommentReference"/>
        </w:rPr>
        <w:annotationRef/>
      </w:r>
      <w:r>
        <w:t>This is also related to D10 in dependencies</w:t>
      </w:r>
    </w:p>
  </w:comment>
  <w:comment w:id="44" w:author="Unnikrishnan N" w:date="2025-10-10T17:17:00Z" w:initials="UN">
    <w:p w14:paraId="327E0245" w14:textId="05BA1A30" w:rsidR="00431588" w:rsidRDefault="00431588" w:rsidP="00431588">
      <w:pPr>
        <w:pStyle w:val="CommentText"/>
        <w:ind w:left="0" w:firstLine="0"/>
        <w:jc w:val="left"/>
      </w:pPr>
      <w:r>
        <w:rPr>
          <w:rStyle w:val="CommentReference"/>
        </w:rPr>
        <w:annotationRef/>
      </w:r>
      <w:r>
        <w:fldChar w:fldCharType="begin"/>
      </w:r>
      <w:r>
        <w:instrText>HYPERLINK "mailto:rajsar@godrej.com"</w:instrText>
      </w:r>
      <w:bookmarkStart w:id="46" w:name="_@_A7B9576453D34B0CA58F5C7807BE5D32Z"/>
      <w:r>
        <w:fldChar w:fldCharType="separate"/>
      </w:r>
      <w:bookmarkEnd w:id="46"/>
      <w:r w:rsidRPr="00431588">
        <w:rPr>
          <w:rStyle w:val="Mention"/>
          <w:noProof/>
        </w:rPr>
        <w:t>@Rajkumar S</w:t>
      </w:r>
      <w:r>
        <w:fldChar w:fldCharType="end"/>
      </w:r>
      <w:r>
        <w:t xml:space="preserve">  BOM structure should include RM spec </w:t>
      </w:r>
    </w:p>
  </w:comment>
  <w:comment w:id="45" w:author="Rajkumar S" w:date="2025-10-15T17:38:00Z" w:initials="RS">
    <w:p w14:paraId="64EAAAA7" w14:textId="77777777" w:rsidR="00EB1B4F" w:rsidRDefault="00EB1B4F" w:rsidP="00EB1B4F">
      <w:pPr>
        <w:pStyle w:val="CommentText"/>
        <w:ind w:left="0" w:firstLine="0"/>
        <w:jc w:val="left"/>
      </w:pPr>
      <w:r>
        <w:rPr>
          <w:rStyle w:val="CommentReference"/>
        </w:rPr>
        <w:annotationRef/>
      </w:r>
      <w:r>
        <w:t>Noted sir, will be added</w:t>
      </w:r>
    </w:p>
  </w:comment>
  <w:comment w:id="55" w:author="Unnikrishnan N" w:date="2025-10-10T17:22:00Z" w:initials="UN">
    <w:p w14:paraId="01E2B616" w14:textId="473C578F" w:rsidR="00E5488D" w:rsidRDefault="00E5488D" w:rsidP="00E5488D">
      <w:pPr>
        <w:pStyle w:val="CommentText"/>
        <w:ind w:left="0" w:firstLine="0"/>
        <w:jc w:val="left"/>
      </w:pPr>
      <w:r>
        <w:rPr>
          <w:rStyle w:val="CommentReference"/>
        </w:rPr>
        <w:annotationRef/>
      </w:r>
      <w:r>
        <w:fldChar w:fldCharType="begin"/>
      </w:r>
      <w:r>
        <w:instrText>HYPERLINK "mailto:thomson@godrej.com"</w:instrText>
      </w:r>
      <w:bookmarkStart w:id="57" w:name="_@_106154B8FD9E404B919113E70519D159Z"/>
      <w:r>
        <w:fldChar w:fldCharType="separate"/>
      </w:r>
      <w:bookmarkEnd w:id="57"/>
      <w:r w:rsidRPr="00E5488D">
        <w:rPr>
          <w:rStyle w:val="Mention"/>
          <w:noProof/>
        </w:rPr>
        <w:t>@Thomson Francis</w:t>
      </w:r>
      <w:r>
        <w:fldChar w:fldCharType="end"/>
      </w:r>
      <w:r>
        <w:t xml:space="preserve">  is there a country where AWS is not allowed</w:t>
      </w:r>
    </w:p>
  </w:comment>
  <w:comment w:id="56" w:author="Selvan, Gnana" w:date="2025-11-07T10:45:00Z" w:initials="GS">
    <w:p w14:paraId="36BDB43F" w14:textId="77777777" w:rsidR="00A519C1" w:rsidRDefault="00A519C1" w:rsidP="00A519C1">
      <w:pPr>
        <w:pStyle w:val="CommentText"/>
        <w:ind w:left="0" w:firstLine="0"/>
        <w:jc w:val="left"/>
      </w:pPr>
      <w:r>
        <w:rPr>
          <w:rStyle w:val="CommentReference"/>
        </w:rPr>
        <w:annotationRef/>
      </w:r>
      <w:r>
        <w:rPr>
          <w:b/>
          <w:bCs/>
        </w:rPr>
        <w:t xml:space="preserve">Embargoed (No Storage/Use Allowed) </w:t>
      </w:r>
      <w:r>
        <w:rPr>
          <w:b/>
          <w:bCs/>
        </w:rPr>
        <w:br/>
      </w:r>
      <w:r>
        <w:t>Cuba, Iran, North Korea, Syria, Crimea, etc.</w:t>
      </w:r>
      <w:r>
        <w:br/>
      </w:r>
      <w:r>
        <w:rPr>
          <w:b/>
          <w:bCs/>
        </w:rPr>
        <w:t>Access Restrictions (Customer-Defined)</w:t>
      </w:r>
      <w:r>
        <w:rPr>
          <w:b/>
          <w:bCs/>
        </w:rPr>
        <w:br/>
      </w:r>
      <w:r>
        <w:t>Via WAF/CloudFront; often used to comply with sanction lists</w:t>
      </w:r>
      <w:r>
        <w:br/>
      </w:r>
      <w:r>
        <w:rPr>
          <w:b/>
          <w:bCs/>
        </w:rPr>
        <w:t>China AWS Regions</w:t>
      </w:r>
      <w:r>
        <w:rPr>
          <w:b/>
          <w:bCs/>
        </w:rPr>
        <w:br/>
      </w:r>
      <w:r>
        <w:t xml:space="preserve">Operated independently; require separate account setup </w:t>
      </w:r>
    </w:p>
  </w:comment>
  <w:comment w:id="58" w:author="Unnikrishnan N" w:date="2025-10-10T17:22:00Z" w:initials="UN">
    <w:p w14:paraId="1A6E7BA2" w14:textId="39FB089D" w:rsidR="00D873CF" w:rsidRDefault="00D873CF" w:rsidP="00D873CF">
      <w:pPr>
        <w:pStyle w:val="CommentText"/>
        <w:ind w:left="0" w:firstLine="0"/>
        <w:jc w:val="left"/>
      </w:pPr>
      <w:r>
        <w:rPr>
          <w:rStyle w:val="CommentReference"/>
        </w:rPr>
        <w:annotationRef/>
      </w:r>
      <w:r>
        <w:t xml:space="preserve">Should we give them a list of countries afront </w:t>
      </w:r>
    </w:p>
  </w:comment>
  <w:comment w:id="59" w:author="Unnikrishnan N" w:date="2025-10-10T17:25:00Z" w:initials="UN">
    <w:p w14:paraId="17DC92E5" w14:textId="77777777" w:rsidR="00A17DB7" w:rsidRDefault="00A17DB7" w:rsidP="00A17DB7">
      <w:pPr>
        <w:pStyle w:val="CommentText"/>
        <w:ind w:left="0" w:firstLine="0"/>
        <w:jc w:val="left"/>
      </w:pPr>
      <w:r>
        <w:rPr>
          <w:rStyle w:val="CommentReference"/>
        </w:rPr>
        <w:annotationRef/>
      </w:r>
      <w:r>
        <w:t>Country specific or client specific, firewall etc</w:t>
      </w:r>
    </w:p>
  </w:comment>
  <w:comment w:id="60" w:author="Unnikrishnan N" w:date="2025-10-10T17:27:00Z" w:initials="UN">
    <w:p w14:paraId="2EC09596" w14:textId="77777777" w:rsidR="00F74891" w:rsidRDefault="00F74891" w:rsidP="00F74891">
      <w:pPr>
        <w:pStyle w:val="CommentText"/>
        <w:ind w:left="0" w:firstLine="0"/>
        <w:jc w:val="left"/>
      </w:pPr>
      <w:r>
        <w:rPr>
          <w:rStyle w:val="CommentReference"/>
        </w:rPr>
        <w:annotationRef/>
      </w:r>
      <w:r>
        <w:t>Anything from our good design parameters? How much is the effort to add languages in the UI, can we add ourselves</w:t>
      </w:r>
    </w:p>
  </w:comment>
  <w:comment w:id="61" w:author="Selvan, Gnana" w:date="2025-11-07T10:46:00Z" w:initials="GS">
    <w:p w14:paraId="712293DE" w14:textId="77777777" w:rsidR="00AC0989" w:rsidRDefault="00AC0989" w:rsidP="00AC0989">
      <w:pPr>
        <w:pStyle w:val="CommentText"/>
        <w:ind w:left="0" w:firstLine="0"/>
        <w:jc w:val="left"/>
      </w:pPr>
      <w:r>
        <w:rPr>
          <w:rStyle w:val="CommentReference"/>
        </w:rPr>
        <w:annotationRef/>
      </w:r>
      <w:r>
        <w:t>Its requires some development and testing effort to include multiple languages. However our architecture will support multilanguage to be added later at any point of time</w:t>
      </w:r>
    </w:p>
  </w:comment>
  <w:comment w:id="65" w:author="Unnikrishnan N" w:date="2025-10-10T17:29:00Z" w:initials="UN">
    <w:p w14:paraId="74DFC466" w14:textId="6D436517" w:rsidR="00A46275" w:rsidRDefault="00A46275" w:rsidP="00A46275">
      <w:pPr>
        <w:pStyle w:val="CommentText"/>
        <w:ind w:left="0" w:firstLine="0"/>
        <w:jc w:val="left"/>
      </w:pPr>
      <w:r>
        <w:rPr>
          <w:rStyle w:val="CommentReference"/>
        </w:rPr>
        <w:annotationRef/>
      </w:r>
      <w:r>
        <w:t>How long will this support</w:t>
      </w:r>
    </w:p>
  </w:comment>
  <w:comment w:id="66" w:author="Selvan, Gnana" w:date="2025-10-29T06:12:00Z" w:initials="GS">
    <w:p w14:paraId="4D7D2EEA" w14:textId="77777777" w:rsidR="00D7354B" w:rsidRDefault="00D7354B" w:rsidP="00D7354B">
      <w:pPr>
        <w:pStyle w:val="CommentText"/>
        <w:ind w:left="0" w:firstLine="0"/>
        <w:jc w:val="left"/>
      </w:pPr>
      <w:r>
        <w:rPr>
          <w:rStyle w:val="CommentReference"/>
        </w:rPr>
        <w:annotationRef/>
      </w:r>
      <w:r>
        <w:t xml:space="preserve">Added </w:t>
      </w:r>
      <w:r>
        <w:rPr>
          <w:b/>
          <w:bCs/>
        </w:rPr>
        <w:t>GSS_DC_SyRS_410313 - GSS_DC_SyRS_410317</w:t>
      </w:r>
    </w:p>
  </w:comment>
  <w:comment w:id="67" w:author="Unnikrishnan N" w:date="2025-10-10T17:30:00Z" w:initials="UN">
    <w:p w14:paraId="39385489" w14:textId="05A67E48" w:rsidR="001B5A20" w:rsidRDefault="001B5A20" w:rsidP="001B5A20">
      <w:pPr>
        <w:pStyle w:val="CommentText"/>
        <w:ind w:left="0" w:firstLine="0"/>
        <w:jc w:val="left"/>
      </w:pPr>
      <w:r>
        <w:rPr>
          <w:rStyle w:val="CommentReference"/>
        </w:rPr>
        <w:annotationRef/>
      </w:r>
      <w:r>
        <w:t>With finalized architecture (A&amp;C) will there be fidelity issues</w:t>
      </w:r>
    </w:p>
  </w:comment>
  <w:comment w:id="68" w:author="Unnikrishnan N" w:date="2025-10-10T17:34:00Z" w:initials="UN">
    <w:p w14:paraId="56B6C9DC" w14:textId="77777777" w:rsidR="00A128D3" w:rsidRDefault="00A128D3" w:rsidP="00A128D3">
      <w:pPr>
        <w:pStyle w:val="CommentText"/>
        <w:ind w:left="0" w:firstLine="0"/>
        <w:jc w:val="left"/>
      </w:pPr>
      <w:r>
        <w:rPr>
          <w:rStyle w:val="CommentReference"/>
        </w:rPr>
        <w:annotationRef/>
      </w:r>
      <w:r>
        <w:t>Though not asked, do we need to create hierarchy? If the RSM wants to access a dwg where can he see. Whats the process of dwg approval etc</w:t>
      </w:r>
    </w:p>
  </w:comment>
  <w:comment w:id="69" w:author="Selvan, Gnana" w:date="2025-10-29T10:33:00Z" w:initials="GS">
    <w:p w14:paraId="70C48053" w14:textId="77777777" w:rsidR="002E0636" w:rsidRDefault="002E0636" w:rsidP="002E0636">
      <w:pPr>
        <w:pStyle w:val="CommentText"/>
        <w:ind w:left="0" w:firstLine="0"/>
        <w:jc w:val="left"/>
      </w:pPr>
      <w:r>
        <w:rPr>
          <w:rStyle w:val="CommentReference"/>
        </w:rPr>
        <w:annotationRef/>
      </w:r>
      <w:r>
        <w:t xml:space="preserve">The approval looks like workflow process which cannot be accommodated in the current scope. Although role based access can be given to RSM. </w:t>
      </w:r>
    </w:p>
  </w:comment>
  <w:comment w:id="71" w:author="Thomson Francis" w:date="2025-10-13T18:10:00Z" w:initials="TF">
    <w:p w14:paraId="325F22F5" w14:textId="5BCEFBEE" w:rsidR="00B375E4" w:rsidRDefault="00B375E4" w:rsidP="00B375E4">
      <w:pPr>
        <w:pStyle w:val="CommentText"/>
        <w:ind w:left="0" w:firstLine="0"/>
        <w:jc w:val="left"/>
      </w:pPr>
      <w:r>
        <w:rPr>
          <w:rStyle w:val="CommentReference"/>
        </w:rPr>
        <w:annotationRef/>
      </w:r>
      <w:r>
        <w:t>Compliance to Godrej Security and Brand guidelines</w:t>
      </w:r>
    </w:p>
  </w:comment>
  <w:comment w:id="79" w:author="Unnikrishnan N" w:date="2025-10-10T17:41:00Z" w:initials="UN">
    <w:p w14:paraId="4BE80A59" w14:textId="62877D6A" w:rsidR="008D0076" w:rsidRDefault="008D0076" w:rsidP="008D0076">
      <w:pPr>
        <w:pStyle w:val="CommentText"/>
        <w:ind w:left="0" w:firstLine="0"/>
        <w:jc w:val="left"/>
      </w:pPr>
      <w:r>
        <w:rPr>
          <w:rStyle w:val="CommentReference"/>
        </w:rPr>
        <w:annotationRef/>
      </w:r>
      <w:r>
        <w:t>CG confirmed pdf</w:t>
      </w:r>
    </w:p>
  </w:comment>
  <w:comment w:id="80" w:author="Krishnan, Siva Karthikeyan" w:date="2025-09-23T14:09:00Z" w:initials="SK">
    <w:p w14:paraId="64A827EE" w14:textId="427B0B23" w:rsidR="00987BCB" w:rsidRDefault="00987BCB" w:rsidP="00987BCB">
      <w:pPr>
        <w:pStyle w:val="CommentText"/>
        <w:ind w:left="0" w:firstLine="0"/>
        <w:jc w:val="left"/>
      </w:pPr>
      <w:r>
        <w:rPr>
          <w:rStyle w:val="CommentReference"/>
        </w:rPr>
        <w:annotationRef/>
      </w:r>
      <w:r>
        <w:t>Somewhere we have captured this how much ?</w:t>
      </w:r>
    </w:p>
  </w:comment>
  <w:comment w:id="81" w:author="Selvan, Gnana" w:date="2025-09-30T00:41:00Z" w:initials="GS">
    <w:p w14:paraId="5BC97CB7" w14:textId="77777777" w:rsidR="003F11CC" w:rsidRDefault="003F11CC" w:rsidP="003F11CC">
      <w:pPr>
        <w:pStyle w:val="CommentText"/>
        <w:ind w:left="0" w:firstLine="0"/>
        <w:jc w:val="left"/>
      </w:pPr>
      <w:r>
        <w:rPr>
          <w:rStyle w:val="CommentReference"/>
        </w:rPr>
        <w:annotationRef/>
      </w:r>
      <w:r>
        <w:t>Not accurately captured. But GSS said it sometimes takes several hours for certain layouts</w:t>
      </w:r>
    </w:p>
  </w:comment>
  <w:comment w:id="82" w:author="Unnikrishnan N" w:date="2025-10-10T17:42:00Z" w:initials="UN">
    <w:p w14:paraId="33DF0277" w14:textId="77777777" w:rsidR="00676061" w:rsidRDefault="00676061" w:rsidP="00676061">
      <w:pPr>
        <w:pStyle w:val="CommentText"/>
        <w:ind w:left="0" w:firstLine="0"/>
        <w:jc w:val="left"/>
      </w:pPr>
      <w:r>
        <w:rPr>
          <w:rStyle w:val="CommentReference"/>
        </w:rPr>
        <w:annotationRef/>
      </w:r>
      <w:r>
        <w:t>Will civil appear in 3D</w:t>
      </w:r>
    </w:p>
  </w:comment>
  <w:comment w:id="83" w:author="Selvan, Gnana" w:date="2025-10-29T10:38:00Z" w:initials="GS">
    <w:p w14:paraId="68F20965" w14:textId="77777777" w:rsidR="002E0636" w:rsidRDefault="002E0636" w:rsidP="002E0636">
      <w:pPr>
        <w:pStyle w:val="CommentText"/>
        <w:ind w:left="0" w:firstLine="0"/>
        <w:jc w:val="left"/>
      </w:pPr>
      <w:r>
        <w:rPr>
          <w:rStyle w:val="CommentReference"/>
        </w:rPr>
        <w:annotationRef/>
      </w:r>
      <w:r>
        <w:t>Yes. Certain elements of civil like walls, pillars will appear in 3D</w:t>
      </w:r>
    </w:p>
  </w:comment>
  <w:comment w:id="84" w:author="Krishnan, Siva Karthikeyan" w:date="2025-09-23T14:05:00Z" w:initials="SK">
    <w:p w14:paraId="15CD2E2F" w14:textId="0BBD9CFB" w:rsidR="006D0D72" w:rsidRDefault="002250D3" w:rsidP="006D0D72">
      <w:pPr>
        <w:pStyle w:val="CommentText"/>
        <w:ind w:left="0" w:firstLine="0"/>
        <w:jc w:val="left"/>
      </w:pPr>
      <w:r>
        <w:rPr>
          <w:rStyle w:val="CommentReference"/>
        </w:rPr>
        <w:annotationRef/>
      </w:r>
      <w:r w:rsidR="006D0D72">
        <w:t>Do we have a list now ? Each component would have its own set of characteristics. This needs to be added under master data management.</w:t>
      </w:r>
    </w:p>
  </w:comment>
  <w:comment w:id="85" w:author="Unnikrishnan N" w:date="2025-10-10T17:38:00Z" w:initials="UN">
    <w:p w14:paraId="6C8F7FD7" w14:textId="6BB89E7D" w:rsidR="00173949" w:rsidRDefault="00173949" w:rsidP="00173949">
      <w:pPr>
        <w:pStyle w:val="CommentText"/>
        <w:ind w:left="0" w:firstLine="0"/>
        <w:jc w:val="left"/>
      </w:pPr>
      <w:r>
        <w:rPr>
          <w:rStyle w:val="CommentReference"/>
        </w:rPr>
        <w:annotationRef/>
      </w:r>
      <w:r>
        <w:fldChar w:fldCharType="begin"/>
      </w:r>
      <w:r>
        <w:instrText>HYPERLINK "mailto:rajsar@godrej.com"</w:instrText>
      </w:r>
      <w:bookmarkStart w:id="87" w:name="_@_14D6DE21E17645139EF172F0D0F585B6Z"/>
      <w:r>
        <w:fldChar w:fldCharType="separate"/>
      </w:r>
      <w:bookmarkEnd w:id="87"/>
      <w:r w:rsidRPr="00173949">
        <w:rPr>
          <w:rStyle w:val="Mention"/>
          <w:noProof/>
        </w:rPr>
        <w:t>@Rajkumar S</w:t>
      </w:r>
      <w:r>
        <w:fldChar w:fldCharType="end"/>
      </w:r>
      <w:r>
        <w:t xml:space="preserve"> is this given</w:t>
      </w:r>
    </w:p>
  </w:comment>
  <w:comment w:id="86" w:author="Rajkumar S" w:date="2025-10-15T18:02:00Z" w:initials="RS">
    <w:p w14:paraId="0DD02572" w14:textId="77777777" w:rsidR="00BB7E82" w:rsidRDefault="00BB7E82" w:rsidP="00BB7E82">
      <w:pPr>
        <w:pStyle w:val="CommentText"/>
        <w:ind w:left="0" w:firstLine="0"/>
        <w:jc w:val="left"/>
      </w:pPr>
      <w:r>
        <w:rPr>
          <w:rStyle w:val="CommentReference"/>
        </w:rPr>
        <w:annotationRef/>
      </w:r>
      <w:r>
        <w:t>Yet to give.</w:t>
      </w:r>
    </w:p>
  </w:comment>
  <w:comment w:id="88" w:author="Thomson Francis" w:date="2025-10-13T18:19:00Z" w:initials="TF">
    <w:p w14:paraId="11E837FC" w14:textId="4561E601" w:rsidR="00BF2607" w:rsidRDefault="00BF2607" w:rsidP="00BF2607">
      <w:pPr>
        <w:pStyle w:val="CommentText"/>
        <w:ind w:left="0" w:firstLine="0"/>
        <w:jc w:val="left"/>
      </w:pPr>
      <w:r>
        <w:rPr>
          <w:rStyle w:val="CommentReference"/>
        </w:rPr>
        <w:annotationRef/>
      </w:r>
      <w:r>
        <w:t>How does scaling work. Is this only for Racking?</w:t>
      </w:r>
    </w:p>
  </w:comment>
  <w:comment w:id="89" w:author="Selvan, Gnana" w:date="2025-11-07T10:52:00Z" w:initials="GS">
    <w:p w14:paraId="7F72A63D" w14:textId="77777777" w:rsidR="00764A05" w:rsidRDefault="00764A05" w:rsidP="00764A05">
      <w:pPr>
        <w:pStyle w:val="CommentText"/>
        <w:ind w:left="0" w:firstLine="0"/>
        <w:jc w:val="left"/>
      </w:pPr>
      <w:r>
        <w:rPr>
          <w:rStyle w:val="CommentReference"/>
        </w:rPr>
        <w:annotationRef/>
      </w:r>
      <w:r>
        <w:t>Scaling here refers to design deck scaling like 1cm = 1 feet</w:t>
      </w:r>
    </w:p>
  </w:comment>
  <w:comment w:id="90" w:author="Unnikrishnan N" w:date="2025-10-10T17:43:00Z" w:initials="UN">
    <w:p w14:paraId="3EAA940F" w14:textId="6F4D54FA" w:rsidR="004645A3" w:rsidRDefault="004645A3" w:rsidP="004645A3">
      <w:pPr>
        <w:pStyle w:val="CommentText"/>
        <w:ind w:left="0" w:firstLine="0"/>
        <w:jc w:val="left"/>
      </w:pPr>
      <w:r>
        <w:rPr>
          <w:rStyle w:val="CommentReference"/>
        </w:rPr>
        <w:annotationRef/>
      </w:r>
      <w:r>
        <w:t>This is not clear, from a solution or from master, and why only dealers</w:t>
      </w:r>
    </w:p>
  </w:comment>
  <w:comment w:id="91" w:author="Selvan, Gnana" w:date="2025-10-30T10:58:00Z" w:initials="GS">
    <w:p w14:paraId="6CA72340" w14:textId="77777777" w:rsidR="00943E9D" w:rsidRDefault="00943E9D" w:rsidP="00943E9D">
      <w:pPr>
        <w:pStyle w:val="CommentText"/>
        <w:ind w:left="0" w:firstLine="0"/>
        <w:jc w:val="left"/>
      </w:pPr>
      <w:r>
        <w:rPr>
          <w:rStyle w:val="CommentReference"/>
        </w:rPr>
        <w:annotationRef/>
      </w:r>
      <w:r>
        <w:t>Changed dealer to user</w:t>
      </w:r>
    </w:p>
  </w:comment>
  <w:comment w:id="92" w:author="Unnikrishnan N" w:date="2025-10-10T17:44:00Z" w:initials="UN">
    <w:p w14:paraId="7B78686D" w14:textId="17E167AC" w:rsidR="002942C7" w:rsidRDefault="002942C7" w:rsidP="002942C7">
      <w:pPr>
        <w:pStyle w:val="CommentText"/>
        <w:ind w:left="0" w:firstLine="0"/>
        <w:jc w:val="left"/>
      </w:pPr>
      <w:r>
        <w:rPr>
          <w:rStyle w:val="CommentReference"/>
        </w:rPr>
        <w:annotationRef/>
      </w:r>
      <w:r>
        <w:t>Dealer to be replaced with user</w:t>
      </w:r>
    </w:p>
  </w:comment>
  <w:comment w:id="93" w:author="Selvan, Gnana" w:date="2025-10-29T06:29:00Z" w:initials="GS">
    <w:p w14:paraId="3020EE31" w14:textId="77777777" w:rsidR="00862AE7" w:rsidRDefault="00862AE7" w:rsidP="00862AE7">
      <w:pPr>
        <w:pStyle w:val="CommentText"/>
        <w:ind w:left="0" w:firstLine="0"/>
        <w:jc w:val="left"/>
      </w:pPr>
      <w:r>
        <w:rPr>
          <w:rStyle w:val="CommentReference"/>
        </w:rPr>
        <w:annotationRef/>
      </w:r>
      <w:r>
        <w:t xml:space="preserve">Modified 4.1.2.1 and </w:t>
      </w:r>
      <w:r>
        <w:rPr>
          <w:b/>
          <w:bCs/>
        </w:rPr>
        <w:t>[GSS_DC_SyRS_410202]</w:t>
      </w:r>
    </w:p>
  </w:comment>
  <w:comment w:id="94" w:author="Unnikrishnan N" w:date="2025-10-10T17:44:00Z" w:initials="UN">
    <w:p w14:paraId="7D021C90" w14:textId="1D6A6C49" w:rsidR="00A35F83" w:rsidRDefault="00A35F83" w:rsidP="00A35F83">
      <w:pPr>
        <w:pStyle w:val="CommentText"/>
        <w:ind w:left="0" w:firstLine="0"/>
        <w:jc w:val="left"/>
      </w:pPr>
      <w:r>
        <w:rPr>
          <w:rStyle w:val="CommentReference"/>
        </w:rPr>
        <w:annotationRef/>
      </w:r>
      <w:r>
        <w:t>How many revisions to appear in dwg we must decide</w:t>
      </w:r>
    </w:p>
  </w:comment>
  <w:comment w:id="95" w:author="Selvan, Gnana" w:date="2025-10-29T06:33:00Z" w:initials="GS">
    <w:p w14:paraId="74DA6FF3" w14:textId="77777777" w:rsidR="002F40DB" w:rsidRDefault="002F40DB" w:rsidP="002F40DB">
      <w:pPr>
        <w:pStyle w:val="CommentText"/>
        <w:ind w:left="0" w:firstLine="0"/>
        <w:jc w:val="left"/>
      </w:pPr>
      <w:r>
        <w:rPr>
          <w:rStyle w:val="CommentReference"/>
        </w:rPr>
        <w:annotationRef/>
      </w:r>
      <w:r>
        <w:rPr>
          <w:b/>
          <w:bCs/>
        </w:rPr>
        <w:t>Added [GSS_DC_SyRS_410215]</w:t>
      </w:r>
    </w:p>
  </w:comment>
  <w:comment w:id="96" w:author="Unnikrishnan N" w:date="2025-10-10T17:48:00Z" w:initials="UN">
    <w:p w14:paraId="101BA870" w14:textId="57B4F451" w:rsidR="00DD187C" w:rsidRDefault="00DD187C" w:rsidP="00DD187C">
      <w:pPr>
        <w:pStyle w:val="CommentText"/>
        <w:ind w:left="0" w:firstLine="0"/>
        <w:jc w:val="left"/>
      </w:pPr>
      <w:r>
        <w:rPr>
          <w:rStyle w:val="CommentReference"/>
        </w:rPr>
        <w:annotationRef/>
      </w:r>
      <w:r>
        <w:t>Also dealer app</w:t>
      </w:r>
    </w:p>
  </w:comment>
  <w:comment w:id="97" w:author="Selvan, Gnana" w:date="2025-10-30T10:59:00Z" w:initials="GS">
    <w:p w14:paraId="79BBB45D" w14:textId="77777777" w:rsidR="00943E9D" w:rsidRDefault="00943E9D" w:rsidP="00943E9D">
      <w:pPr>
        <w:pStyle w:val="CommentText"/>
        <w:ind w:left="0" w:firstLine="0"/>
        <w:jc w:val="left"/>
      </w:pPr>
      <w:r>
        <w:rPr>
          <w:rStyle w:val="CommentReference"/>
        </w:rPr>
        <w:annotationRef/>
      </w:r>
      <w:r>
        <w:t xml:space="preserve">Added dealer app </w:t>
      </w:r>
    </w:p>
  </w:comment>
  <w:comment w:id="99" w:author="Rajkumar S" w:date="2025-10-13T17:26:00Z" w:initials="RS">
    <w:p w14:paraId="5CD11ACE" w14:textId="73898F0F" w:rsidR="00FB74F1" w:rsidRDefault="00E95DDF" w:rsidP="00FB74F1">
      <w:pPr>
        <w:pStyle w:val="CommentText"/>
        <w:ind w:left="0" w:firstLine="0"/>
        <w:jc w:val="left"/>
      </w:pPr>
      <w:r>
        <w:rPr>
          <w:rStyle w:val="CommentReference"/>
        </w:rPr>
        <w:annotationRef/>
      </w:r>
      <w:r w:rsidR="00FB74F1">
        <w:t>Users should be able to do the following.</w:t>
      </w:r>
    </w:p>
    <w:p w14:paraId="5CFE3CCE" w14:textId="77777777" w:rsidR="00FB74F1" w:rsidRDefault="00FB74F1" w:rsidP="00FB74F1">
      <w:pPr>
        <w:pStyle w:val="CommentText"/>
        <w:numPr>
          <w:ilvl w:val="0"/>
          <w:numId w:val="246"/>
        </w:numPr>
        <w:jc w:val="left"/>
      </w:pPr>
      <w:r>
        <w:t>Drag and drop</w:t>
      </w:r>
    </w:p>
    <w:p w14:paraId="206FA13A" w14:textId="77777777" w:rsidR="00FB74F1" w:rsidRDefault="00FB74F1" w:rsidP="00FB74F1">
      <w:pPr>
        <w:pStyle w:val="CommentText"/>
        <w:numPr>
          <w:ilvl w:val="0"/>
          <w:numId w:val="246"/>
        </w:numPr>
        <w:jc w:val="left"/>
      </w:pPr>
      <w:r>
        <w:t>Modify the placed layouts</w:t>
      </w:r>
    </w:p>
    <w:p w14:paraId="7588E13E" w14:textId="77777777" w:rsidR="00FB74F1" w:rsidRDefault="00FB74F1" w:rsidP="00FB74F1">
      <w:pPr>
        <w:pStyle w:val="CommentText"/>
        <w:numPr>
          <w:ilvl w:val="0"/>
          <w:numId w:val="246"/>
        </w:numPr>
        <w:jc w:val="left"/>
      </w:pPr>
      <w:r>
        <w:t>Select area and draw</w:t>
      </w:r>
    </w:p>
    <w:p w14:paraId="1F360A0D" w14:textId="77777777" w:rsidR="00FB74F1" w:rsidRDefault="00FB74F1" w:rsidP="00FB74F1">
      <w:pPr>
        <w:pStyle w:val="CommentText"/>
        <w:ind w:left="0" w:firstLine="0"/>
        <w:jc w:val="left"/>
      </w:pPr>
      <w:r>
        <w:t xml:space="preserve">             - Auto fill the selected area</w:t>
      </w:r>
    </w:p>
    <w:p w14:paraId="1D828D8C" w14:textId="77777777" w:rsidR="00FB74F1" w:rsidRDefault="00FB74F1" w:rsidP="00FB74F1">
      <w:pPr>
        <w:pStyle w:val="CommentText"/>
        <w:ind w:left="0" w:firstLine="0"/>
        <w:jc w:val="left"/>
      </w:pPr>
      <w:r>
        <w:t xml:space="preserve">             - Manually draw</w:t>
      </w:r>
    </w:p>
  </w:comment>
  <w:comment w:id="100" w:author="Selvan, Gnana" w:date="2025-11-07T10:53:00Z" w:initials="GS">
    <w:p w14:paraId="79B7FD7A" w14:textId="77777777" w:rsidR="00E25412" w:rsidRDefault="00E25412" w:rsidP="00E25412">
      <w:pPr>
        <w:pStyle w:val="CommentText"/>
        <w:ind w:left="0" w:firstLine="0"/>
        <w:jc w:val="left"/>
      </w:pPr>
      <w:r>
        <w:rPr>
          <w:rStyle w:val="CommentReference"/>
        </w:rPr>
        <w:annotationRef/>
      </w:r>
      <w:r>
        <w:t>Yes already covered as part of manual layout req</w:t>
      </w:r>
    </w:p>
  </w:comment>
  <w:comment w:id="101" w:author="Thomson Francis" w:date="2025-10-13T18:29:00Z" w:initials="TF">
    <w:p w14:paraId="59FA7B8C" w14:textId="588F5D09" w:rsidR="00EA529B" w:rsidRDefault="00EA529B" w:rsidP="00EA529B">
      <w:pPr>
        <w:pStyle w:val="CommentText"/>
        <w:ind w:left="0" w:firstLine="0"/>
        <w:jc w:val="left"/>
      </w:pPr>
      <w:r>
        <w:rPr>
          <w:rStyle w:val="CommentReference"/>
        </w:rPr>
        <w:annotationRef/>
      </w:r>
      <w:r>
        <w:t xml:space="preserve">Aisle should also be auto created </w:t>
      </w:r>
    </w:p>
  </w:comment>
  <w:comment w:id="102" w:author="Selvan, Gnana" w:date="2025-11-07T10:54:00Z" w:initials="GS">
    <w:p w14:paraId="0FC98D2F" w14:textId="77777777" w:rsidR="00805ED0" w:rsidRDefault="00805ED0" w:rsidP="00805ED0">
      <w:pPr>
        <w:pStyle w:val="CommentText"/>
        <w:ind w:left="0" w:firstLine="0"/>
        <w:jc w:val="left"/>
      </w:pPr>
      <w:r>
        <w:rPr>
          <w:rStyle w:val="CommentReference"/>
        </w:rPr>
        <w:annotationRef/>
      </w:r>
      <w:r>
        <w:t>Yes covered in auto layout req</w:t>
      </w:r>
    </w:p>
  </w:comment>
  <w:comment w:id="103" w:author="Rajkumar S" w:date="2025-10-13T18:35:00Z" w:initials="RS">
    <w:p w14:paraId="03173D06" w14:textId="1B7CF014" w:rsidR="00D91BB9" w:rsidRDefault="00D91BB9" w:rsidP="00D91BB9">
      <w:pPr>
        <w:pStyle w:val="CommentText"/>
        <w:ind w:left="0" w:firstLine="0"/>
        <w:jc w:val="left"/>
      </w:pPr>
      <w:r>
        <w:rPr>
          <w:rStyle w:val="CommentReference"/>
        </w:rPr>
        <w:annotationRef/>
      </w:r>
      <w:r>
        <w:t>DDPR should be defined from start, convert to DDPR might not be required</w:t>
      </w:r>
    </w:p>
  </w:comment>
  <w:comment w:id="104" w:author="Selvan, Gnana" w:date="2025-11-07T10:54:00Z" w:initials="GS">
    <w:p w14:paraId="334F29A7" w14:textId="77777777" w:rsidR="00CD620C" w:rsidRDefault="00CD620C" w:rsidP="00CD620C">
      <w:pPr>
        <w:pStyle w:val="CommentText"/>
        <w:ind w:left="0" w:firstLine="0"/>
        <w:jc w:val="left"/>
      </w:pPr>
      <w:r>
        <w:rPr>
          <w:rStyle w:val="CommentReference"/>
        </w:rPr>
        <w:annotationRef/>
      </w:r>
      <w:r>
        <w:t>Removed this req post discussion with rajkumar</w:t>
      </w:r>
    </w:p>
  </w:comment>
  <w:comment w:id="105" w:author="Rajkumar S" w:date="2025-10-13T18:42:00Z" w:initials="RS">
    <w:p w14:paraId="0D35A823" w14:textId="45755440" w:rsidR="00B252A4" w:rsidRDefault="00B252A4" w:rsidP="00B252A4">
      <w:pPr>
        <w:pStyle w:val="CommentText"/>
        <w:ind w:left="0" w:firstLine="0"/>
        <w:jc w:val="left"/>
      </w:pPr>
      <w:r>
        <w:rPr>
          <w:rStyle w:val="CommentReference"/>
        </w:rPr>
        <w:annotationRef/>
      </w:r>
      <w:r>
        <w:t>The selected area which remains active should be self-sufficiently stable based on stability guidelines (Be it single rack or block)</w:t>
      </w:r>
    </w:p>
  </w:comment>
  <w:comment w:id="106" w:author="Selvan, Gnana" w:date="2025-11-07T10:55:00Z" w:initials="GS">
    <w:p w14:paraId="6872A5FF" w14:textId="77777777" w:rsidR="00F80FE1" w:rsidRDefault="00F80FE1" w:rsidP="00F80FE1">
      <w:pPr>
        <w:pStyle w:val="CommentText"/>
        <w:ind w:left="0" w:firstLine="0"/>
        <w:jc w:val="left"/>
      </w:pPr>
      <w:r>
        <w:rPr>
          <w:rStyle w:val="CommentReference"/>
        </w:rPr>
        <w:annotationRef/>
      </w:r>
      <w:r>
        <w:t>Feasibility be evaluated during M3</w:t>
      </w:r>
    </w:p>
  </w:comment>
  <w:comment w:id="107" w:author="Rajkumar S" w:date="2025-10-13T18:43:00Z" w:initials="RS">
    <w:p w14:paraId="3200B31F" w14:textId="7E0ABB6D" w:rsidR="00CA59E8" w:rsidRDefault="00CA59E8" w:rsidP="00CA59E8">
      <w:pPr>
        <w:pStyle w:val="CommentText"/>
        <w:ind w:left="0" w:firstLine="0"/>
        <w:jc w:val="left"/>
      </w:pPr>
      <w:r>
        <w:rPr>
          <w:rStyle w:val="CommentReference"/>
        </w:rPr>
        <w:annotationRef/>
      </w:r>
      <w:r>
        <w:t xml:space="preserve">Update for only selected unit or all the units for same configuration. Alert should be asked </w:t>
      </w:r>
    </w:p>
  </w:comment>
  <w:comment w:id="108" w:author="Selvan, Gnana" w:date="2025-11-07T10:57:00Z" w:initials="GS">
    <w:p w14:paraId="12E6A98D" w14:textId="77777777" w:rsidR="00CB0DD0" w:rsidRDefault="00CB0DD0" w:rsidP="00CB0DD0">
      <w:pPr>
        <w:pStyle w:val="CommentText"/>
        <w:ind w:left="0" w:firstLine="0"/>
        <w:jc w:val="left"/>
      </w:pPr>
      <w:r>
        <w:rPr>
          <w:rStyle w:val="CommentReference"/>
        </w:rPr>
        <w:annotationRef/>
      </w:r>
      <w:r>
        <w:t>udpated the req</w:t>
      </w:r>
      <w:r>
        <w:rPr>
          <w:b/>
          <w:bCs/>
        </w:rPr>
        <w:t xml:space="preserve"> [GSS_DC_SyRS_410312]</w:t>
      </w:r>
    </w:p>
  </w:comment>
  <w:comment w:id="110" w:author="Unnikrishnan N" w:date="2025-10-10T17:58:00Z" w:initials="UN">
    <w:p w14:paraId="6094E25A" w14:textId="66704D36" w:rsidR="00FA2231" w:rsidRDefault="00FA2231" w:rsidP="00FA2231">
      <w:pPr>
        <w:pStyle w:val="CommentText"/>
        <w:ind w:left="0" w:firstLine="0"/>
        <w:jc w:val="left"/>
      </w:pPr>
      <w:r>
        <w:rPr>
          <w:rStyle w:val="CommentReference"/>
        </w:rPr>
        <w:annotationRef/>
      </w:r>
      <w:r>
        <w:t>We must give</w:t>
      </w:r>
    </w:p>
  </w:comment>
  <w:comment w:id="111" w:author="Rajkumar S" w:date="2025-10-15T18:03:00Z" w:initials="RS">
    <w:p w14:paraId="220251AE" w14:textId="77777777" w:rsidR="002045BB" w:rsidRDefault="002045BB" w:rsidP="002045BB">
      <w:pPr>
        <w:pStyle w:val="CommentText"/>
        <w:ind w:left="0" w:firstLine="0"/>
        <w:jc w:val="left"/>
      </w:pPr>
      <w:r>
        <w:rPr>
          <w:rStyle w:val="CommentReference"/>
        </w:rPr>
        <w:annotationRef/>
      </w:r>
      <w:r>
        <w:t>Godrej to share the list</w:t>
      </w:r>
    </w:p>
  </w:comment>
  <w:comment w:id="112" w:author="Unnikrishnan N" w:date="2025-10-10T17:58:00Z" w:initials="UN">
    <w:p w14:paraId="00B7BCD9" w14:textId="77777777" w:rsidR="00904284" w:rsidRDefault="00904284" w:rsidP="00904284">
      <w:pPr>
        <w:pStyle w:val="CommentText"/>
        <w:ind w:left="0" w:firstLine="0"/>
        <w:jc w:val="left"/>
      </w:pPr>
      <w:r>
        <w:rPr>
          <w:rStyle w:val="CommentReference"/>
        </w:rPr>
        <w:annotationRef/>
      </w:r>
      <w:r>
        <w:t>Glb?</w:t>
      </w:r>
    </w:p>
  </w:comment>
  <w:comment w:id="113" w:author="Selvan, Gnana" w:date="2025-10-29T06:37:00Z" w:initials="GS">
    <w:p w14:paraId="20377A8B" w14:textId="77777777" w:rsidR="002F40DB" w:rsidRDefault="002F40DB" w:rsidP="002F40DB">
      <w:pPr>
        <w:pStyle w:val="CommentText"/>
        <w:ind w:left="0" w:firstLine="0"/>
        <w:jc w:val="left"/>
      </w:pPr>
      <w:r>
        <w:rPr>
          <w:rStyle w:val="CommentReference"/>
        </w:rPr>
        <w:annotationRef/>
      </w:r>
      <w:r>
        <w:t>Added glb format</w:t>
      </w:r>
    </w:p>
  </w:comment>
  <w:comment w:id="114" w:author="Rajkumar S" w:date="2025-10-15T17:43:00Z" w:initials="RS">
    <w:p w14:paraId="4D05BDC7" w14:textId="10CEB663" w:rsidR="00E66545" w:rsidRDefault="00E66545" w:rsidP="00E66545">
      <w:pPr>
        <w:pStyle w:val="CommentText"/>
        <w:ind w:left="0" w:firstLine="0"/>
        <w:jc w:val="left"/>
      </w:pPr>
      <w:r>
        <w:rPr>
          <w:rStyle w:val="CommentReference"/>
        </w:rPr>
        <w:annotationRef/>
      </w:r>
      <w:r>
        <w:t>Lets mention this as SKUs only at all the places, ideally pallet is also a SKU.</w:t>
      </w:r>
    </w:p>
  </w:comment>
  <w:comment w:id="115" w:author="Selvan, Gnana" w:date="2025-10-29T06:37:00Z" w:initials="GS">
    <w:p w14:paraId="15663709" w14:textId="77777777" w:rsidR="002F40DB" w:rsidRDefault="002F40DB" w:rsidP="002F40DB">
      <w:pPr>
        <w:pStyle w:val="CommentText"/>
        <w:ind w:left="0" w:firstLine="0"/>
        <w:jc w:val="left"/>
      </w:pPr>
      <w:r>
        <w:rPr>
          <w:rStyle w:val="CommentReference"/>
        </w:rPr>
        <w:annotationRef/>
      </w:r>
      <w:r>
        <w:t>changed</w:t>
      </w:r>
    </w:p>
  </w:comment>
  <w:comment w:id="116" w:author="Unnikrishnan N" w:date="2025-10-10T17:59:00Z" w:initials="UN">
    <w:p w14:paraId="77A718AF" w14:textId="4F2F61A7" w:rsidR="0014058F" w:rsidRDefault="0014058F" w:rsidP="0014058F">
      <w:pPr>
        <w:pStyle w:val="CommentText"/>
        <w:ind w:left="0" w:firstLine="0"/>
        <w:jc w:val="left"/>
      </w:pPr>
      <w:r>
        <w:rPr>
          <w:rStyle w:val="CommentReference"/>
        </w:rPr>
        <w:annotationRef/>
      </w:r>
      <w:r>
        <w:t>Application?</w:t>
      </w:r>
    </w:p>
  </w:comment>
  <w:comment w:id="117" w:author="Rajkumar S" w:date="2025-10-15T17:43:00Z" w:initials="RS">
    <w:p w14:paraId="699758AD" w14:textId="77777777" w:rsidR="009815AB" w:rsidRDefault="009815AB" w:rsidP="009815AB">
      <w:pPr>
        <w:pStyle w:val="CommentText"/>
        <w:ind w:left="0" w:firstLine="0"/>
        <w:jc w:val="left"/>
      </w:pPr>
      <w:r>
        <w:rPr>
          <w:rStyle w:val="CommentReference"/>
        </w:rPr>
        <w:annotationRef/>
      </w:r>
      <w:r>
        <w:t>Different SKUs in single layout</w:t>
      </w:r>
    </w:p>
  </w:comment>
  <w:comment w:id="119" w:author="Rajkumar S" w:date="2025-10-13T18:48:00Z" w:initials="RS">
    <w:p w14:paraId="0E99FD51" w14:textId="7D76A565" w:rsidR="00AA47B3" w:rsidRDefault="00AA47B3" w:rsidP="00AA47B3">
      <w:pPr>
        <w:pStyle w:val="CommentText"/>
        <w:ind w:left="0" w:firstLine="0"/>
        <w:jc w:val="left"/>
      </w:pPr>
      <w:r>
        <w:rPr>
          <w:rStyle w:val="CommentReference"/>
        </w:rPr>
        <w:annotationRef/>
      </w:r>
      <w:r>
        <w:t>Type of MHE list should be sufficient, whatever chosen MHE should be mentioned somewhere</w:t>
      </w:r>
    </w:p>
  </w:comment>
  <w:comment w:id="120" w:author="Selvan, Gnana" w:date="2025-11-07T11:01:00Z" w:initials="GS">
    <w:p w14:paraId="496DF8C8" w14:textId="77777777" w:rsidR="0081727A" w:rsidRDefault="0081727A" w:rsidP="0081727A">
      <w:pPr>
        <w:pStyle w:val="CommentText"/>
        <w:ind w:left="0" w:firstLine="0"/>
        <w:jc w:val="left"/>
      </w:pPr>
      <w:r>
        <w:rPr>
          <w:rStyle w:val="CommentReference"/>
        </w:rPr>
        <w:annotationRef/>
      </w:r>
      <w:r>
        <w:rPr>
          <w:b/>
          <w:bCs/>
        </w:rPr>
        <w:t>Updated [GSS_DC_SyRS_410500]</w:t>
      </w:r>
    </w:p>
  </w:comment>
  <w:comment w:id="122" w:author="Rajkumar S" w:date="2025-10-13T19:35:00Z" w:initials="RS">
    <w:p w14:paraId="3D493CEA" w14:textId="6F5F2789" w:rsidR="00F31AC9" w:rsidRDefault="00F31AC9" w:rsidP="00F31AC9">
      <w:pPr>
        <w:pStyle w:val="CommentText"/>
        <w:ind w:left="0" w:firstLine="0"/>
        <w:jc w:val="left"/>
      </w:pPr>
      <w:r>
        <w:rPr>
          <w:rStyle w:val="CommentReference"/>
        </w:rPr>
        <w:annotationRef/>
      </w:r>
      <w:r>
        <w:t>Optimization suggestions should be given by the software</w:t>
      </w:r>
    </w:p>
  </w:comment>
  <w:comment w:id="123" w:author="Selvan, Gnana" w:date="2025-11-07T11:01:00Z" w:initials="GS">
    <w:p w14:paraId="5DBE9CA9" w14:textId="77777777" w:rsidR="0050469E" w:rsidRDefault="0050469E" w:rsidP="0050469E">
      <w:pPr>
        <w:pStyle w:val="CommentText"/>
        <w:ind w:left="0" w:firstLine="0"/>
        <w:jc w:val="left"/>
      </w:pPr>
      <w:r>
        <w:rPr>
          <w:rStyle w:val="CommentReference"/>
        </w:rPr>
        <w:annotationRef/>
      </w:r>
      <w:r>
        <w:t xml:space="preserve">Updated </w:t>
      </w:r>
      <w:r>
        <w:rPr>
          <w:b/>
          <w:bCs/>
        </w:rPr>
        <w:t>[GSS_DC_SyRS_410601]</w:t>
      </w:r>
    </w:p>
  </w:comment>
  <w:comment w:id="124" w:author="Unnikrishnan N" w:date="2025-10-10T18:24:00Z" w:initials="UN">
    <w:p w14:paraId="196653DB" w14:textId="04A19C2E" w:rsidR="00172891" w:rsidRDefault="00172891" w:rsidP="00172891">
      <w:pPr>
        <w:pStyle w:val="CommentText"/>
        <w:ind w:left="0" w:firstLine="0"/>
        <w:jc w:val="left"/>
      </w:pPr>
      <w:r>
        <w:rPr>
          <w:rStyle w:val="CommentReference"/>
        </w:rPr>
        <w:annotationRef/>
      </w:r>
      <w:r>
        <w:t>I think these points should be part of various product groups</w:t>
      </w:r>
    </w:p>
    <w:p w14:paraId="05ABBED8" w14:textId="77777777" w:rsidR="00172891" w:rsidRDefault="00172891" w:rsidP="00172891">
      <w:pPr>
        <w:pStyle w:val="CommentText"/>
        <w:ind w:left="0" w:firstLine="0"/>
        <w:jc w:val="left"/>
      </w:pPr>
    </w:p>
    <w:p w14:paraId="06CBF48B" w14:textId="77777777" w:rsidR="00172891" w:rsidRDefault="00172891" w:rsidP="00172891">
      <w:pPr>
        <w:pStyle w:val="CommentText"/>
        <w:ind w:left="0" w:firstLine="0"/>
        <w:jc w:val="left"/>
      </w:pPr>
      <w:r>
        <w:t>Btw, whats needed to support lcs projects, is there an option to get incremental BOM, kind of ‘freeze’ one part and take the BOM of the rest alone</w:t>
      </w:r>
    </w:p>
  </w:comment>
  <w:comment w:id="125" w:author="Selvan, Gnana" w:date="2025-11-07T11:02:00Z" w:initials="GS">
    <w:p w14:paraId="35903077" w14:textId="77777777" w:rsidR="0050469E" w:rsidRDefault="0050469E" w:rsidP="0050469E">
      <w:pPr>
        <w:pStyle w:val="CommentText"/>
        <w:ind w:left="0" w:firstLine="0"/>
        <w:jc w:val="left"/>
      </w:pPr>
      <w:r>
        <w:rPr>
          <w:rStyle w:val="CommentReference"/>
        </w:rPr>
        <w:annotationRef/>
      </w:r>
      <w:r>
        <w:t>To be evaluated during M3 phase</w:t>
      </w:r>
    </w:p>
  </w:comment>
  <w:comment w:id="126" w:author="Rajkumar S" w:date="2025-10-13T18:51:00Z" w:initials="RS">
    <w:p w14:paraId="067BB3C7" w14:textId="141B6200" w:rsidR="00E673BD" w:rsidRDefault="00E673BD" w:rsidP="00E673BD">
      <w:pPr>
        <w:pStyle w:val="CommentText"/>
        <w:ind w:left="0" w:firstLine="0"/>
        <w:jc w:val="left"/>
      </w:pPr>
      <w:r>
        <w:rPr>
          <w:rStyle w:val="CommentReference"/>
        </w:rPr>
        <w:annotationRef/>
      </w:r>
      <w:r>
        <w:t>This is for all components not limited to only uprights</w:t>
      </w:r>
    </w:p>
  </w:comment>
  <w:comment w:id="127" w:author="Selvan, Gnana" w:date="2025-10-29T06:42:00Z" w:initials="GS">
    <w:p w14:paraId="10A346AB" w14:textId="77777777" w:rsidR="002F40DB" w:rsidRDefault="002F40DB" w:rsidP="002F40DB">
      <w:pPr>
        <w:pStyle w:val="CommentText"/>
        <w:ind w:left="0" w:firstLine="0"/>
        <w:jc w:val="left"/>
      </w:pPr>
      <w:r>
        <w:rPr>
          <w:rStyle w:val="CommentReference"/>
        </w:rPr>
        <w:annotationRef/>
      </w:r>
      <w:r>
        <w:t>Changed upright to component</w:t>
      </w:r>
    </w:p>
  </w:comment>
  <w:comment w:id="129" w:author="Unnikrishnan N" w:date="2025-10-10T18:25:00Z" w:initials="UN">
    <w:p w14:paraId="35509FDE" w14:textId="0F0B90A2" w:rsidR="003E1E17" w:rsidRDefault="003E1E17" w:rsidP="003E1E17">
      <w:pPr>
        <w:pStyle w:val="CommentText"/>
        <w:ind w:left="0" w:firstLine="0"/>
        <w:jc w:val="left"/>
      </w:pPr>
      <w:r>
        <w:rPr>
          <w:rStyle w:val="CommentReference"/>
        </w:rPr>
        <w:annotationRef/>
      </w:r>
      <w:r>
        <w:t>Will include both gipl and gss</w:t>
      </w:r>
    </w:p>
  </w:comment>
  <w:comment w:id="131" w:author="Rajkumar S" w:date="2025-10-13T18:56:00Z" w:initials="RS">
    <w:p w14:paraId="7448CE08" w14:textId="77777777" w:rsidR="00EC4FB1" w:rsidRDefault="00E003B2" w:rsidP="00EC4FB1">
      <w:pPr>
        <w:pStyle w:val="CommentText"/>
        <w:ind w:left="0" w:firstLine="0"/>
        <w:jc w:val="left"/>
      </w:pPr>
      <w:r>
        <w:rPr>
          <w:rStyle w:val="CommentReference"/>
        </w:rPr>
        <w:annotationRef/>
      </w:r>
      <w:r w:rsidR="00EC4FB1">
        <w:t>Technical specifications should be part of design outputs</w:t>
      </w:r>
    </w:p>
  </w:comment>
  <w:comment w:id="132" w:author="Thomson Francis" w:date="2025-10-13T18:54:00Z" w:initials="TF">
    <w:p w14:paraId="6281C6FE" w14:textId="215E9D72" w:rsidR="00C5307D" w:rsidRDefault="00C5307D" w:rsidP="00C5307D">
      <w:pPr>
        <w:pStyle w:val="CommentText"/>
        <w:ind w:left="0" w:firstLine="0"/>
        <w:jc w:val="left"/>
      </w:pPr>
      <w:r>
        <w:rPr>
          <w:rStyle w:val="CommentReference"/>
        </w:rPr>
        <w:annotationRef/>
      </w:r>
      <w:r>
        <w:t>Mention output formats</w:t>
      </w:r>
    </w:p>
  </w:comment>
  <w:comment w:id="133" w:author="Selvan, Gnana" w:date="2025-10-29T06:44:00Z" w:initials="GS">
    <w:p w14:paraId="45EEA435" w14:textId="77777777" w:rsidR="00230BAE" w:rsidRDefault="00230BAE" w:rsidP="00230BAE">
      <w:pPr>
        <w:pStyle w:val="CommentText"/>
        <w:ind w:left="0" w:firstLine="0"/>
        <w:jc w:val="left"/>
      </w:pPr>
      <w:r>
        <w:rPr>
          <w:rStyle w:val="CommentReference"/>
        </w:rPr>
        <w:annotationRef/>
      </w:r>
      <w:r>
        <w:t>Added formats</w:t>
      </w:r>
    </w:p>
  </w:comment>
  <w:comment w:id="134" w:author="Thomson Francis" w:date="2025-10-13T18:58:00Z" w:initials="TF">
    <w:p w14:paraId="1CA584F3" w14:textId="434A040B" w:rsidR="001A2416" w:rsidRDefault="00560461" w:rsidP="001A2416">
      <w:pPr>
        <w:pStyle w:val="CommentText"/>
        <w:ind w:left="0" w:firstLine="0"/>
        <w:jc w:val="left"/>
      </w:pPr>
      <w:r>
        <w:rPr>
          <w:rStyle w:val="CommentReference"/>
        </w:rPr>
        <w:annotationRef/>
      </w:r>
      <w:r w:rsidR="001A2416">
        <w:t>Images should only be from library</w:t>
      </w:r>
    </w:p>
  </w:comment>
  <w:comment w:id="135" w:author="Selvan, Gnana" w:date="2025-10-29T06:45:00Z" w:initials="GS">
    <w:p w14:paraId="2A206498" w14:textId="77777777" w:rsidR="00230BAE" w:rsidRDefault="00230BAE" w:rsidP="00230BAE">
      <w:pPr>
        <w:pStyle w:val="CommentText"/>
        <w:ind w:left="0" w:firstLine="0"/>
        <w:jc w:val="left"/>
      </w:pPr>
      <w:r>
        <w:rPr>
          <w:rStyle w:val="CommentReference"/>
        </w:rPr>
        <w:annotationRef/>
      </w:r>
      <w:r>
        <w:t>added</w:t>
      </w:r>
    </w:p>
  </w:comment>
  <w:comment w:id="140" w:author="Unnikrishnan N" w:date="2025-10-10T18:29:00Z" w:initials="UN">
    <w:p w14:paraId="350C9359" w14:textId="0C7B37FE" w:rsidR="002D2355" w:rsidRDefault="002D2355" w:rsidP="002D2355">
      <w:pPr>
        <w:pStyle w:val="CommentText"/>
        <w:ind w:left="0" w:firstLine="0"/>
        <w:jc w:val="left"/>
      </w:pPr>
      <w:r>
        <w:rPr>
          <w:rStyle w:val="CommentReference"/>
        </w:rPr>
        <w:annotationRef/>
      </w:r>
      <w:r>
        <w:t>Some low fidelity proto needed before we sign off</w:t>
      </w:r>
    </w:p>
  </w:comment>
  <w:comment w:id="141" w:author="Selvan, Gnana" w:date="2025-10-29T06:45:00Z" w:initials="GS">
    <w:p w14:paraId="6E1FBFA5" w14:textId="77777777" w:rsidR="00230BAE" w:rsidRDefault="00230BAE" w:rsidP="00230BAE">
      <w:pPr>
        <w:pStyle w:val="CommentText"/>
        <w:ind w:left="0" w:firstLine="0"/>
        <w:jc w:val="left"/>
      </w:pPr>
      <w:r>
        <w:rPr>
          <w:rStyle w:val="CommentReference"/>
        </w:rPr>
        <w:annotationRef/>
      </w:r>
      <w:r>
        <w:t>Not in Scope for M1. Its part of deliverables for M3</w:t>
      </w:r>
    </w:p>
  </w:comment>
  <w:comment w:id="142" w:author="Rajkumar S" w:date="2025-10-13T19:04:00Z" w:initials="RS">
    <w:p w14:paraId="31C47361" w14:textId="5ECBFC71" w:rsidR="00803546" w:rsidRDefault="007A2FD1" w:rsidP="00803546">
      <w:pPr>
        <w:pStyle w:val="CommentText"/>
        <w:ind w:left="0" w:firstLine="0"/>
        <w:jc w:val="left"/>
      </w:pPr>
      <w:r>
        <w:rPr>
          <w:rStyle w:val="CommentReference"/>
        </w:rPr>
        <w:annotationRef/>
      </w:r>
      <w:r w:rsidR="00803546">
        <w:t>Selected area should be independently stable and self sufficient</w:t>
      </w:r>
    </w:p>
  </w:comment>
  <w:comment w:id="143" w:author="Selvan, Gnana" w:date="2025-11-07T11:03:00Z" w:initials="GS">
    <w:p w14:paraId="3B67A4DF" w14:textId="77777777" w:rsidR="006E03D2" w:rsidRDefault="006E03D2" w:rsidP="006E03D2">
      <w:pPr>
        <w:pStyle w:val="CommentText"/>
        <w:ind w:left="0" w:firstLine="0"/>
        <w:jc w:val="left"/>
      </w:pPr>
      <w:r>
        <w:rPr>
          <w:rStyle w:val="CommentReference"/>
        </w:rPr>
        <w:annotationRef/>
      </w:r>
      <w:r>
        <w:t>To be evaluated during M3</w:t>
      </w:r>
    </w:p>
  </w:comment>
  <w:comment w:id="144" w:author="Rajkumar S" w:date="2025-10-13T19:05:00Z" w:initials="RS">
    <w:p w14:paraId="384D3E37" w14:textId="0F963731" w:rsidR="00803546" w:rsidRDefault="00803546" w:rsidP="00803546">
      <w:pPr>
        <w:pStyle w:val="CommentText"/>
        <w:ind w:left="0" w:firstLine="0"/>
        <w:jc w:val="left"/>
      </w:pPr>
      <w:r>
        <w:rPr>
          <w:rStyle w:val="CommentReference"/>
        </w:rPr>
        <w:annotationRef/>
      </w:r>
      <w:r>
        <w:t>And shipping volumes</w:t>
      </w:r>
    </w:p>
  </w:comment>
  <w:comment w:id="145" w:author="Selvan, Gnana" w:date="2025-10-29T06:48:00Z" w:initials="GS">
    <w:p w14:paraId="3B5205BA" w14:textId="77777777" w:rsidR="006E03D2" w:rsidRDefault="00230BAE" w:rsidP="006E03D2">
      <w:pPr>
        <w:pStyle w:val="CommentText"/>
        <w:ind w:left="0" w:firstLine="0"/>
        <w:jc w:val="left"/>
      </w:pPr>
      <w:r>
        <w:rPr>
          <w:rStyle w:val="CommentReference"/>
        </w:rPr>
        <w:annotationRef/>
      </w:r>
      <w:r w:rsidR="006E03D2">
        <w:t xml:space="preserve">Added in </w:t>
      </w:r>
      <w:r w:rsidR="006E03D2">
        <w:rPr>
          <w:b/>
          <w:bCs/>
        </w:rPr>
        <w:t>[GSS_DC_SyRS_411501]</w:t>
      </w:r>
    </w:p>
  </w:comment>
  <w:comment w:id="146" w:author="Rajkumar S" w:date="2025-10-13T19:07:00Z" w:initials="RS">
    <w:p w14:paraId="60789C91" w14:textId="6F128080" w:rsidR="007D056F" w:rsidRDefault="007D056F" w:rsidP="007D056F">
      <w:pPr>
        <w:pStyle w:val="CommentText"/>
        <w:ind w:left="0" w:firstLine="0"/>
        <w:jc w:val="left"/>
      </w:pPr>
      <w:r>
        <w:rPr>
          <w:rStyle w:val="CommentReference"/>
        </w:rPr>
        <w:annotationRef/>
      </w:r>
      <w:r>
        <w:t>This should be role based</w:t>
      </w:r>
    </w:p>
  </w:comment>
  <w:comment w:id="147" w:author="Selvan, Gnana" w:date="2025-10-29T06:48:00Z" w:initials="GS">
    <w:p w14:paraId="79962B59" w14:textId="77777777" w:rsidR="00067A06" w:rsidRDefault="00230BAE" w:rsidP="00067A06">
      <w:pPr>
        <w:pStyle w:val="CommentText"/>
        <w:ind w:left="0" w:firstLine="0"/>
        <w:jc w:val="left"/>
      </w:pPr>
      <w:r>
        <w:rPr>
          <w:rStyle w:val="CommentReference"/>
        </w:rPr>
        <w:annotationRef/>
      </w:r>
      <w:r w:rsidR="00067A06">
        <w:t xml:space="preserve">Changed user to user role in </w:t>
      </w:r>
      <w:r w:rsidR="00067A06">
        <w:rPr>
          <w:b/>
          <w:bCs/>
        </w:rPr>
        <w:t>[GSS_DC_SyRS_411505]</w:t>
      </w:r>
    </w:p>
  </w:comment>
  <w:comment w:id="149" w:author="Rajkumar S" w:date="2025-10-13T19:14:00Z" w:initials="RS">
    <w:p w14:paraId="52DCABC7" w14:textId="1924DA3B" w:rsidR="00FB541F" w:rsidRDefault="00FB541F" w:rsidP="00FB541F">
      <w:pPr>
        <w:pStyle w:val="CommentText"/>
        <w:ind w:left="0" w:firstLine="0"/>
        <w:jc w:val="left"/>
      </w:pPr>
      <w:r>
        <w:rPr>
          <w:rStyle w:val="CommentReference"/>
        </w:rPr>
        <w:annotationRef/>
      </w:r>
      <w:r>
        <w:t>Cross reference to assembly manual</w:t>
      </w:r>
    </w:p>
  </w:comment>
  <w:comment w:id="150" w:author="Rajkumar S" w:date="2025-10-13T19:15:00Z" w:initials="RS">
    <w:p w14:paraId="22635BF6" w14:textId="77777777" w:rsidR="00C056F4" w:rsidRDefault="00C056F4" w:rsidP="00C056F4">
      <w:pPr>
        <w:pStyle w:val="CommentText"/>
        <w:ind w:left="0" w:firstLine="0"/>
        <w:jc w:val="left"/>
      </w:pPr>
      <w:r>
        <w:rPr>
          <w:rStyle w:val="CommentReference"/>
        </w:rPr>
        <w:annotationRef/>
      </w:r>
      <w:r>
        <w:t>On-click will be ideal</w:t>
      </w:r>
    </w:p>
  </w:comment>
  <w:comment w:id="151" w:author="Selvan, Gnana" w:date="2025-11-07T11:04:00Z" w:initials="GS">
    <w:p w14:paraId="4A621B46" w14:textId="77777777" w:rsidR="00442E63" w:rsidRDefault="00442E63" w:rsidP="00442E63">
      <w:pPr>
        <w:pStyle w:val="CommentText"/>
        <w:ind w:left="0" w:firstLine="0"/>
        <w:jc w:val="left"/>
      </w:pPr>
      <w:r>
        <w:rPr>
          <w:rStyle w:val="CommentReference"/>
        </w:rPr>
        <w:annotationRef/>
      </w:r>
      <w:r>
        <w:t xml:space="preserve">Updated </w:t>
      </w:r>
      <w:r>
        <w:rPr>
          <w:b/>
          <w:bCs/>
        </w:rPr>
        <w:t>[GSS_DC_SyRS_411601]</w:t>
      </w:r>
    </w:p>
  </w:comment>
  <w:comment w:id="153" w:author="Rajkumar S" w:date="2025-10-13T19:18:00Z" w:initials="RS">
    <w:p w14:paraId="4EBF8D41" w14:textId="7A2EF9EF" w:rsidR="001A5AB6" w:rsidRDefault="001A5AB6" w:rsidP="001A5AB6">
      <w:pPr>
        <w:pStyle w:val="CommentText"/>
        <w:ind w:left="0" w:firstLine="0"/>
        <w:jc w:val="left"/>
      </w:pPr>
      <w:r>
        <w:rPr>
          <w:rStyle w:val="CommentReference"/>
        </w:rPr>
        <w:annotationRef/>
      </w:r>
      <w:r>
        <w:t>Configuration and components based on user selection for standard (Std1, Std2, Std3)</w:t>
      </w:r>
    </w:p>
  </w:comment>
  <w:comment w:id="154" w:author="Selvan, Gnana" w:date="2025-11-07T11:05:00Z" w:initials="GS">
    <w:p w14:paraId="4E51BC3E" w14:textId="77777777" w:rsidR="00996844" w:rsidRDefault="00996844" w:rsidP="00996844">
      <w:pPr>
        <w:pStyle w:val="CommentText"/>
        <w:ind w:left="0" w:firstLine="0"/>
        <w:jc w:val="left"/>
      </w:pPr>
      <w:r>
        <w:rPr>
          <w:rStyle w:val="CommentReference"/>
        </w:rPr>
        <w:annotationRef/>
      </w:r>
      <w:r>
        <w:t>Will be added as requirement post evaluation in M3 after gathering more details from GSS</w:t>
      </w:r>
    </w:p>
  </w:comment>
  <w:comment w:id="155" w:author="Rajkumar S" w:date="2025-10-13T19:16:00Z" w:initials="RS">
    <w:p w14:paraId="24ED9052" w14:textId="2AEF24C5" w:rsidR="00011768" w:rsidRDefault="00011768" w:rsidP="00011768">
      <w:pPr>
        <w:pStyle w:val="CommentText"/>
        <w:ind w:left="0" w:firstLine="0"/>
        <w:jc w:val="left"/>
      </w:pPr>
      <w:r>
        <w:rPr>
          <w:rStyle w:val="CommentReference"/>
        </w:rPr>
        <w:annotationRef/>
      </w:r>
      <w:r>
        <w:t>To discuss how this can be done</w:t>
      </w:r>
    </w:p>
  </w:comment>
  <w:comment w:id="156" w:author="Rajkumar S" w:date="2025-10-13T19:20:00Z" w:initials="RS">
    <w:p w14:paraId="0B99EF87" w14:textId="77777777" w:rsidR="005E2426" w:rsidRDefault="005E2426" w:rsidP="005E2426">
      <w:pPr>
        <w:pStyle w:val="CommentText"/>
        <w:ind w:left="0" w:firstLine="0"/>
        <w:jc w:val="left"/>
      </w:pPr>
      <w:r>
        <w:rPr>
          <w:rStyle w:val="CommentReference"/>
        </w:rPr>
        <w:annotationRef/>
      </w:r>
      <w:r>
        <w:t>The software should not allow the user to take the BOM  output in case of error</w:t>
      </w:r>
    </w:p>
  </w:comment>
  <w:comment w:id="157" w:author="Selvan, Gnana" w:date="2025-11-07T11:06:00Z" w:initials="GS">
    <w:p w14:paraId="17BF50AA" w14:textId="77777777" w:rsidR="00C271A9" w:rsidRDefault="00C271A9" w:rsidP="00C271A9">
      <w:pPr>
        <w:pStyle w:val="CommentText"/>
        <w:ind w:left="0" w:firstLine="0"/>
        <w:jc w:val="left"/>
      </w:pPr>
      <w:r>
        <w:rPr>
          <w:rStyle w:val="CommentReference"/>
        </w:rPr>
        <w:annotationRef/>
      </w:r>
      <w:r>
        <w:t xml:space="preserve">Added </w:t>
      </w:r>
      <w:r>
        <w:rPr>
          <w:b/>
          <w:bCs/>
        </w:rPr>
        <w:t>[GSS_DC_SyRS_411805]</w:t>
      </w:r>
    </w:p>
  </w:comment>
  <w:comment w:id="158" w:author="Unnikrishnan N" w:date="2025-10-10T18:30:00Z" w:initials="UN">
    <w:p w14:paraId="5EE28F7B" w14:textId="39220D97" w:rsidR="00B56058" w:rsidRDefault="00B56058" w:rsidP="00B56058">
      <w:pPr>
        <w:pStyle w:val="CommentText"/>
        <w:ind w:left="0" w:firstLine="0"/>
        <w:jc w:val="left"/>
      </w:pPr>
      <w:r>
        <w:rPr>
          <w:rStyle w:val="CommentReference"/>
        </w:rPr>
        <w:annotationRef/>
      </w:r>
      <w:r>
        <w:t>Not clear</w:t>
      </w:r>
    </w:p>
  </w:comment>
  <w:comment w:id="159" w:author="Selvan, Gnana" w:date="2025-11-07T11:08:00Z" w:initials="GS">
    <w:p w14:paraId="4863FAD9" w14:textId="77777777" w:rsidR="00125E09" w:rsidRDefault="00125E09" w:rsidP="00125E09">
      <w:pPr>
        <w:pStyle w:val="CommentText"/>
        <w:ind w:left="0" w:firstLine="0"/>
        <w:jc w:val="left"/>
      </w:pPr>
      <w:r>
        <w:rPr>
          <w:rStyle w:val="CommentReference"/>
        </w:rPr>
        <w:annotationRef/>
      </w:r>
      <w:r>
        <w:t>Load Chart, Master BOM and Reckoner Utility detailed requirements will be added post completion of Analysis in M2 phase</w:t>
      </w:r>
    </w:p>
  </w:comment>
  <w:comment w:id="163" w:author="Rajkumar S" w:date="2025-10-13T19:22:00Z" w:initials="RS">
    <w:p w14:paraId="3C7BD07D" w14:textId="1B0F1716" w:rsidR="00D56B28" w:rsidRDefault="00D56B28" w:rsidP="00D56B28">
      <w:pPr>
        <w:pStyle w:val="CommentText"/>
        <w:ind w:left="0" w:firstLine="0"/>
        <w:jc w:val="left"/>
      </w:pPr>
      <w:r>
        <w:rPr>
          <w:rStyle w:val="CommentReference"/>
        </w:rPr>
        <w:annotationRef/>
      </w:r>
      <w:r>
        <w:t>Nos. to be defined</w:t>
      </w:r>
    </w:p>
  </w:comment>
  <w:comment w:id="164" w:author="Selvan, Gnana" w:date="2025-11-07T11:08:00Z" w:initials="GS">
    <w:p w14:paraId="426B8D72" w14:textId="77777777" w:rsidR="008E41C7" w:rsidRDefault="008E41C7" w:rsidP="008E41C7">
      <w:pPr>
        <w:pStyle w:val="CommentText"/>
        <w:ind w:left="0" w:firstLine="0"/>
        <w:jc w:val="left"/>
      </w:pPr>
      <w:r>
        <w:rPr>
          <w:rStyle w:val="CommentReference"/>
        </w:rPr>
        <w:annotationRef/>
      </w:r>
      <w:r>
        <w:t>To get inputs from GSS on the same</w:t>
      </w:r>
    </w:p>
  </w:comment>
  <w:comment w:id="165" w:author="Selvan, Gnana" w:date="2025-10-09T10:59:00Z" w:initials="GS">
    <w:p w14:paraId="1892663A" w14:textId="08A24A3A" w:rsidR="002C6D8E" w:rsidRDefault="002C6D8E" w:rsidP="002C6D8E">
      <w:pPr>
        <w:pStyle w:val="CommentText"/>
        <w:ind w:left="0" w:firstLine="0"/>
        <w:jc w:val="left"/>
      </w:pPr>
      <w:r>
        <w:rPr>
          <w:rStyle w:val="CommentReference"/>
        </w:rPr>
        <w:annotationRef/>
      </w:r>
      <w:r>
        <w:t>To be reviewed by GSS. Remove if not required</w:t>
      </w:r>
    </w:p>
  </w:comment>
  <w:comment w:id="170" w:author="Rajkumar S" w:date="2025-10-13T19:27:00Z" w:initials="RS">
    <w:p w14:paraId="3C4CA1BB" w14:textId="77777777" w:rsidR="008E28BE" w:rsidRDefault="008E28BE" w:rsidP="008E28BE">
      <w:pPr>
        <w:pStyle w:val="CommentText"/>
        <w:ind w:left="0" w:firstLine="0"/>
        <w:jc w:val="left"/>
      </w:pPr>
      <w:r>
        <w:rPr>
          <w:rStyle w:val="CommentReference"/>
        </w:rPr>
        <w:annotationRef/>
      </w:r>
      <w:r>
        <w:t>Safari version to be added</w:t>
      </w:r>
    </w:p>
  </w:comment>
  <w:comment w:id="171" w:author="Selvan, Gnana" w:date="2025-11-07T11:09:00Z" w:initials="GS">
    <w:p w14:paraId="684F9031" w14:textId="77777777" w:rsidR="00415D9F" w:rsidRDefault="00415D9F" w:rsidP="00415D9F">
      <w:pPr>
        <w:pStyle w:val="CommentText"/>
        <w:ind w:left="0" w:firstLine="0"/>
        <w:jc w:val="left"/>
      </w:pPr>
      <w:r>
        <w:rPr>
          <w:rStyle w:val="CommentReference"/>
        </w:rPr>
        <w:annotationRef/>
      </w:r>
      <w:r>
        <w:t>Technical challenge to test in safari in windows as only old version of safari released 2014 is supported. Testing in Mac OS in not in scope of SOW.</w:t>
      </w:r>
    </w:p>
  </w:comment>
  <w:comment w:id="173" w:author="Rajkumar S" w:date="2025-10-13T19:28:00Z" w:initials="RS">
    <w:p w14:paraId="530C4A07" w14:textId="45F4F30F" w:rsidR="00D75620" w:rsidRDefault="00D75620" w:rsidP="00D75620">
      <w:pPr>
        <w:pStyle w:val="CommentText"/>
        <w:ind w:left="0" w:firstLine="0"/>
        <w:jc w:val="left"/>
      </w:pPr>
      <w:r>
        <w:rPr>
          <w:rStyle w:val="CommentReference"/>
        </w:rPr>
        <w:annotationRef/>
      </w:r>
      <w:r>
        <w:t>Roles to be discussed and added</w:t>
      </w:r>
    </w:p>
  </w:comment>
  <w:comment w:id="174" w:author="Selvan, Gnana" w:date="2025-11-07T11:09:00Z" w:initials="GS">
    <w:p w14:paraId="22D24327" w14:textId="77777777" w:rsidR="00415D9F" w:rsidRDefault="00415D9F" w:rsidP="00415D9F">
      <w:pPr>
        <w:pStyle w:val="CommentText"/>
        <w:ind w:left="0" w:firstLine="0"/>
        <w:jc w:val="left"/>
      </w:pPr>
      <w:r>
        <w:rPr>
          <w:rStyle w:val="CommentReference"/>
        </w:rPr>
        <w:annotationRef/>
      </w:r>
      <w:r>
        <w:t>Yes. Post discussion this requirement will be modified</w:t>
      </w:r>
    </w:p>
  </w:comment>
  <w:comment w:id="178" w:author="Unnikrishnan N" w:date="2025-10-10T18:34:00Z" w:initials="UN">
    <w:p w14:paraId="54EC8A18" w14:textId="0079F751" w:rsidR="002E09D1" w:rsidRDefault="002E09D1" w:rsidP="002E09D1">
      <w:pPr>
        <w:pStyle w:val="CommentText"/>
        <w:ind w:left="0" w:firstLine="0"/>
        <w:jc w:val="left"/>
      </w:pPr>
      <w:r>
        <w:rPr>
          <w:rStyle w:val="CommentReference"/>
        </w:rPr>
        <w:annotationRef/>
      </w:r>
      <w:r>
        <w:t>All UAT with this config only</w:t>
      </w:r>
    </w:p>
  </w:comment>
  <w:comment w:id="179" w:author="Rajkumar S" w:date="2025-10-13T19:29:00Z" w:initials="RS">
    <w:p w14:paraId="5DF87E91" w14:textId="77777777" w:rsidR="00EF75E0" w:rsidRDefault="00EF75E0" w:rsidP="00EF75E0">
      <w:pPr>
        <w:pStyle w:val="CommentText"/>
        <w:ind w:left="0" w:firstLine="0"/>
        <w:jc w:val="left"/>
      </w:pPr>
      <w:r>
        <w:rPr>
          <w:rStyle w:val="CommentReference"/>
        </w:rPr>
        <w:annotationRef/>
      </w:r>
      <w:r>
        <w:t>The performance measures defined should work on minimum config</w:t>
      </w:r>
    </w:p>
  </w:comment>
  <w:comment w:id="180" w:author="Selvan, Gnana" w:date="2025-11-07T11:10:00Z" w:initials="GS">
    <w:p w14:paraId="2432A9A0" w14:textId="77777777" w:rsidR="00616CF8" w:rsidRDefault="00616CF8" w:rsidP="00616CF8">
      <w:pPr>
        <w:pStyle w:val="CommentText"/>
        <w:ind w:left="0" w:firstLine="0"/>
        <w:jc w:val="left"/>
      </w:pPr>
      <w:r>
        <w:rPr>
          <w:rStyle w:val="CommentReference"/>
        </w:rPr>
        <w:annotationRef/>
      </w:r>
      <w:r>
        <w:t>Yes. Agreed</w:t>
      </w:r>
    </w:p>
  </w:comment>
  <w:comment w:id="184" w:author="Unnikrishnan N" w:date="2025-10-10T18:34:00Z" w:initials="UN">
    <w:p w14:paraId="6CC48BCA" w14:textId="62793BCB" w:rsidR="00F8448F" w:rsidRDefault="00F8448F" w:rsidP="00F8448F">
      <w:pPr>
        <w:pStyle w:val="CommentText"/>
        <w:ind w:left="0" w:firstLine="0"/>
        <w:jc w:val="left"/>
      </w:pPr>
      <w:r>
        <w:rPr>
          <w:rStyle w:val="CommentReference"/>
        </w:rPr>
        <w:annotationRef/>
      </w:r>
      <w:r>
        <w:t>Should be removed, if needed we can decide a warehouse size</w:t>
      </w:r>
    </w:p>
  </w:comment>
  <w:comment w:id="185" w:author="Selvan, Gnana" w:date="2025-11-07T11:10:00Z" w:initials="GS">
    <w:p w14:paraId="19C99374" w14:textId="77777777" w:rsidR="00616CF8" w:rsidRDefault="00616CF8" w:rsidP="00616CF8">
      <w:pPr>
        <w:pStyle w:val="CommentText"/>
        <w:ind w:left="0" w:firstLine="0"/>
        <w:jc w:val="left"/>
      </w:pPr>
      <w:r>
        <w:rPr>
          <w:rStyle w:val="CommentReference"/>
        </w:rPr>
        <w:annotationRef/>
      </w:r>
      <w:r>
        <w:t>Warehouse size to be given by GSS before M3 Phase. Requirement will be modified accordingly</w:t>
      </w:r>
    </w:p>
  </w:comment>
  <w:comment w:id="195" w:author="Selvan, Gnana" w:date="2025-10-09T10:49:00Z" w:initials="GS">
    <w:p w14:paraId="7E9462F8" w14:textId="053BDE52" w:rsidR="00B16564" w:rsidRDefault="00B16564" w:rsidP="00B16564">
      <w:pPr>
        <w:pStyle w:val="CommentText"/>
        <w:ind w:left="0" w:firstLine="0"/>
        <w:jc w:val="left"/>
      </w:pPr>
      <w:r>
        <w:rPr>
          <w:rStyle w:val="CommentReference"/>
        </w:rPr>
        <w:annotationRef/>
      </w:r>
      <w:r>
        <w:t>Support for Tablet to be considered based on responsive design as per Godrej’s request. This is only for viewing in tablets. Touch controls testing would still be out of scope.</w:t>
      </w:r>
    </w:p>
  </w:comment>
  <w:comment w:id="196" w:author="Thomson Francis" w:date="2025-10-15T18:07:00Z" w:initials="TF">
    <w:p w14:paraId="2DCF58DA" w14:textId="135ABC93" w:rsidR="00A50C0A" w:rsidRDefault="00A50C0A">
      <w:pPr>
        <w:pStyle w:val="CommentText"/>
      </w:pPr>
      <w:r>
        <w:rPr>
          <w:rStyle w:val="CommentReference"/>
        </w:rPr>
        <w:annotationRef/>
      </w:r>
      <w:r w:rsidRPr="009ADFCE">
        <w:t>Single sign on is in scope. Social is not.</w:t>
      </w:r>
    </w:p>
  </w:comment>
  <w:comment w:id="197" w:author="Selvan, Gnana" w:date="2025-10-29T06:53:00Z" w:initials="GS">
    <w:p w14:paraId="1B3A21A0" w14:textId="77777777" w:rsidR="00230BAE" w:rsidRDefault="00230BAE" w:rsidP="00230BAE">
      <w:pPr>
        <w:pStyle w:val="CommentText"/>
        <w:ind w:left="0" w:firstLine="0"/>
        <w:jc w:val="left"/>
      </w:pPr>
      <w:r>
        <w:rPr>
          <w:rStyle w:val="CommentReference"/>
        </w:rPr>
        <w:annotationRef/>
      </w:r>
      <w:r>
        <w:t>changed</w:t>
      </w:r>
    </w:p>
  </w:comment>
  <w:comment w:id="198" w:author="Thomson Francis" w:date="2025-10-15T18:08:00Z" w:initials="TF">
    <w:p w14:paraId="3DE8E8B6" w14:textId="06E8DB4B" w:rsidR="00675685" w:rsidRDefault="00675685">
      <w:pPr>
        <w:pStyle w:val="CommentText"/>
      </w:pPr>
      <w:r>
        <w:rPr>
          <w:rStyle w:val="CommentReference"/>
        </w:rPr>
        <w:annotationRef/>
      </w:r>
      <w:r w:rsidRPr="42482D0F">
        <w:t>We will need to discuss with corporate on this point.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EBFDDE" w15:done="0"/>
  <w15:commentEx w15:paraId="7AF43F78" w15:paraIdParent="1EEBFDDE" w15:done="0"/>
  <w15:commentEx w15:paraId="362999F4" w15:done="0"/>
  <w15:commentEx w15:paraId="3DD9ECC3" w15:paraIdParent="362999F4" w15:done="0"/>
  <w15:commentEx w15:paraId="7FB98154" w15:done="0"/>
  <w15:commentEx w15:paraId="15E19196" w15:paraIdParent="7FB98154" w15:done="0"/>
  <w15:commentEx w15:paraId="327E0245" w15:done="0"/>
  <w15:commentEx w15:paraId="64EAAAA7" w15:paraIdParent="327E0245" w15:done="0"/>
  <w15:commentEx w15:paraId="01E2B616" w15:done="0"/>
  <w15:commentEx w15:paraId="36BDB43F" w15:paraIdParent="01E2B616" w15:done="0"/>
  <w15:commentEx w15:paraId="1A6E7BA2" w15:done="0"/>
  <w15:commentEx w15:paraId="17DC92E5" w15:done="0"/>
  <w15:commentEx w15:paraId="2EC09596" w15:done="0"/>
  <w15:commentEx w15:paraId="712293DE" w15:paraIdParent="2EC09596" w15:done="0"/>
  <w15:commentEx w15:paraId="74DFC466" w15:done="0"/>
  <w15:commentEx w15:paraId="4D7D2EEA" w15:paraIdParent="74DFC466" w15:done="0"/>
  <w15:commentEx w15:paraId="39385489" w15:done="0"/>
  <w15:commentEx w15:paraId="56B6C9DC" w15:done="0"/>
  <w15:commentEx w15:paraId="70C48053" w15:paraIdParent="56B6C9DC" w15:done="0"/>
  <w15:commentEx w15:paraId="325F22F5" w15:done="0"/>
  <w15:commentEx w15:paraId="4BE80A59" w15:done="0"/>
  <w15:commentEx w15:paraId="64A827EE" w15:done="0"/>
  <w15:commentEx w15:paraId="5BC97CB7" w15:paraIdParent="64A827EE" w15:done="0"/>
  <w15:commentEx w15:paraId="33DF0277" w15:done="0"/>
  <w15:commentEx w15:paraId="68F20965" w15:paraIdParent="33DF0277" w15:done="0"/>
  <w15:commentEx w15:paraId="15CD2E2F" w15:done="0"/>
  <w15:commentEx w15:paraId="6C8F7FD7" w15:done="0"/>
  <w15:commentEx w15:paraId="0DD02572" w15:paraIdParent="6C8F7FD7" w15:done="0"/>
  <w15:commentEx w15:paraId="11E837FC" w15:done="0"/>
  <w15:commentEx w15:paraId="7F72A63D" w15:paraIdParent="11E837FC" w15:done="0"/>
  <w15:commentEx w15:paraId="3EAA940F" w15:done="0"/>
  <w15:commentEx w15:paraId="6CA72340" w15:paraIdParent="3EAA940F" w15:done="0"/>
  <w15:commentEx w15:paraId="7B78686D" w15:done="0"/>
  <w15:commentEx w15:paraId="3020EE31" w15:paraIdParent="7B78686D" w15:done="0"/>
  <w15:commentEx w15:paraId="7D021C90" w15:done="0"/>
  <w15:commentEx w15:paraId="74DA6FF3" w15:paraIdParent="7D021C90" w15:done="0"/>
  <w15:commentEx w15:paraId="101BA870" w15:done="0"/>
  <w15:commentEx w15:paraId="79BBB45D" w15:paraIdParent="101BA870" w15:done="0"/>
  <w15:commentEx w15:paraId="1D828D8C" w15:done="0"/>
  <w15:commentEx w15:paraId="79B7FD7A" w15:paraIdParent="1D828D8C" w15:done="0"/>
  <w15:commentEx w15:paraId="59FA7B8C" w15:done="0"/>
  <w15:commentEx w15:paraId="0FC98D2F" w15:paraIdParent="59FA7B8C" w15:done="0"/>
  <w15:commentEx w15:paraId="03173D06" w15:done="0"/>
  <w15:commentEx w15:paraId="334F29A7" w15:paraIdParent="03173D06" w15:done="0"/>
  <w15:commentEx w15:paraId="0D35A823" w15:done="0"/>
  <w15:commentEx w15:paraId="6872A5FF" w15:paraIdParent="0D35A823" w15:done="0"/>
  <w15:commentEx w15:paraId="3200B31F" w15:done="0"/>
  <w15:commentEx w15:paraId="12E6A98D" w15:paraIdParent="3200B31F" w15:done="0"/>
  <w15:commentEx w15:paraId="6094E25A" w15:done="0"/>
  <w15:commentEx w15:paraId="220251AE" w15:paraIdParent="6094E25A" w15:done="0"/>
  <w15:commentEx w15:paraId="00B7BCD9" w15:done="0"/>
  <w15:commentEx w15:paraId="20377A8B" w15:paraIdParent="00B7BCD9" w15:done="0"/>
  <w15:commentEx w15:paraId="4D05BDC7" w15:done="0"/>
  <w15:commentEx w15:paraId="15663709" w15:paraIdParent="4D05BDC7" w15:done="0"/>
  <w15:commentEx w15:paraId="77A718AF" w15:done="0"/>
  <w15:commentEx w15:paraId="699758AD" w15:paraIdParent="77A718AF" w15:done="0"/>
  <w15:commentEx w15:paraId="0E99FD51" w15:done="0"/>
  <w15:commentEx w15:paraId="496DF8C8" w15:paraIdParent="0E99FD51" w15:done="0"/>
  <w15:commentEx w15:paraId="3D493CEA" w15:done="0"/>
  <w15:commentEx w15:paraId="5DBE9CA9" w15:paraIdParent="3D493CEA" w15:done="0"/>
  <w15:commentEx w15:paraId="06CBF48B" w15:done="0"/>
  <w15:commentEx w15:paraId="35903077" w15:paraIdParent="06CBF48B" w15:done="0"/>
  <w15:commentEx w15:paraId="067BB3C7" w15:done="0"/>
  <w15:commentEx w15:paraId="10A346AB" w15:paraIdParent="067BB3C7" w15:done="0"/>
  <w15:commentEx w15:paraId="35509FDE" w15:done="0"/>
  <w15:commentEx w15:paraId="7448CE08" w15:done="0"/>
  <w15:commentEx w15:paraId="6281C6FE" w15:done="0"/>
  <w15:commentEx w15:paraId="45EEA435" w15:paraIdParent="6281C6FE" w15:done="0"/>
  <w15:commentEx w15:paraId="1CA584F3" w15:done="0"/>
  <w15:commentEx w15:paraId="2A206498" w15:paraIdParent="1CA584F3" w15:done="0"/>
  <w15:commentEx w15:paraId="350C9359" w15:done="0"/>
  <w15:commentEx w15:paraId="6E1FBFA5" w15:paraIdParent="350C9359" w15:done="0"/>
  <w15:commentEx w15:paraId="31C47361" w15:done="0"/>
  <w15:commentEx w15:paraId="3B67A4DF" w15:paraIdParent="31C47361" w15:done="0"/>
  <w15:commentEx w15:paraId="384D3E37" w15:done="0"/>
  <w15:commentEx w15:paraId="3B5205BA" w15:paraIdParent="384D3E37" w15:done="0"/>
  <w15:commentEx w15:paraId="60789C91" w15:done="0"/>
  <w15:commentEx w15:paraId="79962B59" w15:paraIdParent="60789C91" w15:done="0"/>
  <w15:commentEx w15:paraId="52DCABC7" w15:done="0"/>
  <w15:commentEx w15:paraId="22635BF6" w15:done="0"/>
  <w15:commentEx w15:paraId="4A621B46" w15:paraIdParent="22635BF6" w15:done="0"/>
  <w15:commentEx w15:paraId="4EBF8D41" w15:done="0"/>
  <w15:commentEx w15:paraId="4E51BC3E" w15:paraIdParent="4EBF8D41" w15:done="0"/>
  <w15:commentEx w15:paraId="24ED9052" w15:done="0"/>
  <w15:commentEx w15:paraId="0B99EF87" w15:done="0"/>
  <w15:commentEx w15:paraId="17BF50AA" w15:paraIdParent="0B99EF87" w15:done="0"/>
  <w15:commentEx w15:paraId="5EE28F7B" w15:done="0"/>
  <w15:commentEx w15:paraId="4863FAD9" w15:paraIdParent="5EE28F7B" w15:done="0"/>
  <w15:commentEx w15:paraId="3C7BD07D" w15:done="0"/>
  <w15:commentEx w15:paraId="426B8D72" w15:paraIdParent="3C7BD07D" w15:done="0"/>
  <w15:commentEx w15:paraId="1892663A" w15:done="0"/>
  <w15:commentEx w15:paraId="3C4CA1BB" w15:done="0"/>
  <w15:commentEx w15:paraId="684F9031" w15:paraIdParent="3C4CA1BB" w15:done="0"/>
  <w15:commentEx w15:paraId="530C4A07" w15:done="0"/>
  <w15:commentEx w15:paraId="22D24327" w15:paraIdParent="530C4A07" w15:done="0"/>
  <w15:commentEx w15:paraId="54EC8A18" w15:done="0"/>
  <w15:commentEx w15:paraId="5DF87E91" w15:paraIdParent="54EC8A18" w15:done="0"/>
  <w15:commentEx w15:paraId="2432A9A0" w15:paraIdParent="54EC8A18" w15:done="0"/>
  <w15:commentEx w15:paraId="6CC48BCA" w15:done="0"/>
  <w15:commentEx w15:paraId="19C99374" w15:paraIdParent="6CC48BCA" w15:done="0"/>
  <w15:commentEx w15:paraId="7E9462F8" w15:done="0"/>
  <w15:commentEx w15:paraId="2DCF58DA" w15:done="0"/>
  <w15:commentEx w15:paraId="1B3A21A0" w15:paraIdParent="2DCF58DA" w15:done="0"/>
  <w15:commentEx w15:paraId="3DE8E8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5F36B7" w16cex:dateUtc="2025-10-10T11:50:00Z">
    <w16cex:extLst>
      <w16:ext w16:uri="{CE6994B0-6A32-4C9F-8C6B-6E91EDA988CE}">
        <cr:reactions xmlns:cr="http://schemas.microsoft.com/office/comments/2020/reactions">
          <cr:reaction reactionType="1">
            <cr:reactionInfo dateUtc="2025-10-15T12:41:53Z">
              <cr:user userId="S::rajsar@godrej.com::2bb643d9-0ee0-447f-8971-319421fe140e" userProvider="AD" userName="Rajkumar S"/>
            </cr:reactionInfo>
          </cr:reaction>
        </cr:reactions>
      </w16:ext>
    </w16cex:extLst>
  </w16cex:commentExtensible>
  <w16cex:commentExtensible w16cex:durableId="077F98EC" w16cex:dateUtc="2025-10-29T00:29:00Z"/>
  <w16cex:commentExtensible w16cex:durableId="2E387DF2" w16cex:dateUtc="2025-10-10T11:47:00Z"/>
  <w16cex:commentExtensible w16cex:durableId="378427E4" w16cex:dateUtc="2025-10-29T00:28:00Z"/>
  <w16cex:commentExtensible w16cex:durableId="71529E3F" w16cex:dateUtc="2025-09-23T08:29:00Z"/>
  <w16cex:commentExtensible w16cex:durableId="73037924" w16cex:dateUtc="2025-09-23T08:30:00Z"/>
  <w16cex:commentExtensible w16cex:durableId="745012AC" w16cex:dateUtc="2025-10-10T11:47:00Z"/>
  <w16cex:commentExtensible w16cex:durableId="049C438C" w16cex:dateUtc="2025-10-15T12:08:00Z"/>
  <w16cex:commentExtensible w16cex:durableId="5E60F6C5" w16cex:dateUtc="2025-10-10T11:52:00Z"/>
  <w16cex:commentExtensible w16cex:durableId="2088079F" w16cex:dateUtc="2025-11-07T05:15:00Z"/>
  <w16cex:commentExtensible w16cex:durableId="2C393729" w16cex:dateUtc="2025-10-10T11:52:00Z"/>
  <w16cex:commentExtensible w16cex:durableId="1FE731D5" w16cex:dateUtc="2025-10-10T11:55:00Z"/>
  <w16cex:commentExtensible w16cex:durableId="397ED4C9" w16cex:dateUtc="2025-10-10T11:57:00Z"/>
  <w16cex:commentExtensible w16cex:durableId="108490D8" w16cex:dateUtc="2025-11-07T05:16:00Z"/>
  <w16cex:commentExtensible w16cex:durableId="0F7EA3E1" w16cex:dateUtc="2025-10-10T11:59:00Z"/>
  <w16cex:commentExtensible w16cex:durableId="79E4E428" w16cex:dateUtc="2025-10-29T00:42:00Z"/>
  <w16cex:commentExtensible w16cex:durableId="1DA110E5" w16cex:dateUtc="2025-10-10T12:00:00Z"/>
  <w16cex:commentExtensible w16cex:durableId="1BD7F2D5" w16cex:dateUtc="2025-10-10T12:04:00Z"/>
  <w16cex:commentExtensible w16cex:durableId="4E89626B" w16cex:dateUtc="2025-10-29T05:03:00Z"/>
  <w16cex:commentExtensible w16cex:durableId="6A4E2FB1" w16cex:dateUtc="2025-10-13T12:40:00Z"/>
  <w16cex:commentExtensible w16cex:durableId="00AC2438" w16cex:dateUtc="2025-10-10T12:11:00Z"/>
  <w16cex:commentExtensible w16cex:durableId="39D42600" w16cex:dateUtc="2025-09-23T08:39:00Z"/>
  <w16cex:commentExtensible w16cex:durableId="42958254" w16cex:dateUtc="2025-09-29T19:11:00Z"/>
  <w16cex:commentExtensible w16cex:durableId="731A90B8" w16cex:dateUtc="2025-10-10T12:12:00Z"/>
  <w16cex:commentExtensible w16cex:durableId="5D7E8773" w16cex:dateUtc="2025-10-29T05:08:00Z"/>
  <w16cex:commentExtensible w16cex:durableId="7B152726" w16cex:dateUtc="2025-09-23T08:35:00Z"/>
  <w16cex:commentExtensible w16cex:durableId="47654479" w16cex:dateUtc="2025-10-10T12:08:00Z"/>
  <w16cex:commentExtensible w16cex:durableId="51896916" w16cex:dateUtc="2025-10-15T12:32:00Z"/>
  <w16cex:commentExtensible w16cex:durableId="71F7C0AE" w16cex:dateUtc="2025-10-13T12:49:00Z"/>
  <w16cex:commentExtensible w16cex:durableId="31589BB2" w16cex:dateUtc="2025-11-07T05:22:00Z"/>
  <w16cex:commentExtensible w16cex:durableId="42704277" w16cex:dateUtc="2025-10-10T12:13:00Z"/>
  <w16cex:commentExtensible w16cex:durableId="39615443" w16cex:dateUtc="2025-10-30T05:28:00Z"/>
  <w16cex:commentExtensible w16cex:durableId="2B90F45F" w16cex:dateUtc="2025-10-10T12:14:00Z"/>
  <w16cex:commentExtensible w16cex:durableId="5B9A7965" w16cex:dateUtc="2025-10-29T00:59:00Z"/>
  <w16cex:commentExtensible w16cex:durableId="5A60FE40" w16cex:dateUtc="2025-10-10T12:14:00Z"/>
  <w16cex:commentExtensible w16cex:durableId="29E2899A" w16cex:dateUtc="2025-10-29T01:03:00Z"/>
  <w16cex:commentExtensible w16cex:durableId="041F36C1" w16cex:dateUtc="2025-10-10T12:18:00Z"/>
  <w16cex:commentExtensible w16cex:durableId="11D5E70E" w16cex:dateUtc="2025-10-30T05:29:00Z"/>
  <w16cex:commentExtensible w16cex:durableId="0E140061" w16cex:dateUtc="2025-10-13T11:56:00Z"/>
  <w16cex:commentExtensible w16cex:durableId="30CEC998" w16cex:dateUtc="2025-11-07T05:23:00Z"/>
  <w16cex:commentExtensible w16cex:durableId="67663C16" w16cex:dateUtc="2025-10-13T12:59:00Z"/>
  <w16cex:commentExtensible w16cex:durableId="6531B14A" w16cex:dateUtc="2025-11-07T05:24:00Z"/>
  <w16cex:commentExtensible w16cex:durableId="09CB91DC" w16cex:dateUtc="2025-10-13T13:05:00Z"/>
  <w16cex:commentExtensible w16cex:durableId="25D49616" w16cex:dateUtc="2025-11-07T05:24:00Z"/>
  <w16cex:commentExtensible w16cex:durableId="5CD1601A" w16cex:dateUtc="2025-10-13T13:12:00Z"/>
  <w16cex:commentExtensible w16cex:durableId="0128C991" w16cex:dateUtc="2025-11-07T05:25:00Z"/>
  <w16cex:commentExtensible w16cex:durableId="7495A64E" w16cex:dateUtc="2025-10-13T13:13:00Z"/>
  <w16cex:commentExtensible w16cex:durableId="073ADBED" w16cex:dateUtc="2025-11-07T05:27:00Z"/>
  <w16cex:commentExtensible w16cex:durableId="4FA3EBA8" w16cex:dateUtc="2025-10-10T12:28:00Z"/>
  <w16cex:commentExtensible w16cex:durableId="03811C8D" w16cex:dateUtc="2025-10-15T12:33:00Z"/>
  <w16cex:commentExtensible w16cex:durableId="358E6919" w16cex:dateUtc="2025-10-10T12:28:00Z"/>
  <w16cex:commentExtensible w16cex:durableId="1FB4EA24" w16cex:dateUtc="2025-10-29T01:07:00Z"/>
  <w16cex:commentExtensible w16cex:durableId="04A07A6E" w16cex:dateUtc="2025-10-15T12:13:00Z"/>
  <w16cex:commentExtensible w16cex:durableId="446D8755" w16cex:dateUtc="2025-10-29T01:07:00Z"/>
  <w16cex:commentExtensible w16cex:durableId="7CB83494" w16cex:dateUtc="2025-10-10T12:29:00Z"/>
  <w16cex:commentExtensible w16cex:durableId="6F40AAC8" w16cex:dateUtc="2025-10-15T12:13:00Z"/>
  <w16cex:commentExtensible w16cex:durableId="115CC8C1" w16cex:dateUtc="2025-10-13T13:18:00Z"/>
  <w16cex:commentExtensible w16cex:durableId="7BA6A6F8" w16cex:dateUtc="2025-11-07T05:31:00Z"/>
  <w16cex:commentExtensible w16cex:durableId="4D407F5C" w16cex:dateUtc="2025-10-13T14:05:00Z"/>
  <w16cex:commentExtensible w16cex:durableId="5C74226F" w16cex:dateUtc="2025-11-07T05:31:00Z"/>
  <w16cex:commentExtensible w16cex:durableId="05C6F6D0" w16cex:dateUtc="2025-10-10T12:54:00Z"/>
  <w16cex:commentExtensible w16cex:durableId="650D6951" w16cex:dateUtc="2025-11-07T05:32:00Z"/>
  <w16cex:commentExtensible w16cex:durableId="7C566FE8" w16cex:dateUtc="2025-10-13T13:21:00Z"/>
  <w16cex:commentExtensible w16cex:durableId="1C81F1B9" w16cex:dateUtc="2025-10-29T01:12:00Z"/>
  <w16cex:commentExtensible w16cex:durableId="0A2CDA29" w16cex:dateUtc="2025-10-10T12:55:00Z"/>
  <w16cex:commentExtensible w16cex:durableId="7972DFF3" w16cex:dateUtc="2025-10-13T13:26:00Z"/>
  <w16cex:commentExtensible w16cex:durableId="34191E64" w16cex:dateUtc="2025-10-13T13:24:00Z"/>
  <w16cex:commentExtensible w16cex:durableId="277367C8" w16cex:dateUtc="2025-10-29T01:14:00Z"/>
  <w16cex:commentExtensible w16cex:durableId="0A163E44" w16cex:dateUtc="2025-10-13T13:28:00Z"/>
  <w16cex:commentExtensible w16cex:durableId="5B5E04D1" w16cex:dateUtc="2025-10-29T01:15:00Z"/>
  <w16cex:commentExtensible w16cex:durableId="6C8B0F2C" w16cex:dateUtc="2025-10-10T12:59:00Z"/>
  <w16cex:commentExtensible w16cex:durableId="3CEA801E" w16cex:dateUtc="2025-10-29T01:15:00Z"/>
  <w16cex:commentExtensible w16cex:durableId="0CF68EBC" w16cex:dateUtc="2025-10-13T13:34:00Z"/>
  <w16cex:commentExtensible w16cex:durableId="0108CBCB" w16cex:dateUtc="2025-11-07T05:33:00Z"/>
  <w16cex:commentExtensible w16cex:durableId="61E56302" w16cex:dateUtc="2025-10-13T13:35:00Z"/>
  <w16cex:commentExtensible w16cex:durableId="46E1EFD0" w16cex:dateUtc="2025-10-29T01:18:00Z"/>
  <w16cex:commentExtensible w16cex:durableId="2F42C421" w16cex:dateUtc="2025-10-13T13:37:00Z"/>
  <w16cex:commentExtensible w16cex:durableId="3B7120D1" w16cex:dateUtc="2025-10-29T01:18:00Z"/>
  <w16cex:commentExtensible w16cex:durableId="02A2C921" w16cex:dateUtc="2025-10-13T13:44:00Z"/>
  <w16cex:commentExtensible w16cex:durableId="7DA2BA3C" w16cex:dateUtc="2025-10-13T13:45:00Z"/>
  <w16cex:commentExtensible w16cex:durableId="0EB9D12A" w16cex:dateUtc="2025-11-07T05:34:00Z"/>
  <w16cex:commentExtensible w16cex:durableId="32AE1CC3" w16cex:dateUtc="2025-10-13T13:48:00Z"/>
  <w16cex:commentExtensible w16cex:durableId="48BBAAA6" w16cex:dateUtc="2025-11-07T05:35:00Z"/>
  <w16cex:commentExtensible w16cex:durableId="2559D932" w16cex:dateUtc="2025-10-13T13:46:00Z"/>
  <w16cex:commentExtensible w16cex:durableId="09CC6E3D" w16cex:dateUtc="2025-10-13T13:50:00Z"/>
  <w16cex:commentExtensible w16cex:durableId="715FDDE0" w16cex:dateUtc="2025-11-07T05:36:00Z"/>
  <w16cex:commentExtensible w16cex:durableId="294B1831" w16cex:dateUtc="2025-10-10T13:00:00Z"/>
  <w16cex:commentExtensible w16cex:durableId="67069F18" w16cex:dateUtc="2025-11-07T05:38:00Z"/>
  <w16cex:commentExtensible w16cex:durableId="16A145B1" w16cex:dateUtc="2025-10-13T13:52:00Z"/>
  <w16cex:commentExtensible w16cex:durableId="39E60299" w16cex:dateUtc="2025-11-07T05:38:00Z"/>
  <w16cex:commentExtensible w16cex:durableId="21F873CA" w16cex:dateUtc="2025-10-09T05:29:00Z"/>
  <w16cex:commentExtensible w16cex:durableId="3EC0E3B2" w16cex:dateUtc="2025-10-13T13:57:00Z"/>
  <w16cex:commentExtensible w16cex:durableId="1EBD30BD" w16cex:dateUtc="2025-11-07T05:39:00Z"/>
  <w16cex:commentExtensible w16cex:durableId="6BFE77F7" w16cex:dateUtc="2025-10-13T13:58:00Z"/>
  <w16cex:commentExtensible w16cex:durableId="65068B0B" w16cex:dateUtc="2025-11-07T05:39:00Z"/>
  <w16cex:commentExtensible w16cex:durableId="4C418E63" w16cex:dateUtc="2025-10-10T13:04:00Z"/>
  <w16cex:commentExtensible w16cex:durableId="12A099B0" w16cex:dateUtc="2025-10-13T13:59:00Z"/>
  <w16cex:commentExtensible w16cex:durableId="597F5A71" w16cex:dateUtc="2025-11-07T05:40:00Z"/>
  <w16cex:commentExtensible w16cex:durableId="6FD336A3" w16cex:dateUtc="2025-10-10T13:04:00Z"/>
  <w16cex:commentExtensible w16cex:durableId="7B765DAD" w16cex:dateUtc="2025-11-07T05:40:00Z"/>
  <w16cex:commentExtensible w16cex:durableId="534F5251" w16cex:dateUtc="2025-10-09T05:19:00Z"/>
  <w16cex:commentExtensible w16cex:durableId="4BBE56C6" w16cex:dateUtc="2025-10-15T12:37:00Z"/>
  <w16cex:commentExtensible w16cex:durableId="26093972" w16cex:dateUtc="2025-10-29T01:23:00Z"/>
  <w16cex:commentExtensible w16cex:durableId="78613871" w16cex:dateUtc="2025-10-15T12: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EBFDDE" w16cid:durableId="225F36B7"/>
  <w16cid:commentId w16cid:paraId="7AF43F78" w16cid:durableId="077F98EC"/>
  <w16cid:commentId w16cid:paraId="362999F4" w16cid:durableId="2E387DF2"/>
  <w16cid:commentId w16cid:paraId="3DD9ECC3" w16cid:durableId="378427E4"/>
  <w16cid:commentId w16cid:paraId="7FB98154" w16cid:durableId="71529E3F"/>
  <w16cid:commentId w16cid:paraId="15E19196" w16cid:durableId="73037924"/>
  <w16cid:commentId w16cid:paraId="327E0245" w16cid:durableId="745012AC"/>
  <w16cid:commentId w16cid:paraId="64EAAAA7" w16cid:durableId="049C438C"/>
  <w16cid:commentId w16cid:paraId="01E2B616" w16cid:durableId="5E60F6C5"/>
  <w16cid:commentId w16cid:paraId="36BDB43F" w16cid:durableId="2088079F"/>
  <w16cid:commentId w16cid:paraId="1A6E7BA2" w16cid:durableId="2C393729"/>
  <w16cid:commentId w16cid:paraId="17DC92E5" w16cid:durableId="1FE731D5"/>
  <w16cid:commentId w16cid:paraId="2EC09596" w16cid:durableId="397ED4C9"/>
  <w16cid:commentId w16cid:paraId="712293DE" w16cid:durableId="108490D8"/>
  <w16cid:commentId w16cid:paraId="74DFC466" w16cid:durableId="0F7EA3E1"/>
  <w16cid:commentId w16cid:paraId="4D7D2EEA" w16cid:durableId="79E4E428"/>
  <w16cid:commentId w16cid:paraId="39385489" w16cid:durableId="1DA110E5"/>
  <w16cid:commentId w16cid:paraId="56B6C9DC" w16cid:durableId="1BD7F2D5"/>
  <w16cid:commentId w16cid:paraId="70C48053" w16cid:durableId="4E89626B"/>
  <w16cid:commentId w16cid:paraId="325F22F5" w16cid:durableId="6A4E2FB1"/>
  <w16cid:commentId w16cid:paraId="4BE80A59" w16cid:durableId="00AC2438"/>
  <w16cid:commentId w16cid:paraId="64A827EE" w16cid:durableId="39D42600"/>
  <w16cid:commentId w16cid:paraId="5BC97CB7" w16cid:durableId="42958254"/>
  <w16cid:commentId w16cid:paraId="33DF0277" w16cid:durableId="731A90B8"/>
  <w16cid:commentId w16cid:paraId="68F20965" w16cid:durableId="5D7E8773"/>
  <w16cid:commentId w16cid:paraId="15CD2E2F" w16cid:durableId="7B152726"/>
  <w16cid:commentId w16cid:paraId="6C8F7FD7" w16cid:durableId="47654479"/>
  <w16cid:commentId w16cid:paraId="0DD02572" w16cid:durableId="51896916"/>
  <w16cid:commentId w16cid:paraId="11E837FC" w16cid:durableId="71F7C0AE"/>
  <w16cid:commentId w16cid:paraId="7F72A63D" w16cid:durableId="31589BB2"/>
  <w16cid:commentId w16cid:paraId="3EAA940F" w16cid:durableId="42704277"/>
  <w16cid:commentId w16cid:paraId="6CA72340" w16cid:durableId="39615443"/>
  <w16cid:commentId w16cid:paraId="7B78686D" w16cid:durableId="2B90F45F"/>
  <w16cid:commentId w16cid:paraId="3020EE31" w16cid:durableId="5B9A7965"/>
  <w16cid:commentId w16cid:paraId="7D021C90" w16cid:durableId="5A60FE40"/>
  <w16cid:commentId w16cid:paraId="74DA6FF3" w16cid:durableId="29E2899A"/>
  <w16cid:commentId w16cid:paraId="101BA870" w16cid:durableId="041F36C1"/>
  <w16cid:commentId w16cid:paraId="79BBB45D" w16cid:durableId="11D5E70E"/>
  <w16cid:commentId w16cid:paraId="1D828D8C" w16cid:durableId="0E140061"/>
  <w16cid:commentId w16cid:paraId="79B7FD7A" w16cid:durableId="30CEC998"/>
  <w16cid:commentId w16cid:paraId="59FA7B8C" w16cid:durableId="67663C16"/>
  <w16cid:commentId w16cid:paraId="0FC98D2F" w16cid:durableId="6531B14A"/>
  <w16cid:commentId w16cid:paraId="03173D06" w16cid:durableId="09CB91DC"/>
  <w16cid:commentId w16cid:paraId="334F29A7" w16cid:durableId="25D49616"/>
  <w16cid:commentId w16cid:paraId="0D35A823" w16cid:durableId="5CD1601A"/>
  <w16cid:commentId w16cid:paraId="6872A5FF" w16cid:durableId="0128C991"/>
  <w16cid:commentId w16cid:paraId="3200B31F" w16cid:durableId="7495A64E"/>
  <w16cid:commentId w16cid:paraId="12E6A98D" w16cid:durableId="073ADBED"/>
  <w16cid:commentId w16cid:paraId="6094E25A" w16cid:durableId="4FA3EBA8"/>
  <w16cid:commentId w16cid:paraId="220251AE" w16cid:durableId="03811C8D"/>
  <w16cid:commentId w16cid:paraId="00B7BCD9" w16cid:durableId="358E6919"/>
  <w16cid:commentId w16cid:paraId="20377A8B" w16cid:durableId="1FB4EA24"/>
  <w16cid:commentId w16cid:paraId="4D05BDC7" w16cid:durableId="04A07A6E"/>
  <w16cid:commentId w16cid:paraId="15663709" w16cid:durableId="446D8755"/>
  <w16cid:commentId w16cid:paraId="77A718AF" w16cid:durableId="7CB83494"/>
  <w16cid:commentId w16cid:paraId="699758AD" w16cid:durableId="6F40AAC8"/>
  <w16cid:commentId w16cid:paraId="0E99FD51" w16cid:durableId="115CC8C1"/>
  <w16cid:commentId w16cid:paraId="496DF8C8" w16cid:durableId="7BA6A6F8"/>
  <w16cid:commentId w16cid:paraId="3D493CEA" w16cid:durableId="4D407F5C"/>
  <w16cid:commentId w16cid:paraId="5DBE9CA9" w16cid:durableId="5C74226F"/>
  <w16cid:commentId w16cid:paraId="06CBF48B" w16cid:durableId="05C6F6D0"/>
  <w16cid:commentId w16cid:paraId="35903077" w16cid:durableId="650D6951"/>
  <w16cid:commentId w16cid:paraId="067BB3C7" w16cid:durableId="7C566FE8"/>
  <w16cid:commentId w16cid:paraId="10A346AB" w16cid:durableId="1C81F1B9"/>
  <w16cid:commentId w16cid:paraId="35509FDE" w16cid:durableId="0A2CDA29"/>
  <w16cid:commentId w16cid:paraId="7448CE08" w16cid:durableId="7972DFF3"/>
  <w16cid:commentId w16cid:paraId="6281C6FE" w16cid:durableId="34191E64"/>
  <w16cid:commentId w16cid:paraId="45EEA435" w16cid:durableId="277367C8"/>
  <w16cid:commentId w16cid:paraId="1CA584F3" w16cid:durableId="0A163E44"/>
  <w16cid:commentId w16cid:paraId="2A206498" w16cid:durableId="5B5E04D1"/>
  <w16cid:commentId w16cid:paraId="350C9359" w16cid:durableId="6C8B0F2C"/>
  <w16cid:commentId w16cid:paraId="6E1FBFA5" w16cid:durableId="3CEA801E"/>
  <w16cid:commentId w16cid:paraId="31C47361" w16cid:durableId="0CF68EBC"/>
  <w16cid:commentId w16cid:paraId="3B67A4DF" w16cid:durableId="0108CBCB"/>
  <w16cid:commentId w16cid:paraId="384D3E37" w16cid:durableId="61E56302"/>
  <w16cid:commentId w16cid:paraId="3B5205BA" w16cid:durableId="46E1EFD0"/>
  <w16cid:commentId w16cid:paraId="60789C91" w16cid:durableId="2F42C421"/>
  <w16cid:commentId w16cid:paraId="79962B59" w16cid:durableId="3B7120D1"/>
  <w16cid:commentId w16cid:paraId="52DCABC7" w16cid:durableId="02A2C921"/>
  <w16cid:commentId w16cid:paraId="22635BF6" w16cid:durableId="7DA2BA3C"/>
  <w16cid:commentId w16cid:paraId="4A621B46" w16cid:durableId="0EB9D12A"/>
  <w16cid:commentId w16cid:paraId="4EBF8D41" w16cid:durableId="32AE1CC3"/>
  <w16cid:commentId w16cid:paraId="4E51BC3E" w16cid:durableId="48BBAAA6"/>
  <w16cid:commentId w16cid:paraId="24ED9052" w16cid:durableId="2559D932"/>
  <w16cid:commentId w16cid:paraId="0B99EF87" w16cid:durableId="09CC6E3D"/>
  <w16cid:commentId w16cid:paraId="17BF50AA" w16cid:durableId="715FDDE0"/>
  <w16cid:commentId w16cid:paraId="5EE28F7B" w16cid:durableId="294B1831"/>
  <w16cid:commentId w16cid:paraId="4863FAD9" w16cid:durableId="67069F18"/>
  <w16cid:commentId w16cid:paraId="3C7BD07D" w16cid:durableId="16A145B1"/>
  <w16cid:commentId w16cid:paraId="426B8D72" w16cid:durableId="39E60299"/>
  <w16cid:commentId w16cid:paraId="1892663A" w16cid:durableId="21F873CA"/>
  <w16cid:commentId w16cid:paraId="3C4CA1BB" w16cid:durableId="3EC0E3B2"/>
  <w16cid:commentId w16cid:paraId="684F9031" w16cid:durableId="1EBD30BD"/>
  <w16cid:commentId w16cid:paraId="530C4A07" w16cid:durableId="6BFE77F7"/>
  <w16cid:commentId w16cid:paraId="22D24327" w16cid:durableId="65068B0B"/>
  <w16cid:commentId w16cid:paraId="54EC8A18" w16cid:durableId="4C418E63"/>
  <w16cid:commentId w16cid:paraId="5DF87E91" w16cid:durableId="12A099B0"/>
  <w16cid:commentId w16cid:paraId="2432A9A0" w16cid:durableId="597F5A71"/>
  <w16cid:commentId w16cid:paraId="6CC48BCA" w16cid:durableId="6FD336A3"/>
  <w16cid:commentId w16cid:paraId="19C99374" w16cid:durableId="7B765DAD"/>
  <w16cid:commentId w16cid:paraId="7E9462F8" w16cid:durableId="534F5251"/>
  <w16cid:commentId w16cid:paraId="2DCF58DA" w16cid:durableId="4BBE56C6"/>
  <w16cid:commentId w16cid:paraId="1B3A21A0" w16cid:durableId="26093972"/>
  <w16cid:commentId w16cid:paraId="3DE8E8B6" w16cid:durableId="786138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7FAE3" w14:textId="77777777" w:rsidR="00701A6B" w:rsidRDefault="00701A6B" w:rsidP="00843162">
      <w:r>
        <w:separator/>
      </w:r>
    </w:p>
  </w:endnote>
  <w:endnote w:type="continuationSeparator" w:id="0">
    <w:p w14:paraId="330AFADC" w14:textId="77777777" w:rsidR="00701A6B" w:rsidRDefault="00701A6B" w:rsidP="008431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9F0527A" w14:paraId="3F80AF26" w14:textId="77777777" w:rsidTr="59F0527A">
      <w:trPr>
        <w:trHeight w:val="300"/>
      </w:trPr>
      <w:tc>
        <w:tcPr>
          <w:tcW w:w="3120" w:type="dxa"/>
        </w:tcPr>
        <w:p w14:paraId="3C37F183" w14:textId="6EF6BBDA" w:rsidR="59F0527A" w:rsidRDefault="59F0527A" w:rsidP="59F0527A">
          <w:pPr>
            <w:ind w:left="-115"/>
            <w:jc w:val="left"/>
          </w:pPr>
        </w:p>
      </w:tc>
      <w:tc>
        <w:tcPr>
          <w:tcW w:w="3120" w:type="dxa"/>
        </w:tcPr>
        <w:p w14:paraId="3BB5C598" w14:textId="09B14657" w:rsidR="59F0527A" w:rsidRDefault="59F0527A" w:rsidP="59F0527A">
          <w:pPr>
            <w:jc w:val="center"/>
          </w:pPr>
        </w:p>
      </w:tc>
      <w:tc>
        <w:tcPr>
          <w:tcW w:w="3120" w:type="dxa"/>
        </w:tcPr>
        <w:p w14:paraId="48CCDF6C" w14:textId="57EE3DD1" w:rsidR="59F0527A" w:rsidRDefault="59F0527A" w:rsidP="59F0527A">
          <w:pPr>
            <w:ind w:right="-115"/>
            <w:jc w:val="right"/>
          </w:pPr>
        </w:p>
      </w:tc>
    </w:tr>
  </w:tbl>
  <w:p w14:paraId="7B77D6DE" w14:textId="5A8248C4" w:rsidR="59F0527A" w:rsidRDefault="59F052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97A4C" w14:textId="4770590F" w:rsidR="00843162" w:rsidRDefault="00843162">
    <w:pPr>
      <w:pStyle w:val="Footer"/>
      <w:pBdr>
        <w:top w:val="single" w:sz="4" w:space="1" w:color="auto"/>
      </w:pBdr>
      <w:spacing w:before="100" w:beforeAutospacing="1"/>
      <w:jc w:val="left"/>
      <w:rPr>
        <w:rFonts w:ascii="Times New Roman" w:hAnsi="Times New Roman"/>
        <w:sz w:val="20"/>
      </w:rPr>
    </w:pPr>
    <w:r>
      <w:rPr>
        <w:rFonts w:cs="Arial"/>
        <w:spacing w:val="0"/>
        <w:sz w:val="16"/>
        <w:szCs w:val="16"/>
        <w:lang w:val="en-GB"/>
      </w:rPr>
      <w:t xml:space="preserve">© </w:t>
    </w:r>
    <w:r w:rsidR="004C725B">
      <w:rPr>
        <w:rFonts w:cs="Arial"/>
        <w:spacing w:val="0"/>
        <w:sz w:val="16"/>
        <w:szCs w:val="16"/>
        <w:lang w:val="en-GB"/>
      </w:rPr>
      <w:fldChar w:fldCharType="begin"/>
    </w:r>
    <w:r w:rsidR="004C725B">
      <w:rPr>
        <w:rFonts w:cs="Arial"/>
        <w:spacing w:val="0"/>
        <w:sz w:val="16"/>
        <w:szCs w:val="16"/>
        <w:lang w:val="en-GB"/>
      </w:rPr>
      <w:instrText xml:space="preserve"> date \@yyyy </w:instrText>
    </w:r>
    <w:r w:rsidR="004C725B">
      <w:rPr>
        <w:rFonts w:cs="Arial"/>
        <w:spacing w:val="0"/>
        <w:sz w:val="16"/>
        <w:szCs w:val="16"/>
        <w:lang w:val="en-GB"/>
      </w:rPr>
      <w:fldChar w:fldCharType="separate"/>
    </w:r>
    <w:r w:rsidR="00C90012">
      <w:rPr>
        <w:rFonts w:cs="Arial"/>
        <w:noProof/>
        <w:spacing w:val="0"/>
        <w:sz w:val="16"/>
        <w:szCs w:val="16"/>
        <w:lang w:val="en-GB"/>
      </w:rPr>
      <w:t>2025</w:t>
    </w:r>
    <w:r w:rsidR="004C725B">
      <w:rPr>
        <w:rFonts w:cs="Arial"/>
        <w:spacing w:val="0"/>
        <w:sz w:val="16"/>
        <w:szCs w:val="16"/>
        <w:lang w:val="en-GB"/>
      </w:rPr>
      <w:fldChar w:fldCharType="end"/>
    </w:r>
    <w:r>
      <w:rPr>
        <w:rFonts w:cs="Arial"/>
        <w:spacing w:val="0"/>
        <w:sz w:val="16"/>
        <w:szCs w:val="16"/>
        <w:lang w:val="en-GB"/>
      </w:rPr>
      <w:t xml:space="preserve"> Capgemini - All rights reserved</w:t>
    </w:r>
    <w:r w:rsidR="00DB4C43">
      <w:rPr>
        <w:rFonts w:ascii="Times New Roman" w:hAnsi="Times New Roman"/>
        <w:sz w:val="20"/>
      </w:rPr>
      <w:tab/>
      <w:t>Standard Template Version 2.2</w:t>
    </w:r>
    <w:r>
      <w:rPr>
        <w:rFonts w:ascii="Times New Roman" w:hAnsi="Times New Roman"/>
        <w:sz w:val="20"/>
      </w:rPr>
      <w:tab/>
      <w:t xml:space="preserve">Page </w:t>
    </w:r>
    <w:r w:rsidR="00141B0D">
      <w:rPr>
        <w:rFonts w:ascii="Times New Roman" w:hAnsi="Times New Roman"/>
        <w:sz w:val="20"/>
      </w:rPr>
      <w:fldChar w:fldCharType="begin"/>
    </w:r>
    <w:r>
      <w:rPr>
        <w:rFonts w:ascii="Times New Roman" w:hAnsi="Times New Roman"/>
        <w:sz w:val="20"/>
      </w:rPr>
      <w:instrText xml:space="preserve"> PAGE </w:instrText>
    </w:r>
    <w:r w:rsidR="00141B0D">
      <w:rPr>
        <w:rFonts w:ascii="Times New Roman" w:hAnsi="Times New Roman"/>
        <w:sz w:val="20"/>
      </w:rPr>
      <w:fldChar w:fldCharType="separate"/>
    </w:r>
    <w:r w:rsidR="004C725B">
      <w:rPr>
        <w:rFonts w:ascii="Times New Roman" w:hAnsi="Times New Roman"/>
        <w:noProof/>
        <w:sz w:val="20"/>
      </w:rPr>
      <w:t>6</w:t>
    </w:r>
    <w:r w:rsidR="00141B0D">
      <w:rPr>
        <w:rFonts w:ascii="Times New Roman" w:hAnsi="Times New Roman"/>
        <w:sz w:val="20"/>
      </w:rPr>
      <w:fldChar w:fldCharType="end"/>
    </w:r>
    <w:r>
      <w:rPr>
        <w:rFonts w:ascii="Times New Roman" w:hAnsi="Times New Roman"/>
        <w:sz w:val="20"/>
      </w:rPr>
      <w:t xml:space="preserve"> of </w:t>
    </w:r>
    <w:r w:rsidR="00141B0D">
      <w:rPr>
        <w:rFonts w:ascii="Times New Roman" w:hAnsi="Times New Roman"/>
        <w:sz w:val="20"/>
      </w:rPr>
      <w:fldChar w:fldCharType="begin"/>
    </w:r>
    <w:r>
      <w:rPr>
        <w:rFonts w:ascii="Times New Roman" w:hAnsi="Times New Roman"/>
        <w:sz w:val="20"/>
      </w:rPr>
      <w:instrText xml:space="preserve"> NUMPAGES </w:instrText>
    </w:r>
    <w:r w:rsidR="00141B0D">
      <w:rPr>
        <w:rFonts w:ascii="Times New Roman" w:hAnsi="Times New Roman"/>
        <w:sz w:val="20"/>
      </w:rPr>
      <w:fldChar w:fldCharType="separate"/>
    </w:r>
    <w:r w:rsidR="004C725B">
      <w:rPr>
        <w:rFonts w:ascii="Times New Roman" w:hAnsi="Times New Roman"/>
        <w:noProof/>
        <w:sz w:val="20"/>
      </w:rPr>
      <w:t>11</w:t>
    </w:r>
    <w:r w:rsidR="00141B0D">
      <w:rPr>
        <w:rFonts w:ascii="Times New Roman" w:hAnsi="Times New Roman"/>
        <w:sz w:val="20"/>
      </w:rPr>
      <w:fldChar w:fldCharType="end"/>
    </w:r>
    <w:r>
      <w:rPr>
        <w:rFonts w:ascii="Times New Roman" w:hAnsi="Times New Roman"/>
        <w:sz w:val="20"/>
      </w:rPr>
      <w:tab/>
    </w:r>
  </w:p>
  <w:p w14:paraId="76A57512" w14:textId="77777777" w:rsidR="00843162" w:rsidRDefault="00843162">
    <w:pPr>
      <w:pStyle w:val="Footer"/>
      <w:spacing w:before="100" w:beforeAutospacing="1"/>
      <w:rPr>
        <w:bCs/>
        <w:i/>
        <w:snapToGrid w:val="0"/>
        <w:sz w:val="14"/>
      </w:rPr>
    </w:pPr>
  </w:p>
  <w:p w14:paraId="44892DF9" w14:textId="0429DC3E" w:rsidR="00843162" w:rsidRDefault="00843162">
    <w:pPr>
      <w:pStyle w:val="Footer"/>
      <w:spacing w:before="100" w:beforeAutospacing="1"/>
      <w:rPr>
        <w:bCs/>
        <w:i/>
        <w:snapToGrid w:val="0"/>
        <w:sz w:val="14"/>
      </w:rPr>
    </w:pPr>
    <w:r>
      <w:rPr>
        <w:bCs/>
        <w:i/>
        <w:snapToGrid w:val="0"/>
        <w:sz w:val="14"/>
      </w:rPr>
      <w:t xml:space="preserve">Printed copies are current on date of printing only - </w:t>
    </w:r>
    <w:r w:rsidR="00141B0D">
      <w:rPr>
        <w:bCs/>
        <w:i/>
        <w:snapToGrid w:val="0"/>
        <w:sz w:val="14"/>
      </w:rPr>
      <w:fldChar w:fldCharType="begin"/>
    </w:r>
    <w:r>
      <w:rPr>
        <w:bCs/>
        <w:i/>
        <w:snapToGrid w:val="0"/>
        <w:sz w:val="14"/>
      </w:rPr>
      <w:instrText xml:space="preserve"> TIME \@ "MM/dd/yyyy" </w:instrText>
    </w:r>
    <w:r w:rsidR="00141B0D">
      <w:rPr>
        <w:bCs/>
        <w:i/>
        <w:snapToGrid w:val="0"/>
        <w:sz w:val="14"/>
      </w:rPr>
      <w:fldChar w:fldCharType="separate"/>
    </w:r>
    <w:r w:rsidR="00C90012">
      <w:rPr>
        <w:bCs/>
        <w:i/>
        <w:noProof/>
        <w:snapToGrid w:val="0"/>
        <w:sz w:val="14"/>
      </w:rPr>
      <w:t>11/14/2025</w:t>
    </w:r>
    <w:r w:rsidR="00141B0D">
      <w:rPr>
        <w:bCs/>
        <w:i/>
        <w:snapToGrid w:val="0"/>
        <w:sz w:val="14"/>
      </w:rPr>
      <w:fldChar w:fldCharType="end"/>
    </w:r>
    <w:r>
      <w:rPr>
        <w:bCs/>
        <w:i/>
        <w:snapToGrid w:val="0"/>
        <w:sz w:val="14"/>
      </w:rPr>
      <w:t>. Always refer to the electronic version for the current release.</w:t>
    </w:r>
  </w:p>
  <w:p w14:paraId="5DB57BCD" w14:textId="77777777" w:rsidR="00843162" w:rsidRDefault="00843162">
    <w:pPr>
      <w:pStyle w:val="Footer"/>
      <w:spacing w:before="100" w:beforeAutospacing="1"/>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780E9" w14:textId="77777777" w:rsidR="00701A6B" w:rsidRDefault="00701A6B" w:rsidP="00843162">
      <w:r>
        <w:separator/>
      </w:r>
    </w:p>
  </w:footnote>
  <w:footnote w:type="continuationSeparator" w:id="0">
    <w:p w14:paraId="560A53AD" w14:textId="77777777" w:rsidR="00701A6B" w:rsidRDefault="00701A6B" w:rsidP="008431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96C9B" w14:textId="77777777" w:rsidR="009B7B05" w:rsidRDefault="009B7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A3102" w14:textId="01E1AC39" w:rsidR="00843162" w:rsidRDefault="00027144" w:rsidP="00F63714">
    <w:pPr>
      <w:pStyle w:val="Header"/>
    </w:pPr>
    <w:r>
      <w:rPr>
        <w:noProof/>
      </w:rPr>
      <w:drawing>
        <wp:inline distT="0" distB="0" distL="0" distR="0" wp14:anchorId="4203F2D8" wp14:editId="5E7321B9">
          <wp:extent cx="1524000" cy="390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4000" cy="3905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BF9FC" w14:textId="15CC3615" w:rsidR="009B7B05" w:rsidRDefault="009B7B0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8D124" w14:textId="77777777" w:rsidR="00843162" w:rsidRDefault="00843162">
    <w:pPr>
      <w:pStyle w:val="Header"/>
      <w:pBdr>
        <w:bottom w:val="single" w:sz="4" w:space="1" w:color="auto"/>
      </w:pBdr>
      <w:spacing w:after="100" w:afterAutospacing="1"/>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D8B2CB3C"/>
    <w:lvl w:ilvl="0">
      <w:numFmt w:val="decimal"/>
      <w:pStyle w:val="BulletItem"/>
      <w:lvlText w:val="*"/>
      <w:lvlJc w:val="left"/>
    </w:lvl>
  </w:abstractNum>
  <w:abstractNum w:abstractNumId="1" w15:restartNumberingAfterBreak="0">
    <w:nsid w:val="0026708C"/>
    <w:multiLevelType w:val="multilevel"/>
    <w:tmpl w:val="03BEF5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490E76"/>
    <w:multiLevelType w:val="hybridMultilevel"/>
    <w:tmpl w:val="D38E6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0C6591"/>
    <w:multiLevelType w:val="hybridMultilevel"/>
    <w:tmpl w:val="0E32D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202323C"/>
    <w:multiLevelType w:val="hybridMultilevel"/>
    <w:tmpl w:val="4914FF58"/>
    <w:lvl w:ilvl="0" w:tplc="C6202E50">
      <w:start w:val="4"/>
      <w:numFmt w:val="decimal"/>
      <w:lvlText w:val="%1.2.7"/>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22D2EB7"/>
    <w:multiLevelType w:val="hybridMultilevel"/>
    <w:tmpl w:val="AE2A1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24B26F5"/>
    <w:multiLevelType w:val="multilevel"/>
    <w:tmpl w:val="8A1A9C1C"/>
    <w:lvl w:ilvl="0">
      <w:start w:val="3"/>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4"/>
      <w:numFmt w:val="decimal"/>
      <w:lvlText w:val="3.2.1%3"/>
      <w:lvlJc w:val="left"/>
      <w:pPr>
        <w:ind w:left="360" w:hanging="36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026A45C8"/>
    <w:multiLevelType w:val="hybridMultilevel"/>
    <w:tmpl w:val="A3F218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3870A88"/>
    <w:multiLevelType w:val="multilevel"/>
    <w:tmpl w:val="643EFB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3A27C50"/>
    <w:multiLevelType w:val="multilevel"/>
    <w:tmpl w:val="A4BA25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AB6510"/>
    <w:multiLevelType w:val="multilevel"/>
    <w:tmpl w:val="DDF832E4"/>
    <w:lvl w:ilvl="0">
      <w:start w:val="4"/>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055C547C"/>
    <w:multiLevelType w:val="hybridMultilevel"/>
    <w:tmpl w:val="C9AECA70"/>
    <w:lvl w:ilvl="0" w:tplc="A2121B4C">
      <w:start w:val="1"/>
      <w:numFmt w:val="bullet"/>
      <w:lvlText w:val=""/>
      <w:lvlJc w:val="left"/>
      <w:pPr>
        <w:tabs>
          <w:tab w:val="num" w:pos="720"/>
        </w:tabs>
        <w:ind w:left="720" w:hanging="360"/>
      </w:pPr>
      <w:rPr>
        <w:rFonts w:ascii="Wingdings" w:hAnsi="Wingdings" w:hint="default"/>
      </w:rPr>
    </w:lvl>
    <w:lvl w:ilvl="1" w:tplc="B1B602D2" w:tentative="1">
      <w:start w:val="1"/>
      <w:numFmt w:val="bullet"/>
      <w:lvlText w:val=""/>
      <w:lvlJc w:val="left"/>
      <w:pPr>
        <w:tabs>
          <w:tab w:val="num" w:pos="1440"/>
        </w:tabs>
        <w:ind w:left="1440" w:hanging="360"/>
      </w:pPr>
      <w:rPr>
        <w:rFonts w:ascii="Wingdings" w:hAnsi="Wingdings" w:hint="default"/>
      </w:rPr>
    </w:lvl>
    <w:lvl w:ilvl="2" w:tplc="715AFB12" w:tentative="1">
      <w:start w:val="1"/>
      <w:numFmt w:val="bullet"/>
      <w:lvlText w:val=""/>
      <w:lvlJc w:val="left"/>
      <w:pPr>
        <w:tabs>
          <w:tab w:val="num" w:pos="2160"/>
        </w:tabs>
        <w:ind w:left="2160" w:hanging="360"/>
      </w:pPr>
      <w:rPr>
        <w:rFonts w:ascii="Wingdings" w:hAnsi="Wingdings" w:hint="default"/>
      </w:rPr>
    </w:lvl>
    <w:lvl w:ilvl="3" w:tplc="A2B46B86" w:tentative="1">
      <w:start w:val="1"/>
      <w:numFmt w:val="bullet"/>
      <w:lvlText w:val=""/>
      <w:lvlJc w:val="left"/>
      <w:pPr>
        <w:tabs>
          <w:tab w:val="num" w:pos="2880"/>
        </w:tabs>
        <w:ind w:left="2880" w:hanging="360"/>
      </w:pPr>
      <w:rPr>
        <w:rFonts w:ascii="Wingdings" w:hAnsi="Wingdings" w:hint="default"/>
      </w:rPr>
    </w:lvl>
    <w:lvl w:ilvl="4" w:tplc="5532D63C" w:tentative="1">
      <w:start w:val="1"/>
      <w:numFmt w:val="bullet"/>
      <w:lvlText w:val=""/>
      <w:lvlJc w:val="left"/>
      <w:pPr>
        <w:tabs>
          <w:tab w:val="num" w:pos="3600"/>
        </w:tabs>
        <w:ind w:left="3600" w:hanging="360"/>
      </w:pPr>
      <w:rPr>
        <w:rFonts w:ascii="Wingdings" w:hAnsi="Wingdings" w:hint="default"/>
      </w:rPr>
    </w:lvl>
    <w:lvl w:ilvl="5" w:tplc="5EDC7D0A" w:tentative="1">
      <w:start w:val="1"/>
      <w:numFmt w:val="bullet"/>
      <w:lvlText w:val=""/>
      <w:lvlJc w:val="left"/>
      <w:pPr>
        <w:tabs>
          <w:tab w:val="num" w:pos="4320"/>
        </w:tabs>
        <w:ind w:left="4320" w:hanging="360"/>
      </w:pPr>
      <w:rPr>
        <w:rFonts w:ascii="Wingdings" w:hAnsi="Wingdings" w:hint="default"/>
      </w:rPr>
    </w:lvl>
    <w:lvl w:ilvl="6" w:tplc="4D6A3EAA" w:tentative="1">
      <w:start w:val="1"/>
      <w:numFmt w:val="bullet"/>
      <w:lvlText w:val=""/>
      <w:lvlJc w:val="left"/>
      <w:pPr>
        <w:tabs>
          <w:tab w:val="num" w:pos="5040"/>
        </w:tabs>
        <w:ind w:left="5040" w:hanging="360"/>
      </w:pPr>
      <w:rPr>
        <w:rFonts w:ascii="Wingdings" w:hAnsi="Wingdings" w:hint="default"/>
      </w:rPr>
    </w:lvl>
    <w:lvl w:ilvl="7" w:tplc="7B140A04" w:tentative="1">
      <w:start w:val="1"/>
      <w:numFmt w:val="bullet"/>
      <w:lvlText w:val=""/>
      <w:lvlJc w:val="left"/>
      <w:pPr>
        <w:tabs>
          <w:tab w:val="num" w:pos="5760"/>
        </w:tabs>
        <w:ind w:left="5760" w:hanging="360"/>
      </w:pPr>
      <w:rPr>
        <w:rFonts w:ascii="Wingdings" w:hAnsi="Wingdings" w:hint="default"/>
      </w:rPr>
    </w:lvl>
    <w:lvl w:ilvl="8" w:tplc="8A489430"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5721C84"/>
    <w:multiLevelType w:val="hybridMultilevel"/>
    <w:tmpl w:val="63FE62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05B81AE1"/>
    <w:multiLevelType w:val="hybridMultilevel"/>
    <w:tmpl w:val="5F4C7A14"/>
    <w:lvl w:ilvl="0" w:tplc="5462886A">
      <w:start w:val="4"/>
      <w:numFmt w:val="decimal"/>
      <w:lvlText w:val="%1.2.10"/>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CA58BC"/>
    <w:multiLevelType w:val="multilevel"/>
    <w:tmpl w:val="8A1A9C1C"/>
    <w:lvl w:ilvl="0">
      <w:start w:val="3"/>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4"/>
      <w:numFmt w:val="decimal"/>
      <w:lvlText w:val="3.2.1%3"/>
      <w:lvlJc w:val="left"/>
      <w:pPr>
        <w:ind w:left="360" w:hanging="36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05E02194"/>
    <w:multiLevelType w:val="multilevel"/>
    <w:tmpl w:val="DE3A0D26"/>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6" w15:restartNumberingAfterBreak="0">
    <w:nsid w:val="072A7B31"/>
    <w:multiLevelType w:val="hybridMultilevel"/>
    <w:tmpl w:val="5E28B3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07B14E95"/>
    <w:multiLevelType w:val="multilevel"/>
    <w:tmpl w:val="DE66A7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8" w15:restartNumberingAfterBreak="0">
    <w:nsid w:val="08085C5C"/>
    <w:multiLevelType w:val="hybridMultilevel"/>
    <w:tmpl w:val="8558DFBA"/>
    <w:lvl w:ilvl="0" w:tplc="0C22C0A6">
      <w:start w:val="4"/>
      <w:numFmt w:val="decimal"/>
      <w:lvlText w:val="%1.1.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90A6B75"/>
    <w:multiLevelType w:val="hybridMultilevel"/>
    <w:tmpl w:val="A602086A"/>
    <w:lvl w:ilvl="0" w:tplc="139EE534">
      <w:start w:val="4"/>
      <w:numFmt w:val="decimal"/>
      <w:lvlText w:val="%1.2.3.5"/>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9330883"/>
    <w:multiLevelType w:val="multilevel"/>
    <w:tmpl w:val="9AB47D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9A53641"/>
    <w:multiLevelType w:val="multilevel"/>
    <w:tmpl w:val="25D49D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A906B92"/>
    <w:multiLevelType w:val="multilevel"/>
    <w:tmpl w:val="FCFE67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AA16ACC"/>
    <w:multiLevelType w:val="multilevel"/>
    <w:tmpl w:val="6F3CE208"/>
    <w:lvl w:ilvl="0">
      <w:start w:val="3"/>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4" w15:restartNumberingAfterBreak="0">
    <w:nsid w:val="0C362378"/>
    <w:multiLevelType w:val="multilevel"/>
    <w:tmpl w:val="B3263D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C427E90"/>
    <w:multiLevelType w:val="hybridMultilevel"/>
    <w:tmpl w:val="40C8B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0C6B2624"/>
    <w:multiLevelType w:val="hybridMultilevel"/>
    <w:tmpl w:val="A3C65C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0C9E311A"/>
    <w:multiLevelType w:val="multilevel"/>
    <w:tmpl w:val="C9B24C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D146EB2"/>
    <w:multiLevelType w:val="hybridMultilevel"/>
    <w:tmpl w:val="8B1298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0D8735BD"/>
    <w:multiLevelType w:val="multilevel"/>
    <w:tmpl w:val="636813C0"/>
    <w:lvl w:ilvl="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4"/>
      <w:numFmt w:val="decimal"/>
      <w:lvlText w:val="%1.%2.%3"/>
      <w:lvlJc w:val="left"/>
      <w:pPr>
        <w:tabs>
          <w:tab w:val="num" w:pos="720"/>
        </w:tabs>
        <w:ind w:left="720" w:hanging="720"/>
      </w:pPr>
      <w:rPr>
        <w:rFonts w:ascii="Arial" w:hAnsi="Arial" w:cs="Arial" w:hint="default"/>
        <w:b/>
        <w:bCs/>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0E405030"/>
    <w:multiLevelType w:val="hybridMultilevel"/>
    <w:tmpl w:val="475A9F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0FD34576"/>
    <w:multiLevelType w:val="multilevel"/>
    <w:tmpl w:val="0810A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095665"/>
    <w:multiLevelType w:val="multilevel"/>
    <w:tmpl w:val="49B6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02D4EF9"/>
    <w:multiLevelType w:val="multilevel"/>
    <w:tmpl w:val="F5D2319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103C0B33"/>
    <w:multiLevelType w:val="multilevel"/>
    <w:tmpl w:val="BC3CCF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10A5AE3"/>
    <w:multiLevelType w:val="multilevel"/>
    <w:tmpl w:val="F572DE0C"/>
    <w:lvl w:ilvl="0">
      <w:start w:val="3"/>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3"/>
      <w:numFmt w:val="decimal"/>
      <w:lvlText w:val="%3.2.2"/>
      <w:lvlJc w:val="left"/>
      <w:pPr>
        <w:ind w:left="360" w:hanging="36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6" w15:restartNumberingAfterBreak="0">
    <w:nsid w:val="119B1743"/>
    <w:multiLevelType w:val="hybridMultilevel"/>
    <w:tmpl w:val="57828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1A87E3A"/>
    <w:multiLevelType w:val="hybridMultilevel"/>
    <w:tmpl w:val="A30216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11D834CD"/>
    <w:multiLevelType w:val="multilevel"/>
    <w:tmpl w:val="0AD032EC"/>
    <w:lvl w:ilvl="0">
      <w:start w:val="5"/>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12823495"/>
    <w:multiLevelType w:val="hybridMultilevel"/>
    <w:tmpl w:val="0E94A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2835788"/>
    <w:multiLevelType w:val="hybridMultilevel"/>
    <w:tmpl w:val="44143926"/>
    <w:lvl w:ilvl="0" w:tplc="6AB62DCC">
      <w:start w:val="4"/>
      <w:numFmt w:val="decimal"/>
      <w:lvlText w:val="%1.5.3"/>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29041CE"/>
    <w:multiLevelType w:val="multilevel"/>
    <w:tmpl w:val="6E6ED0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2" w15:restartNumberingAfterBreak="0">
    <w:nsid w:val="12E91DE5"/>
    <w:multiLevelType w:val="hybridMultilevel"/>
    <w:tmpl w:val="B562EC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16102A12"/>
    <w:multiLevelType w:val="hybridMultilevel"/>
    <w:tmpl w:val="51CA3BFC"/>
    <w:lvl w:ilvl="0" w:tplc="0409000B">
      <w:start w:val="1"/>
      <w:numFmt w:val="bullet"/>
      <w:lvlText w:val=""/>
      <w:lvlJc w:val="left"/>
      <w:pPr>
        <w:ind w:left="1080" w:hanging="360"/>
      </w:pPr>
      <w:rPr>
        <w:rFonts w:ascii="Wingdings" w:hAnsi="Wingding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4" w15:restartNumberingAfterBreak="0">
    <w:nsid w:val="16532DD6"/>
    <w:multiLevelType w:val="hybridMultilevel"/>
    <w:tmpl w:val="6F601FC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16E4544C"/>
    <w:multiLevelType w:val="multilevel"/>
    <w:tmpl w:val="7368D8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7F11C6C"/>
    <w:multiLevelType w:val="hybridMultilevel"/>
    <w:tmpl w:val="46EACA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17F54FA7"/>
    <w:multiLevelType w:val="hybridMultilevel"/>
    <w:tmpl w:val="6F4AE7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17FA0D0E"/>
    <w:multiLevelType w:val="hybridMultilevel"/>
    <w:tmpl w:val="92C884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18942974"/>
    <w:multiLevelType w:val="hybridMultilevel"/>
    <w:tmpl w:val="F3ACAE94"/>
    <w:lvl w:ilvl="0" w:tplc="E81ADBF0">
      <w:start w:val="4"/>
      <w:numFmt w:val="decimal"/>
      <w:lvlText w:val="%1.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8B63F34"/>
    <w:multiLevelType w:val="singleLevel"/>
    <w:tmpl w:val="E04C43B6"/>
    <w:lvl w:ilvl="0">
      <w:start w:val="1"/>
      <w:numFmt w:val="bullet"/>
      <w:pStyle w:val="EA-Bullet1"/>
      <w:lvlText w:val=""/>
      <w:lvlJc w:val="left"/>
      <w:pPr>
        <w:tabs>
          <w:tab w:val="num" w:pos="360"/>
        </w:tabs>
        <w:ind w:left="360" w:hanging="360"/>
      </w:pPr>
      <w:rPr>
        <w:rFonts w:ascii="Symbol" w:hAnsi="Symbol" w:hint="default"/>
      </w:rPr>
    </w:lvl>
  </w:abstractNum>
  <w:abstractNum w:abstractNumId="51" w15:restartNumberingAfterBreak="0">
    <w:nsid w:val="18EC4ECD"/>
    <w:multiLevelType w:val="hybridMultilevel"/>
    <w:tmpl w:val="0136F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1A560CB6"/>
    <w:multiLevelType w:val="hybridMultilevel"/>
    <w:tmpl w:val="96EC4028"/>
    <w:lvl w:ilvl="0" w:tplc="2E5E286E">
      <w:start w:val="4"/>
      <w:numFmt w:val="decimal"/>
      <w:lvlText w:val="%1.1.3"/>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A9A2E83"/>
    <w:multiLevelType w:val="hybridMultilevel"/>
    <w:tmpl w:val="4C18A2EA"/>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1AFD08AE"/>
    <w:multiLevelType w:val="hybridMultilevel"/>
    <w:tmpl w:val="31F4D0C4"/>
    <w:lvl w:ilvl="0" w:tplc="90FEDE36">
      <w:start w:val="4"/>
      <w:numFmt w:val="decimal"/>
      <w:lvlText w:val="%1.1.14"/>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C1F09F0"/>
    <w:multiLevelType w:val="multilevel"/>
    <w:tmpl w:val="FA3A29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E00135A"/>
    <w:multiLevelType w:val="multilevel"/>
    <w:tmpl w:val="5442F4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EBC36B9"/>
    <w:multiLevelType w:val="multilevel"/>
    <w:tmpl w:val="0D7EF1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EC10773"/>
    <w:multiLevelType w:val="hybridMultilevel"/>
    <w:tmpl w:val="4748FC7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9" w15:restartNumberingAfterBreak="0">
    <w:nsid w:val="21A20C5D"/>
    <w:multiLevelType w:val="hybridMultilevel"/>
    <w:tmpl w:val="13C01E8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22461995"/>
    <w:multiLevelType w:val="hybridMultilevel"/>
    <w:tmpl w:val="375C3B26"/>
    <w:lvl w:ilvl="0" w:tplc="8C506D62">
      <w:start w:val="1"/>
      <w:numFmt w:val="decimal"/>
      <w:lvlText w:val="%1."/>
      <w:lvlJc w:val="left"/>
      <w:pPr>
        <w:ind w:left="1020" w:hanging="360"/>
      </w:pPr>
    </w:lvl>
    <w:lvl w:ilvl="1" w:tplc="A252BE3C">
      <w:start w:val="1"/>
      <w:numFmt w:val="decimal"/>
      <w:lvlText w:val="%2."/>
      <w:lvlJc w:val="left"/>
      <w:pPr>
        <w:ind w:left="1020" w:hanging="360"/>
      </w:pPr>
    </w:lvl>
    <w:lvl w:ilvl="2" w:tplc="937EB1C6">
      <w:start w:val="1"/>
      <w:numFmt w:val="decimal"/>
      <w:lvlText w:val="%3."/>
      <w:lvlJc w:val="left"/>
      <w:pPr>
        <w:ind w:left="1020" w:hanging="360"/>
      </w:pPr>
    </w:lvl>
    <w:lvl w:ilvl="3" w:tplc="859AFF38">
      <w:start w:val="1"/>
      <w:numFmt w:val="decimal"/>
      <w:lvlText w:val="%4."/>
      <w:lvlJc w:val="left"/>
      <w:pPr>
        <w:ind w:left="1020" w:hanging="360"/>
      </w:pPr>
    </w:lvl>
    <w:lvl w:ilvl="4" w:tplc="C22EEE2C">
      <w:start w:val="1"/>
      <w:numFmt w:val="decimal"/>
      <w:lvlText w:val="%5."/>
      <w:lvlJc w:val="left"/>
      <w:pPr>
        <w:ind w:left="1020" w:hanging="360"/>
      </w:pPr>
    </w:lvl>
    <w:lvl w:ilvl="5" w:tplc="CF7C747C">
      <w:start w:val="1"/>
      <w:numFmt w:val="decimal"/>
      <w:lvlText w:val="%6."/>
      <w:lvlJc w:val="left"/>
      <w:pPr>
        <w:ind w:left="1020" w:hanging="360"/>
      </w:pPr>
    </w:lvl>
    <w:lvl w:ilvl="6" w:tplc="20663A4E">
      <w:start w:val="1"/>
      <w:numFmt w:val="decimal"/>
      <w:lvlText w:val="%7."/>
      <w:lvlJc w:val="left"/>
      <w:pPr>
        <w:ind w:left="1020" w:hanging="360"/>
      </w:pPr>
    </w:lvl>
    <w:lvl w:ilvl="7" w:tplc="1B2A6360">
      <w:start w:val="1"/>
      <w:numFmt w:val="decimal"/>
      <w:lvlText w:val="%8."/>
      <w:lvlJc w:val="left"/>
      <w:pPr>
        <w:ind w:left="1020" w:hanging="360"/>
      </w:pPr>
    </w:lvl>
    <w:lvl w:ilvl="8" w:tplc="DD84D0D2">
      <w:start w:val="1"/>
      <w:numFmt w:val="decimal"/>
      <w:lvlText w:val="%9."/>
      <w:lvlJc w:val="left"/>
      <w:pPr>
        <w:ind w:left="1020" w:hanging="360"/>
      </w:pPr>
    </w:lvl>
  </w:abstractNum>
  <w:abstractNum w:abstractNumId="61" w15:restartNumberingAfterBreak="0">
    <w:nsid w:val="22775F34"/>
    <w:multiLevelType w:val="multilevel"/>
    <w:tmpl w:val="24DC8092"/>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62" w15:restartNumberingAfterBreak="0">
    <w:nsid w:val="228C0591"/>
    <w:multiLevelType w:val="multilevel"/>
    <w:tmpl w:val="7152B7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63" w15:restartNumberingAfterBreak="0">
    <w:nsid w:val="230119D1"/>
    <w:multiLevelType w:val="hybridMultilevel"/>
    <w:tmpl w:val="2FD45BF8"/>
    <w:lvl w:ilvl="0" w:tplc="F0C2CA78">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30664C9"/>
    <w:multiLevelType w:val="multilevel"/>
    <w:tmpl w:val="C61E050E"/>
    <w:lvl w:ilvl="0">
      <w:start w:val="3"/>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3"/>
      <w:numFmt w:val="decimal"/>
      <w:lvlText w:val="%3.3.1"/>
      <w:lvlJc w:val="left"/>
      <w:pPr>
        <w:ind w:left="360" w:hanging="36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5" w15:restartNumberingAfterBreak="0">
    <w:nsid w:val="24580370"/>
    <w:multiLevelType w:val="hybridMultilevel"/>
    <w:tmpl w:val="3CA633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4C96EA1"/>
    <w:multiLevelType w:val="multilevel"/>
    <w:tmpl w:val="DDF832E4"/>
    <w:lvl w:ilvl="0">
      <w:start w:val="4"/>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7" w15:restartNumberingAfterBreak="0">
    <w:nsid w:val="25AD2A5D"/>
    <w:multiLevelType w:val="hybridMultilevel"/>
    <w:tmpl w:val="46DE1E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8" w15:restartNumberingAfterBreak="0">
    <w:nsid w:val="25F01C4F"/>
    <w:multiLevelType w:val="hybridMultilevel"/>
    <w:tmpl w:val="ED686B2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9" w15:restartNumberingAfterBreak="0">
    <w:nsid w:val="27080E73"/>
    <w:multiLevelType w:val="multilevel"/>
    <w:tmpl w:val="128CED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79656F7"/>
    <w:multiLevelType w:val="multilevel"/>
    <w:tmpl w:val="5F06CBE6"/>
    <w:lvl w:ilvl="0">
      <w:start w:val="5"/>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28AF7B36"/>
    <w:multiLevelType w:val="multilevel"/>
    <w:tmpl w:val="48D6A4E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72" w15:restartNumberingAfterBreak="0">
    <w:nsid w:val="28CF438B"/>
    <w:multiLevelType w:val="hybridMultilevel"/>
    <w:tmpl w:val="FAA66E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3" w15:restartNumberingAfterBreak="0">
    <w:nsid w:val="28EE7201"/>
    <w:multiLevelType w:val="hybridMultilevel"/>
    <w:tmpl w:val="CEF88F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29253D7C"/>
    <w:multiLevelType w:val="hybridMultilevel"/>
    <w:tmpl w:val="679066F4"/>
    <w:lvl w:ilvl="0" w:tplc="86561ECA">
      <w:start w:val="4"/>
      <w:numFmt w:val="decimal"/>
      <w:lvlText w:val="%1.1.8"/>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9723783"/>
    <w:multiLevelType w:val="multilevel"/>
    <w:tmpl w:val="C434A2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ADC69E2"/>
    <w:multiLevelType w:val="multilevel"/>
    <w:tmpl w:val="7E40FC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77" w15:restartNumberingAfterBreak="0">
    <w:nsid w:val="2B42301A"/>
    <w:multiLevelType w:val="multilevel"/>
    <w:tmpl w:val="188AE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B93574F"/>
    <w:multiLevelType w:val="hybridMultilevel"/>
    <w:tmpl w:val="99108B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2E7E4ABC"/>
    <w:multiLevelType w:val="multilevel"/>
    <w:tmpl w:val="8640AC1E"/>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80" w15:restartNumberingAfterBreak="0">
    <w:nsid w:val="2FAA5ACF"/>
    <w:multiLevelType w:val="hybridMultilevel"/>
    <w:tmpl w:val="0AD863E2"/>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81" w15:restartNumberingAfterBreak="0">
    <w:nsid w:val="2FDC47E8"/>
    <w:multiLevelType w:val="multilevel"/>
    <w:tmpl w:val="95C423C6"/>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82" w15:restartNumberingAfterBreak="0">
    <w:nsid w:val="2FF17678"/>
    <w:multiLevelType w:val="multilevel"/>
    <w:tmpl w:val="7C96111C"/>
    <w:lvl w:ilvl="0">
      <w:start w:val="4"/>
      <w:numFmt w:val="decimal"/>
      <w:lvlText w:val="%1"/>
      <w:lvlJc w:val="left"/>
      <w:pPr>
        <w:ind w:left="444" w:hanging="444"/>
      </w:pPr>
      <w:rPr>
        <w:rFonts w:hint="default"/>
      </w:rPr>
    </w:lvl>
    <w:lvl w:ilvl="1">
      <w:start w:val="1"/>
      <w:numFmt w:val="decimal"/>
      <w:lvlText w:val="%1.%2"/>
      <w:lvlJc w:val="left"/>
      <w:pPr>
        <w:ind w:left="804" w:hanging="444"/>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83" w15:restartNumberingAfterBreak="0">
    <w:nsid w:val="308F1144"/>
    <w:multiLevelType w:val="multilevel"/>
    <w:tmpl w:val="09D487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0CF31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5" w15:restartNumberingAfterBreak="0">
    <w:nsid w:val="315B2491"/>
    <w:multiLevelType w:val="hybridMultilevel"/>
    <w:tmpl w:val="373A000C"/>
    <w:lvl w:ilvl="0" w:tplc="0D967B80">
      <w:start w:val="4"/>
      <w:numFmt w:val="decimal"/>
      <w:lvlText w:val="%1.1.2"/>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1A25DC8"/>
    <w:multiLevelType w:val="multilevel"/>
    <w:tmpl w:val="1ED8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21E6534"/>
    <w:multiLevelType w:val="hybridMultilevel"/>
    <w:tmpl w:val="80DAAB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32371451"/>
    <w:multiLevelType w:val="hybridMultilevel"/>
    <w:tmpl w:val="5C4EA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33417B7A"/>
    <w:multiLevelType w:val="multilevel"/>
    <w:tmpl w:val="9A80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36D29EE"/>
    <w:multiLevelType w:val="multilevel"/>
    <w:tmpl w:val="9760C9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4322EEB"/>
    <w:multiLevelType w:val="hybridMultilevel"/>
    <w:tmpl w:val="A40866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2" w15:restartNumberingAfterBreak="0">
    <w:nsid w:val="357223A8"/>
    <w:multiLevelType w:val="hybridMultilevel"/>
    <w:tmpl w:val="5E50815C"/>
    <w:lvl w:ilvl="0" w:tplc="7D42AB92">
      <w:start w:val="4"/>
      <w:numFmt w:val="decimal"/>
      <w:lvlText w:val="%1.2.6"/>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35AC498F"/>
    <w:multiLevelType w:val="hybridMultilevel"/>
    <w:tmpl w:val="C1963F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4" w15:restartNumberingAfterBreak="0">
    <w:nsid w:val="360B7CCB"/>
    <w:multiLevelType w:val="multilevel"/>
    <w:tmpl w:val="B5A4ECC4"/>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lowerLetter"/>
      <w:lvlText w:val="%3)"/>
      <w:lvlJc w:val="left"/>
      <w:pPr>
        <w:ind w:left="2880" w:hanging="720"/>
      </w:pPr>
      <w:rPr>
        <w:rFonts w:hint="default"/>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95" w15:restartNumberingAfterBreak="0">
    <w:nsid w:val="3621470B"/>
    <w:multiLevelType w:val="hybridMultilevel"/>
    <w:tmpl w:val="729644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6" w15:restartNumberingAfterBreak="0">
    <w:nsid w:val="36441ADC"/>
    <w:multiLevelType w:val="multilevel"/>
    <w:tmpl w:val="3BC434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70870DE"/>
    <w:multiLevelType w:val="hybridMultilevel"/>
    <w:tmpl w:val="66FC383C"/>
    <w:lvl w:ilvl="0" w:tplc="B056826A">
      <w:start w:val="1"/>
      <w:numFmt w:val="decimal"/>
      <w:lvlText w:val="%1."/>
      <w:lvlJc w:val="left"/>
      <w:pPr>
        <w:ind w:left="1020" w:hanging="360"/>
      </w:pPr>
    </w:lvl>
    <w:lvl w:ilvl="1" w:tplc="B05C4FC2">
      <w:start w:val="1"/>
      <w:numFmt w:val="decimal"/>
      <w:lvlText w:val="%2."/>
      <w:lvlJc w:val="left"/>
      <w:pPr>
        <w:ind w:left="1020" w:hanging="360"/>
      </w:pPr>
    </w:lvl>
    <w:lvl w:ilvl="2" w:tplc="2BD87DBC">
      <w:start w:val="1"/>
      <w:numFmt w:val="decimal"/>
      <w:lvlText w:val="%3."/>
      <w:lvlJc w:val="left"/>
      <w:pPr>
        <w:ind w:left="1020" w:hanging="360"/>
      </w:pPr>
    </w:lvl>
    <w:lvl w:ilvl="3" w:tplc="FAFC4BAC">
      <w:start w:val="1"/>
      <w:numFmt w:val="decimal"/>
      <w:lvlText w:val="%4."/>
      <w:lvlJc w:val="left"/>
      <w:pPr>
        <w:ind w:left="1020" w:hanging="360"/>
      </w:pPr>
    </w:lvl>
    <w:lvl w:ilvl="4" w:tplc="542A4C50">
      <w:start w:val="1"/>
      <w:numFmt w:val="decimal"/>
      <w:lvlText w:val="%5."/>
      <w:lvlJc w:val="left"/>
      <w:pPr>
        <w:ind w:left="1020" w:hanging="360"/>
      </w:pPr>
    </w:lvl>
    <w:lvl w:ilvl="5" w:tplc="31C6EADE">
      <w:start w:val="1"/>
      <w:numFmt w:val="decimal"/>
      <w:lvlText w:val="%6."/>
      <w:lvlJc w:val="left"/>
      <w:pPr>
        <w:ind w:left="1020" w:hanging="360"/>
      </w:pPr>
    </w:lvl>
    <w:lvl w:ilvl="6" w:tplc="034CEF12">
      <w:start w:val="1"/>
      <w:numFmt w:val="decimal"/>
      <w:lvlText w:val="%7."/>
      <w:lvlJc w:val="left"/>
      <w:pPr>
        <w:ind w:left="1020" w:hanging="360"/>
      </w:pPr>
    </w:lvl>
    <w:lvl w:ilvl="7" w:tplc="4B04478C">
      <w:start w:val="1"/>
      <w:numFmt w:val="decimal"/>
      <w:lvlText w:val="%8."/>
      <w:lvlJc w:val="left"/>
      <w:pPr>
        <w:ind w:left="1020" w:hanging="360"/>
      </w:pPr>
    </w:lvl>
    <w:lvl w:ilvl="8" w:tplc="382A1C4E">
      <w:start w:val="1"/>
      <w:numFmt w:val="decimal"/>
      <w:lvlText w:val="%9."/>
      <w:lvlJc w:val="left"/>
      <w:pPr>
        <w:ind w:left="1020" w:hanging="360"/>
      </w:pPr>
    </w:lvl>
  </w:abstractNum>
  <w:abstractNum w:abstractNumId="98" w15:restartNumberingAfterBreak="0">
    <w:nsid w:val="37212A8D"/>
    <w:multiLevelType w:val="hybridMultilevel"/>
    <w:tmpl w:val="D4F2EF92"/>
    <w:lvl w:ilvl="0" w:tplc="467A273E">
      <w:start w:val="4"/>
      <w:numFmt w:val="decimal"/>
      <w:lvlText w:val="%1.2.3.6"/>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84164DE"/>
    <w:multiLevelType w:val="hybridMultilevel"/>
    <w:tmpl w:val="EC02B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384F7532"/>
    <w:multiLevelType w:val="hybridMultilevel"/>
    <w:tmpl w:val="B2AA932E"/>
    <w:lvl w:ilvl="0" w:tplc="0F3E1956">
      <w:start w:val="4"/>
      <w:numFmt w:val="decimal"/>
      <w:lvlText w:val="%1.1.6"/>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8653B88"/>
    <w:multiLevelType w:val="hybridMultilevel"/>
    <w:tmpl w:val="0E6C9EA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2" w15:restartNumberingAfterBreak="0">
    <w:nsid w:val="38AE207B"/>
    <w:multiLevelType w:val="hybridMultilevel"/>
    <w:tmpl w:val="0BD8CFE8"/>
    <w:lvl w:ilvl="0" w:tplc="7584D0EE">
      <w:start w:val="4"/>
      <w:numFmt w:val="decimal"/>
      <w:lvlText w:val="%1.2.4"/>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8B81AFC"/>
    <w:multiLevelType w:val="hybridMultilevel"/>
    <w:tmpl w:val="4B323172"/>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40090003">
      <w:start w:val="1"/>
      <w:numFmt w:val="bullet"/>
      <w:lvlText w:val="o"/>
      <w:lvlJc w:val="left"/>
      <w:pPr>
        <w:ind w:left="2340" w:hanging="360"/>
      </w:pPr>
      <w:rPr>
        <w:rFonts w:ascii="Courier New" w:hAnsi="Courier New" w:cs="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38C3573E"/>
    <w:multiLevelType w:val="multilevel"/>
    <w:tmpl w:val="DDF832E4"/>
    <w:lvl w:ilvl="0">
      <w:start w:val="4"/>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5" w15:restartNumberingAfterBreak="0">
    <w:nsid w:val="38E90889"/>
    <w:multiLevelType w:val="hybridMultilevel"/>
    <w:tmpl w:val="4748F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39E82C0C"/>
    <w:multiLevelType w:val="hybridMultilevel"/>
    <w:tmpl w:val="C9B24D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3A994F36"/>
    <w:multiLevelType w:val="hybridMultilevel"/>
    <w:tmpl w:val="AB16E7E2"/>
    <w:lvl w:ilvl="0" w:tplc="FEB63682">
      <w:start w:val="4"/>
      <w:numFmt w:val="decimal"/>
      <w:lvlText w:val="%1.1.12"/>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AA04AB7"/>
    <w:multiLevelType w:val="hybridMultilevel"/>
    <w:tmpl w:val="4B9AA954"/>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3AAB61E5"/>
    <w:multiLevelType w:val="hybridMultilevel"/>
    <w:tmpl w:val="A62098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3AC00D03"/>
    <w:multiLevelType w:val="hybridMultilevel"/>
    <w:tmpl w:val="C76E71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1" w15:restartNumberingAfterBreak="0">
    <w:nsid w:val="3B417755"/>
    <w:multiLevelType w:val="hybridMultilevel"/>
    <w:tmpl w:val="929008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2" w15:restartNumberingAfterBreak="0">
    <w:nsid w:val="3B4E719E"/>
    <w:multiLevelType w:val="multilevel"/>
    <w:tmpl w:val="FA02E3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C8C1469"/>
    <w:multiLevelType w:val="hybridMultilevel"/>
    <w:tmpl w:val="82EC3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3C9A1E68"/>
    <w:multiLevelType w:val="multilevel"/>
    <w:tmpl w:val="769CB4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15" w15:restartNumberingAfterBreak="0">
    <w:nsid w:val="3CC05AE8"/>
    <w:multiLevelType w:val="hybridMultilevel"/>
    <w:tmpl w:val="D33054E8"/>
    <w:lvl w:ilvl="0" w:tplc="FF646C80">
      <w:start w:val="4"/>
      <w:numFmt w:val="decimal"/>
      <w:lvlText w:val="%1.5.4"/>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3D5D69E5"/>
    <w:multiLevelType w:val="hybridMultilevel"/>
    <w:tmpl w:val="AA88A676"/>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3D7853EC"/>
    <w:multiLevelType w:val="hybridMultilevel"/>
    <w:tmpl w:val="03AC52E6"/>
    <w:lvl w:ilvl="0" w:tplc="674A106A">
      <w:start w:val="4"/>
      <w:numFmt w:val="decimal"/>
      <w:lvlText w:val="%1.2.3.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E0B7D9B"/>
    <w:multiLevelType w:val="multilevel"/>
    <w:tmpl w:val="FAA8C9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E630C5B"/>
    <w:multiLevelType w:val="hybridMultilevel"/>
    <w:tmpl w:val="4B40445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0" w15:restartNumberingAfterBreak="0">
    <w:nsid w:val="3F1B2899"/>
    <w:multiLevelType w:val="hybridMultilevel"/>
    <w:tmpl w:val="E4229E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1" w15:restartNumberingAfterBreak="0">
    <w:nsid w:val="3F7957FE"/>
    <w:multiLevelType w:val="hybridMultilevel"/>
    <w:tmpl w:val="C3AAFC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404C650F"/>
    <w:multiLevelType w:val="hybridMultilevel"/>
    <w:tmpl w:val="9DF417E0"/>
    <w:lvl w:ilvl="0" w:tplc="F2762AA4">
      <w:start w:val="4"/>
      <w:numFmt w:val="decimal"/>
      <w:lvlText w:val="%1.1.10"/>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418136EE"/>
    <w:multiLevelType w:val="hybridMultilevel"/>
    <w:tmpl w:val="7660C4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4" w15:restartNumberingAfterBreak="0">
    <w:nsid w:val="43A42058"/>
    <w:multiLevelType w:val="multilevel"/>
    <w:tmpl w:val="2DF8138E"/>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25" w15:restartNumberingAfterBreak="0">
    <w:nsid w:val="442346B6"/>
    <w:multiLevelType w:val="hybridMultilevel"/>
    <w:tmpl w:val="4FAC0D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454953DC"/>
    <w:multiLevelType w:val="hybridMultilevel"/>
    <w:tmpl w:val="A7366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465C0A8B"/>
    <w:multiLevelType w:val="hybridMultilevel"/>
    <w:tmpl w:val="4060309C"/>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467F4476"/>
    <w:multiLevelType w:val="hybridMultilevel"/>
    <w:tmpl w:val="3D7C2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46C071B5"/>
    <w:multiLevelType w:val="multilevel"/>
    <w:tmpl w:val="51F0E450"/>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ascii="Arial" w:hAnsi="Arial" w:cs="Arial" w:hint="default"/>
        <w:b/>
        <w:bCs/>
      </w:rPr>
    </w:lvl>
    <w:lvl w:ilvl="3">
      <w:start w:val="1"/>
      <w:numFmt w:val="decimal"/>
      <w:lvlText w:val="%4.1.1.1"/>
      <w:lvlJc w:val="left"/>
      <w:pPr>
        <w:ind w:left="360" w:hanging="360"/>
      </w:pPr>
      <w:rPr>
        <w:rFonts w:hint="default"/>
      </w:rPr>
    </w:lvl>
    <w:lvl w:ilvl="4">
      <w:start w:val="1"/>
      <w:numFmt w:val="decimal"/>
      <w:lvlText w:val="%1.%2.%3%4.%5.1"/>
      <w:lvlJc w:val="left"/>
      <w:pPr>
        <w:tabs>
          <w:tab w:val="num" w:pos="720"/>
        </w:tabs>
        <w:ind w:left="720" w:hanging="720"/>
      </w:pPr>
      <w:rPr>
        <w:rFonts w:hint="default"/>
      </w:rPr>
    </w:lvl>
    <w:lvl w:ilvl="5">
      <w:start w:val="1"/>
      <w:numFmt w:val="decimal"/>
      <w:lvlText w:val="%1.%2.%3.%4.%5.%6"/>
      <w:lvlJc w:val="left"/>
      <w:pPr>
        <w:tabs>
          <w:tab w:val="num" w:pos="720"/>
        </w:tabs>
        <w:ind w:left="720" w:hanging="720"/>
      </w:pPr>
      <w:rPr>
        <w:rFonts w:hint="default"/>
      </w:rPr>
    </w:lvl>
    <w:lvl w:ilvl="6">
      <w:start w:val="1"/>
      <w:numFmt w:val="decimal"/>
      <w:lvlText w:val="%1.%2.%3.%4.%5.%6.%7"/>
      <w:lvlJc w:val="left"/>
      <w:pPr>
        <w:tabs>
          <w:tab w:val="num" w:pos="720"/>
        </w:tabs>
        <w:ind w:left="720" w:hanging="720"/>
      </w:pPr>
      <w:rPr>
        <w:rFonts w:hint="default"/>
      </w:rPr>
    </w:lvl>
    <w:lvl w:ilvl="7">
      <w:start w:val="1"/>
      <w:numFmt w:val="decimal"/>
      <w:lvlText w:val="%1.%2.%3.%4.%5.%6.%7.%8"/>
      <w:lvlJc w:val="left"/>
      <w:pPr>
        <w:tabs>
          <w:tab w:val="num" w:pos="720"/>
        </w:tabs>
        <w:ind w:left="720" w:hanging="720"/>
      </w:pPr>
      <w:rPr>
        <w:rFonts w:hint="default"/>
      </w:rPr>
    </w:lvl>
    <w:lvl w:ilvl="8">
      <w:start w:val="1"/>
      <w:numFmt w:val="decimal"/>
      <w:lvlText w:val="%1.%2.%3.%4.%5.%6.%7.%8.%9"/>
      <w:lvlJc w:val="left"/>
      <w:pPr>
        <w:tabs>
          <w:tab w:val="num" w:pos="720"/>
        </w:tabs>
        <w:ind w:left="720" w:hanging="720"/>
      </w:pPr>
      <w:rPr>
        <w:rFonts w:hint="default"/>
      </w:rPr>
    </w:lvl>
  </w:abstractNum>
  <w:abstractNum w:abstractNumId="130" w15:restartNumberingAfterBreak="0">
    <w:nsid w:val="47251B8D"/>
    <w:multiLevelType w:val="multilevel"/>
    <w:tmpl w:val="2C4009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7C1738B"/>
    <w:multiLevelType w:val="hybridMultilevel"/>
    <w:tmpl w:val="7A220342"/>
    <w:lvl w:ilvl="0" w:tplc="1E60B448">
      <w:start w:val="4"/>
      <w:numFmt w:val="decimal"/>
      <w:lvlText w:val="%1.1.4"/>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47CF0584"/>
    <w:multiLevelType w:val="hybridMultilevel"/>
    <w:tmpl w:val="47FA93AA"/>
    <w:lvl w:ilvl="0" w:tplc="705CDC36">
      <w:start w:val="4"/>
      <w:numFmt w:val="decimal"/>
      <w:lvlText w:val="%1.2.12"/>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47F70663"/>
    <w:multiLevelType w:val="multilevel"/>
    <w:tmpl w:val="5928EC8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34" w15:restartNumberingAfterBreak="0">
    <w:nsid w:val="48233075"/>
    <w:multiLevelType w:val="hybridMultilevel"/>
    <w:tmpl w:val="4A2CE3F6"/>
    <w:lvl w:ilvl="0" w:tplc="EA30B51C">
      <w:start w:val="4"/>
      <w:numFmt w:val="decimal"/>
      <w:lvlText w:val="%1.1.7"/>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48547A7D"/>
    <w:multiLevelType w:val="multilevel"/>
    <w:tmpl w:val="CCC2E246"/>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36" w15:restartNumberingAfterBreak="0">
    <w:nsid w:val="48610411"/>
    <w:multiLevelType w:val="hybridMultilevel"/>
    <w:tmpl w:val="2F30C5AA"/>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137" w15:restartNumberingAfterBreak="0">
    <w:nsid w:val="4A020350"/>
    <w:multiLevelType w:val="multilevel"/>
    <w:tmpl w:val="72D032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4A111FD8"/>
    <w:multiLevelType w:val="hybridMultilevel"/>
    <w:tmpl w:val="80084914"/>
    <w:lvl w:ilvl="0" w:tplc="FBD249B2">
      <w:start w:val="4"/>
      <w:numFmt w:val="decimal"/>
      <w:lvlText w:val="%1.1.9"/>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A9F04BE"/>
    <w:multiLevelType w:val="hybridMultilevel"/>
    <w:tmpl w:val="C49296C8"/>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40090001">
      <w:start w:val="1"/>
      <w:numFmt w:val="bullet"/>
      <w:lvlText w:val=""/>
      <w:lvlJc w:val="left"/>
      <w:pPr>
        <w:ind w:left="2700" w:hanging="36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0" w15:restartNumberingAfterBreak="0">
    <w:nsid w:val="4B2A5C06"/>
    <w:multiLevelType w:val="hybridMultilevel"/>
    <w:tmpl w:val="67E68406"/>
    <w:lvl w:ilvl="0" w:tplc="5C02416A">
      <w:start w:val="4"/>
      <w:numFmt w:val="decimal"/>
      <w:lvlText w:val="%1.2.8"/>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4BA11C6E"/>
    <w:multiLevelType w:val="hybridMultilevel"/>
    <w:tmpl w:val="57FE0AC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2" w15:restartNumberingAfterBreak="0">
    <w:nsid w:val="4BF83D4F"/>
    <w:multiLevelType w:val="hybridMultilevel"/>
    <w:tmpl w:val="A976A98C"/>
    <w:lvl w:ilvl="0" w:tplc="40090001">
      <w:start w:val="1"/>
      <w:numFmt w:val="bullet"/>
      <w:lvlText w:val=""/>
      <w:lvlJc w:val="left"/>
      <w:pPr>
        <w:ind w:left="1980" w:hanging="360"/>
      </w:pPr>
      <w:rPr>
        <w:rFonts w:ascii="Symbol" w:hAnsi="Symbol" w:hint="default"/>
      </w:rPr>
    </w:lvl>
    <w:lvl w:ilvl="1" w:tplc="40090003" w:tentative="1">
      <w:start w:val="1"/>
      <w:numFmt w:val="bullet"/>
      <w:lvlText w:val="o"/>
      <w:lvlJc w:val="left"/>
      <w:pPr>
        <w:ind w:left="2700" w:hanging="360"/>
      </w:pPr>
      <w:rPr>
        <w:rFonts w:ascii="Courier New" w:hAnsi="Courier New" w:cs="Courier New" w:hint="default"/>
      </w:rPr>
    </w:lvl>
    <w:lvl w:ilvl="2" w:tplc="40090005" w:tentative="1">
      <w:start w:val="1"/>
      <w:numFmt w:val="bullet"/>
      <w:lvlText w:val=""/>
      <w:lvlJc w:val="left"/>
      <w:pPr>
        <w:ind w:left="3420" w:hanging="360"/>
      </w:pPr>
      <w:rPr>
        <w:rFonts w:ascii="Wingdings" w:hAnsi="Wingdings" w:hint="default"/>
      </w:rPr>
    </w:lvl>
    <w:lvl w:ilvl="3" w:tplc="40090001" w:tentative="1">
      <w:start w:val="1"/>
      <w:numFmt w:val="bullet"/>
      <w:lvlText w:val=""/>
      <w:lvlJc w:val="left"/>
      <w:pPr>
        <w:ind w:left="4140" w:hanging="360"/>
      </w:pPr>
      <w:rPr>
        <w:rFonts w:ascii="Symbol" w:hAnsi="Symbol" w:hint="default"/>
      </w:rPr>
    </w:lvl>
    <w:lvl w:ilvl="4" w:tplc="40090003" w:tentative="1">
      <w:start w:val="1"/>
      <w:numFmt w:val="bullet"/>
      <w:lvlText w:val="o"/>
      <w:lvlJc w:val="left"/>
      <w:pPr>
        <w:ind w:left="4860" w:hanging="360"/>
      </w:pPr>
      <w:rPr>
        <w:rFonts w:ascii="Courier New" w:hAnsi="Courier New" w:cs="Courier New" w:hint="default"/>
      </w:rPr>
    </w:lvl>
    <w:lvl w:ilvl="5" w:tplc="40090005" w:tentative="1">
      <w:start w:val="1"/>
      <w:numFmt w:val="bullet"/>
      <w:lvlText w:val=""/>
      <w:lvlJc w:val="left"/>
      <w:pPr>
        <w:ind w:left="5580" w:hanging="360"/>
      </w:pPr>
      <w:rPr>
        <w:rFonts w:ascii="Wingdings" w:hAnsi="Wingdings" w:hint="default"/>
      </w:rPr>
    </w:lvl>
    <w:lvl w:ilvl="6" w:tplc="40090001" w:tentative="1">
      <w:start w:val="1"/>
      <w:numFmt w:val="bullet"/>
      <w:lvlText w:val=""/>
      <w:lvlJc w:val="left"/>
      <w:pPr>
        <w:ind w:left="6300" w:hanging="360"/>
      </w:pPr>
      <w:rPr>
        <w:rFonts w:ascii="Symbol" w:hAnsi="Symbol" w:hint="default"/>
      </w:rPr>
    </w:lvl>
    <w:lvl w:ilvl="7" w:tplc="40090003" w:tentative="1">
      <w:start w:val="1"/>
      <w:numFmt w:val="bullet"/>
      <w:lvlText w:val="o"/>
      <w:lvlJc w:val="left"/>
      <w:pPr>
        <w:ind w:left="7020" w:hanging="360"/>
      </w:pPr>
      <w:rPr>
        <w:rFonts w:ascii="Courier New" w:hAnsi="Courier New" w:cs="Courier New" w:hint="default"/>
      </w:rPr>
    </w:lvl>
    <w:lvl w:ilvl="8" w:tplc="40090005" w:tentative="1">
      <w:start w:val="1"/>
      <w:numFmt w:val="bullet"/>
      <w:lvlText w:val=""/>
      <w:lvlJc w:val="left"/>
      <w:pPr>
        <w:ind w:left="7740" w:hanging="360"/>
      </w:pPr>
      <w:rPr>
        <w:rFonts w:ascii="Wingdings" w:hAnsi="Wingdings" w:hint="default"/>
      </w:rPr>
    </w:lvl>
  </w:abstractNum>
  <w:abstractNum w:abstractNumId="143" w15:restartNumberingAfterBreak="0">
    <w:nsid w:val="4C510602"/>
    <w:multiLevelType w:val="singleLevel"/>
    <w:tmpl w:val="F1444738"/>
    <w:lvl w:ilvl="0">
      <w:start w:val="1"/>
      <w:numFmt w:val="bullet"/>
      <w:pStyle w:val="ListBullet5"/>
      <w:lvlText w:val=""/>
      <w:lvlJc w:val="left"/>
      <w:pPr>
        <w:tabs>
          <w:tab w:val="num" w:pos="360"/>
        </w:tabs>
        <w:ind w:left="360" w:hanging="360"/>
      </w:pPr>
      <w:rPr>
        <w:rFonts w:ascii="Wingdings" w:hAnsi="Wingdings" w:hint="default"/>
      </w:rPr>
    </w:lvl>
  </w:abstractNum>
  <w:abstractNum w:abstractNumId="144" w15:restartNumberingAfterBreak="0">
    <w:nsid w:val="4CCD2667"/>
    <w:multiLevelType w:val="hybridMultilevel"/>
    <w:tmpl w:val="EFC022D6"/>
    <w:lvl w:ilvl="0" w:tplc="D3F03BE4">
      <w:start w:val="4"/>
      <w:numFmt w:val="decimal"/>
      <w:lvlText w:val="%1.5.2"/>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4D1858F8"/>
    <w:multiLevelType w:val="multilevel"/>
    <w:tmpl w:val="BCF2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4D404B15"/>
    <w:multiLevelType w:val="hybridMultilevel"/>
    <w:tmpl w:val="A2982B26"/>
    <w:lvl w:ilvl="0" w:tplc="0409000B">
      <w:start w:val="1"/>
      <w:numFmt w:val="bullet"/>
      <w:lvlText w:val=""/>
      <w:lvlJc w:val="left"/>
      <w:pPr>
        <w:ind w:left="1080" w:hanging="360"/>
      </w:pPr>
      <w:rPr>
        <w:rFonts w:ascii="Wingdings" w:hAnsi="Wingding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7" w15:restartNumberingAfterBreak="0">
    <w:nsid w:val="4D730519"/>
    <w:multiLevelType w:val="hybridMultilevel"/>
    <w:tmpl w:val="7D5A5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D7F3D08"/>
    <w:multiLevelType w:val="hybridMultilevel"/>
    <w:tmpl w:val="22E61872"/>
    <w:lvl w:ilvl="0" w:tplc="2DB60654">
      <w:start w:val="4"/>
      <w:numFmt w:val="decimal"/>
      <w:lvlText w:val="%1.1.15"/>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D980328"/>
    <w:multiLevelType w:val="hybridMultilevel"/>
    <w:tmpl w:val="3FB0A08A"/>
    <w:lvl w:ilvl="0" w:tplc="246EF216">
      <w:start w:val="4"/>
      <w:numFmt w:val="decimal"/>
      <w:lvlText w:val="%1.2.14"/>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4E5562D8"/>
    <w:multiLevelType w:val="hybridMultilevel"/>
    <w:tmpl w:val="A4FC02A2"/>
    <w:lvl w:ilvl="0" w:tplc="F61C2822">
      <w:start w:val="4"/>
      <w:numFmt w:val="decimal"/>
      <w:lvlText w:val="%1.2.9"/>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1" w15:restartNumberingAfterBreak="0">
    <w:nsid w:val="4E8F0839"/>
    <w:multiLevelType w:val="multilevel"/>
    <w:tmpl w:val="4C34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ED92103"/>
    <w:multiLevelType w:val="multilevel"/>
    <w:tmpl w:val="52F029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50BA2C2C"/>
    <w:multiLevelType w:val="hybridMultilevel"/>
    <w:tmpl w:val="7A30EB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511C74C6"/>
    <w:multiLevelType w:val="hybridMultilevel"/>
    <w:tmpl w:val="455E86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5" w15:restartNumberingAfterBreak="0">
    <w:nsid w:val="51277AE2"/>
    <w:multiLevelType w:val="multilevel"/>
    <w:tmpl w:val="11E6F2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515D16AF"/>
    <w:multiLevelType w:val="multilevel"/>
    <w:tmpl w:val="EBFE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51C93FC1"/>
    <w:multiLevelType w:val="hybridMultilevel"/>
    <w:tmpl w:val="461E4A16"/>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8" w15:restartNumberingAfterBreak="0">
    <w:nsid w:val="522342F3"/>
    <w:multiLevelType w:val="hybridMultilevel"/>
    <w:tmpl w:val="ABEABA96"/>
    <w:lvl w:ilvl="0" w:tplc="7A0A2EA8">
      <w:start w:val="4"/>
      <w:numFmt w:val="decimal"/>
      <w:lvlText w:val="%1.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2CD4E53"/>
    <w:multiLevelType w:val="multilevel"/>
    <w:tmpl w:val="0CA8EBDA"/>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60" w15:restartNumberingAfterBreak="0">
    <w:nsid w:val="538A1F58"/>
    <w:multiLevelType w:val="multilevel"/>
    <w:tmpl w:val="6126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543E08EF"/>
    <w:multiLevelType w:val="multilevel"/>
    <w:tmpl w:val="A16EA42A"/>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ascii="Arial" w:hAnsi="Arial" w:cs="Arial" w:hint="default"/>
        <w:b/>
        <w:bCs/>
      </w:rPr>
    </w:lvl>
    <w:lvl w:ilvl="3">
      <w:start w:val="1"/>
      <w:numFmt w:val="none"/>
      <w:lvlText w:val="4.1.2.1"/>
      <w:lvlJc w:val="left"/>
      <w:pPr>
        <w:tabs>
          <w:tab w:val="num" w:pos="720"/>
        </w:tabs>
        <w:ind w:left="720" w:hanging="720"/>
      </w:pPr>
      <w:rPr>
        <w:rFonts w:hint="default"/>
      </w:rPr>
    </w:lvl>
    <w:lvl w:ilvl="4">
      <w:start w:val="1"/>
      <w:numFmt w:val="decimal"/>
      <w:lvlText w:val="%1.%2.%3%4.%5.1"/>
      <w:lvlJc w:val="left"/>
      <w:pPr>
        <w:tabs>
          <w:tab w:val="num" w:pos="720"/>
        </w:tabs>
        <w:ind w:left="720" w:hanging="720"/>
      </w:pPr>
      <w:rPr>
        <w:rFonts w:hint="default"/>
      </w:rPr>
    </w:lvl>
    <w:lvl w:ilvl="5">
      <w:start w:val="1"/>
      <w:numFmt w:val="decimal"/>
      <w:lvlText w:val="%1.%2.%3.%4.%5.%6"/>
      <w:lvlJc w:val="left"/>
      <w:pPr>
        <w:tabs>
          <w:tab w:val="num" w:pos="720"/>
        </w:tabs>
        <w:ind w:left="720" w:hanging="720"/>
      </w:pPr>
      <w:rPr>
        <w:rFonts w:hint="default"/>
      </w:rPr>
    </w:lvl>
    <w:lvl w:ilvl="6">
      <w:start w:val="1"/>
      <w:numFmt w:val="decimal"/>
      <w:lvlText w:val="%1.%2.%3.%4.%5.%6.%7"/>
      <w:lvlJc w:val="left"/>
      <w:pPr>
        <w:tabs>
          <w:tab w:val="num" w:pos="720"/>
        </w:tabs>
        <w:ind w:left="720" w:hanging="720"/>
      </w:pPr>
      <w:rPr>
        <w:rFonts w:hint="default"/>
      </w:rPr>
    </w:lvl>
    <w:lvl w:ilvl="7">
      <w:start w:val="1"/>
      <w:numFmt w:val="decimal"/>
      <w:lvlText w:val="%1.%2.%3.%4.%5.%6.%7.%8"/>
      <w:lvlJc w:val="left"/>
      <w:pPr>
        <w:tabs>
          <w:tab w:val="num" w:pos="720"/>
        </w:tabs>
        <w:ind w:left="720" w:hanging="720"/>
      </w:pPr>
      <w:rPr>
        <w:rFonts w:hint="default"/>
      </w:rPr>
    </w:lvl>
    <w:lvl w:ilvl="8">
      <w:start w:val="1"/>
      <w:numFmt w:val="decimal"/>
      <w:lvlText w:val="%1.%2.%3.%4.%5.%6.%7.%8.%9"/>
      <w:lvlJc w:val="left"/>
      <w:pPr>
        <w:tabs>
          <w:tab w:val="num" w:pos="720"/>
        </w:tabs>
        <w:ind w:left="720" w:hanging="720"/>
      </w:pPr>
      <w:rPr>
        <w:rFonts w:hint="default"/>
      </w:rPr>
    </w:lvl>
  </w:abstractNum>
  <w:abstractNum w:abstractNumId="162" w15:restartNumberingAfterBreak="0">
    <w:nsid w:val="55293D9E"/>
    <w:multiLevelType w:val="multilevel"/>
    <w:tmpl w:val="462EAB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55C776FE"/>
    <w:multiLevelType w:val="hybridMultilevel"/>
    <w:tmpl w:val="80F2670E"/>
    <w:lvl w:ilvl="0" w:tplc="4E74400C">
      <w:start w:val="4"/>
      <w:numFmt w:val="decimal"/>
      <w:lvlText w:val="%1.2.4"/>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5D75744"/>
    <w:multiLevelType w:val="multilevel"/>
    <w:tmpl w:val="F8240858"/>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ascii="Arial" w:hAnsi="Arial" w:cs="Arial" w:hint="default"/>
        <w:b/>
        <w:bCs/>
      </w:rPr>
    </w:lvl>
    <w:lvl w:ilvl="3">
      <w:start w:val="1"/>
      <w:numFmt w:val="decimal"/>
      <w:lvlText w:val="4.1.2.%4"/>
      <w:lvlJc w:val="left"/>
      <w:pPr>
        <w:tabs>
          <w:tab w:val="num" w:pos="720"/>
        </w:tabs>
        <w:ind w:left="720" w:hanging="720"/>
      </w:pPr>
      <w:rPr>
        <w:rFonts w:hint="default"/>
      </w:rPr>
    </w:lvl>
    <w:lvl w:ilvl="4">
      <w:start w:val="1"/>
      <w:numFmt w:val="decimal"/>
      <w:lvlText w:val="%1.%2.%3%4.%5.1"/>
      <w:lvlJc w:val="left"/>
      <w:pPr>
        <w:tabs>
          <w:tab w:val="num" w:pos="720"/>
        </w:tabs>
        <w:ind w:left="720" w:hanging="720"/>
      </w:pPr>
      <w:rPr>
        <w:rFonts w:hint="default"/>
      </w:rPr>
    </w:lvl>
    <w:lvl w:ilvl="5">
      <w:start w:val="1"/>
      <w:numFmt w:val="decimal"/>
      <w:lvlText w:val="%1.%2.%3.%4.%5.%6"/>
      <w:lvlJc w:val="left"/>
      <w:pPr>
        <w:tabs>
          <w:tab w:val="num" w:pos="720"/>
        </w:tabs>
        <w:ind w:left="720" w:hanging="720"/>
      </w:pPr>
      <w:rPr>
        <w:rFonts w:hint="default"/>
      </w:rPr>
    </w:lvl>
    <w:lvl w:ilvl="6">
      <w:start w:val="1"/>
      <w:numFmt w:val="decimal"/>
      <w:lvlText w:val="%1.%2.%3.%4.%5.%6.%7"/>
      <w:lvlJc w:val="left"/>
      <w:pPr>
        <w:tabs>
          <w:tab w:val="num" w:pos="720"/>
        </w:tabs>
        <w:ind w:left="720" w:hanging="720"/>
      </w:pPr>
      <w:rPr>
        <w:rFonts w:hint="default"/>
      </w:rPr>
    </w:lvl>
    <w:lvl w:ilvl="7">
      <w:start w:val="1"/>
      <w:numFmt w:val="decimal"/>
      <w:lvlText w:val="%1.%2.%3.%4.%5.%6.%7.%8"/>
      <w:lvlJc w:val="left"/>
      <w:pPr>
        <w:tabs>
          <w:tab w:val="num" w:pos="720"/>
        </w:tabs>
        <w:ind w:left="720" w:hanging="720"/>
      </w:pPr>
      <w:rPr>
        <w:rFonts w:hint="default"/>
      </w:rPr>
    </w:lvl>
    <w:lvl w:ilvl="8">
      <w:start w:val="1"/>
      <w:numFmt w:val="decimal"/>
      <w:lvlText w:val="%1.%2.%3.%4.%5.%6.%7.%8.%9"/>
      <w:lvlJc w:val="left"/>
      <w:pPr>
        <w:tabs>
          <w:tab w:val="num" w:pos="720"/>
        </w:tabs>
        <w:ind w:left="720" w:hanging="720"/>
      </w:pPr>
      <w:rPr>
        <w:rFonts w:hint="default"/>
      </w:rPr>
    </w:lvl>
  </w:abstractNum>
  <w:abstractNum w:abstractNumId="165" w15:restartNumberingAfterBreak="0">
    <w:nsid w:val="562D3DA3"/>
    <w:multiLevelType w:val="multilevel"/>
    <w:tmpl w:val="C75473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5671653A"/>
    <w:multiLevelType w:val="multilevel"/>
    <w:tmpl w:val="5778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713468E"/>
    <w:multiLevelType w:val="hybridMultilevel"/>
    <w:tmpl w:val="DD06DE88"/>
    <w:lvl w:ilvl="0" w:tplc="F0C2CA78">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575470BD"/>
    <w:multiLevelType w:val="hybridMultilevel"/>
    <w:tmpl w:val="BC967E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9" w15:restartNumberingAfterBreak="0">
    <w:nsid w:val="575E7358"/>
    <w:multiLevelType w:val="hybridMultilevel"/>
    <w:tmpl w:val="928ED87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0" w15:restartNumberingAfterBreak="0">
    <w:nsid w:val="581D0628"/>
    <w:multiLevelType w:val="hybridMultilevel"/>
    <w:tmpl w:val="ADE6F5FC"/>
    <w:lvl w:ilvl="0" w:tplc="32DEEA9A">
      <w:start w:val="4"/>
      <w:numFmt w:val="decimal"/>
      <w:lvlText w:val="%1.1.2"/>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58376D35"/>
    <w:multiLevelType w:val="hybridMultilevel"/>
    <w:tmpl w:val="D382E1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2" w15:restartNumberingAfterBreak="0">
    <w:nsid w:val="58404938"/>
    <w:multiLevelType w:val="multilevel"/>
    <w:tmpl w:val="7D9AF4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58422F15"/>
    <w:multiLevelType w:val="hybridMultilevel"/>
    <w:tmpl w:val="8D50CE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4" w15:restartNumberingAfterBreak="0">
    <w:nsid w:val="58DA64AE"/>
    <w:multiLevelType w:val="hybridMultilevel"/>
    <w:tmpl w:val="68D40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597E7069"/>
    <w:multiLevelType w:val="hybridMultilevel"/>
    <w:tmpl w:val="2FDA43B4"/>
    <w:lvl w:ilvl="0" w:tplc="FDD68CD0">
      <w:start w:val="4"/>
      <w:numFmt w:val="decimal"/>
      <w:lvlText w:val="%1.2.3"/>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A470C41"/>
    <w:multiLevelType w:val="hybridMultilevel"/>
    <w:tmpl w:val="9EF24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5A5704FD"/>
    <w:multiLevelType w:val="hybridMultilevel"/>
    <w:tmpl w:val="F8509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5A716234"/>
    <w:multiLevelType w:val="hybridMultilevel"/>
    <w:tmpl w:val="F9388724"/>
    <w:lvl w:ilvl="0" w:tplc="8CA07050">
      <w:start w:val="4"/>
      <w:numFmt w:val="decimal"/>
      <w:lvlText w:val="%1.2.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5B27356F"/>
    <w:multiLevelType w:val="hybridMultilevel"/>
    <w:tmpl w:val="4B568CD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04090017">
      <w:start w:val="1"/>
      <w:numFmt w:val="lowerLetter"/>
      <w:lvlText w:val="%3)"/>
      <w:lvlJc w:val="left"/>
      <w:pPr>
        <w:ind w:left="1440" w:hanging="36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0" w15:restartNumberingAfterBreak="0">
    <w:nsid w:val="5BE057DF"/>
    <w:multiLevelType w:val="multilevel"/>
    <w:tmpl w:val="B07E4F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5DE9737A"/>
    <w:multiLevelType w:val="multilevel"/>
    <w:tmpl w:val="C286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5F2B37C3"/>
    <w:multiLevelType w:val="multilevel"/>
    <w:tmpl w:val="DB4452FE"/>
    <w:lvl w:ilvl="0">
      <w:start w:val="1"/>
      <w:numFmt w:val="bullet"/>
      <w:lvlText w:val=""/>
      <w:lvlJc w:val="left"/>
      <w:pPr>
        <w:tabs>
          <w:tab w:val="num" w:pos="1800"/>
        </w:tabs>
        <w:ind w:left="1800" w:hanging="360"/>
      </w:pPr>
      <w:rPr>
        <w:rFonts w:ascii="Symbol" w:hAnsi="Symbol" w:hint="default"/>
        <w:sz w:val="20"/>
      </w:rPr>
    </w:lvl>
    <w:lvl w:ilvl="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183" w15:restartNumberingAfterBreak="0">
    <w:nsid w:val="5F436190"/>
    <w:multiLevelType w:val="singleLevel"/>
    <w:tmpl w:val="D7CE7166"/>
    <w:lvl w:ilvl="0">
      <w:start w:val="1"/>
      <w:numFmt w:val="bullet"/>
      <w:pStyle w:val="ListBullet"/>
      <w:lvlText w:val=""/>
      <w:lvlJc w:val="left"/>
      <w:pPr>
        <w:tabs>
          <w:tab w:val="num" w:pos="360"/>
        </w:tabs>
        <w:ind w:left="360" w:hanging="360"/>
      </w:pPr>
      <w:rPr>
        <w:rFonts w:ascii="Wingdings" w:hAnsi="Wingdings" w:hint="default"/>
      </w:rPr>
    </w:lvl>
  </w:abstractNum>
  <w:abstractNum w:abstractNumId="184" w15:restartNumberingAfterBreak="0">
    <w:nsid w:val="5F921DA9"/>
    <w:multiLevelType w:val="hybridMultilevel"/>
    <w:tmpl w:val="DC52B2F8"/>
    <w:lvl w:ilvl="0" w:tplc="40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FFC15E6"/>
    <w:multiLevelType w:val="multilevel"/>
    <w:tmpl w:val="636813C0"/>
    <w:lvl w:ilvl="0">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4"/>
      <w:numFmt w:val="decimal"/>
      <w:pStyle w:val="Heading3"/>
      <w:lvlText w:val="%1.%2.%3"/>
      <w:lvlJc w:val="left"/>
      <w:pPr>
        <w:tabs>
          <w:tab w:val="num" w:pos="720"/>
        </w:tabs>
        <w:ind w:left="720" w:hanging="720"/>
      </w:pPr>
      <w:rPr>
        <w:rFonts w:ascii="Arial" w:hAnsi="Arial" w:cs="Arial" w:hint="default"/>
        <w:b/>
        <w:bCs/>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86" w15:restartNumberingAfterBreak="0">
    <w:nsid w:val="60171936"/>
    <w:multiLevelType w:val="multilevel"/>
    <w:tmpl w:val="A5E831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87" w15:restartNumberingAfterBreak="0">
    <w:nsid w:val="602B2A56"/>
    <w:multiLevelType w:val="multilevel"/>
    <w:tmpl w:val="F9001FFE"/>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8" w15:restartNumberingAfterBreak="0">
    <w:nsid w:val="60321610"/>
    <w:multiLevelType w:val="hybridMultilevel"/>
    <w:tmpl w:val="43741A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04B7A54"/>
    <w:multiLevelType w:val="multilevel"/>
    <w:tmpl w:val="7AEC351A"/>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90" w15:restartNumberingAfterBreak="0">
    <w:nsid w:val="60A26B1D"/>
    <w:multiLevelType w:val="multilevel"/>
    <w:tmpl w:val="F89071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6199078F"/>
    <w:multiLevelType w:val="hybridMultilevel"/>
    <w:tmpl w:val="4BEAD730"/>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192" w15:restartNumberingAfterBreak="0">
    <w:nsid w:val="61B36DB8"/>
    <w:multiLevelType w:val="multilevel"/>
    <w:tmpl w:val="E424E7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3" w15:restartNumberingAfterBreak="0">
    <w:nsid w:val="61DA3056"/>
    <w:multiLevelType w:val="hybridMultilevel"/>
    <w:tmpl w:val="3FC0F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62356638"/>
    <w:multiLevelType w:val="hybridMultilevel"/>
    <w:tmpl w:val="8B4ED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626A4315"/>
    <w:multiLevelType w:val="hybridMultilevel"/>
    <w:tmpl w:val="8146FF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6" w15:restartNumberingAfterBreak="0">
    <w:nsid w:val="63893DDE"/>
    <w:multiLevelType w:val="hybridMultilevel"/>
    <w:tmpl w:val="430A3348"/>
    <w:lvl w:ilvl="0" w:tplc="74D8E9F0">
      <w:start w:val="4"/>
      <w:numFmt w:val="decimal"/>
      <w:lvlText w:val="%1.5.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7" w15:restartNumberingAfterBreak="0">
    <w:nsid w:val="644A3C54"/>
    <w:multiLevelType w:val="hybridMultilevel"/>
    <w:tmpl w:val="862EF5E4"/>
    <w:lvl w:ilvl="0" w:tplc="F55A12C8">
      <w:start w:val="4"/>
      <w:numFmt w:val="decimal"/>
      <w:lvlText w:val="%1.2.3.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64F733D5"/>
    <w:multiLevelType w:val="hybridMultilevel"/>
    <w:tmpl w:val="7CB25B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9" w15:restartNumberingAfterBreak="0">
    <w:nsid w:val="65581D5A"/>
    <w:multiLevelType w:val="hybridMultilevel"/>
    <w:tmpl w:val="60FE5542"/>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0" w15:restartNumberingAfterBreak="0">
    <w:nsid w:val="65930C7E"/>
    <w:multiLevelType w:val="multilevel"/>
    <w:tmpl w:val="D58294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65AD6F20"/>
    <w:multiLevelType w:val="hybridMultilevel"/>
    <w:tmpl w:val="7EB0A1CA"/>
    <w:lvl w:ilvl="0" w:tplc="CC86ADFA">
      <w:start w:val="4"/>
      <w:numFmt w:val="decimal"/>
      <w:lvlText w:val="%1.2.3.3"/>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6AF121A"/>
    <w:multiLevelType w:val="hybridMultilevel"/>
    <w:tmpl w:val="23EEC25E"/>
    <w:lvl w:ilvl="0" w:tplc="4E0210FE">
      <w:start w:val="4"/>
      <w:numFmt w:val="decimal"/>
      <w:lvlText w:val="%1.1.13"/>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8986A25"/>
    <w:multiLevelType w:val="multilevel"/>
    <w:tmpl w:val="B55A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69AC44DA"/>
    <w:multiLevelType w:val="hybridMultilevel"/>
    <w:tmpl w:val="AD52CC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5" w15:restartNumberingAfterBreak="0">
    <w:nsid w:val="69D3062D"/>
    <w:multiLevelType w:val="multilevel"/>
    <w:tmpl w:val="5156B1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06" w15:restartNumberingAfterBreak="0">
    <w:nsid w:val="69FF2040"/>
    <w:multiLevelType w:val="hybridMultilevel"/>
    <w:tmpl w:val="20BC5540"/>
    <w:lvl w:ilvl="0" w:tplc="3626D508">
      <w:start w:val="4"/>
      <w:numFmt w:val="decimal"/>
      <w:lvlText w:val="%1.1.16"/>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6B207693"/>
    <w:multiLevelType w:val="hybridMultilevel"/>
    <w:tmpl w:val="76F29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6B7B2377"/>
    <w:multiLevelType w:val="hybridMultilevel"/>
    <w:tmpl w:val="CB8AF924"/>
    <w:lvl w:ilvl="0" w:tplc="2A2434BA">
      <w:start w:val="4"/>
      <w:numFmt w:val="decimal"/>
      <w:lvlText w:val="%1.2.5"/>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9" w15:restartNumberingAfterBreak="0">
    <w:nsid w:val="6C362592"/>
    <w:multiLevelType w:val="hybridMultilevel"/>
    <w:tmpl w:val="FE0CD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6C8749E1"/>
    <w:multiLevelType w:val="hybridMultilevel"/>
    <w:tmpl w:val="06205DE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1" w15:restartNumberingAfterBreak="0">
    <w:nsid w:val="6CB061F0"/>
    <w:multiLevelType w:val="hybridMultilevel"/>
    <w:tmpl w:val="1CA67AAE"/>
    <w:lvl w:ilvl="0" w:tplc="40090001">
      <w:start w:val="1"/>
      <w:numFmt w:val="bullet"/>
      <w:lvlText w:val=""/>
      <w:lvlJc w:val="left"/>
      <w:pPr>
        <w:ind w:left="1980" w:hanging="360"/>
      </w:pPr>
      <w:rPr>
        <w:rFonts w:ascii="Symbol" w:hAnsi="Symbol" w:hint="default"/>
      </w:rPr>
    </w:lvl>
    <w:lvl w:ilvl="1" w:tplc="40090003" w:tentative="1">
      <w:start w:val="1"/>
      <w:numFmt w:val="bullet"/>
      <w:lvlText w:val="o"/>
      <w:lvlJc w:val="left"/>
      <w:pPr>
        <w:ind w:left="2700" w:hanging="360"/>
      </w:pPr>
      <w:rPr>
        <w:rFonts w:ascii="Courier New" w:hAnsi="Courier New" w:cs="Courier New" w:hint="default"/>
      </w:rPr>
    </w:lvl>
    <w:lvl w:ilvl="2" w:tplc="40090005" w:tentative="1">
      <w:start w:val="1"/>
      <w:numFmt w:val="bullet"/>
      <w:lvlText w:val=""/>
      <w:lvlJc w:val="left"/>
      <w:pPr>
        <w:ind w:left="3420" w:hanging="360"/>
      </w:pPr>
      <w:rPr>
        <w:rFonts w:ascii="Wingdings" w:hAnsi="Wingdings" w:hint="default"/>
      </w:rPr>
    </w:lvl>
    <w:lvl w:ilvl="3" w:tplc="40090001" w:tentative="1">
      <w:start w:val="1"/>
      <w:numFmt w:val="bullet"/>
      <w:lvlText w:val=""/>
      <w:lvlJc w:val="left"/>
      <w:pPr>
        <w:ind w:left="4140" w:hanging="360"/>
      </w:pPr>
      <w:rPr>
        <w:rFonts w:ascii="Symbol" w:hAnsi="Symbol" w:hint="default"/>
      </w:rPr>
    </w:lvl>
    <w:lvl w:ilvl="4" w:tplc="40090003" w:tentative="1">
      <w:start w:val="1"/>
      <w:numFmt w:val="bullet"/>
      <w:lvlText w:val="o"/>
      <w:lvlJc w:val="left"/>
      <w:pPr>
        <w:ind w:left="4860" w:hanging="360"/>
      </w:pPr>
      <w:rPr>
        <w:rFonts w:ascii="Courier New" w:hAnsi="Courier New" w:cs="Courier New" w:hint="default"/>
      </w:rPr>
    </w:lvl>
    <w:lvl w:ilvl="5" w:tplc="40090005" w:tentative="1">
      <w:start w:val="1"/>
      <w:numFmt w:val="bullet"/>
      <w:lvlText w:val=""/>
      <w:lvlJc w:val="left"/>
      <w:pPr>
        <w:ind w:left="5580" w:hanging="360"/>
      </w:pPr>
      <w:rPr>
        <w:rFonts w:ascii="Wingdings" w:hAnsi="Wingdings" w:hint="default"/>
      </w:rPr>
    </w:lvl>
    <w:lvl w:ilvl="6" w:tplc="40090001" w:tentative="1">
      <w:start w:val="1"/>
      <w:numFmt w:val="bullet"/>
      <w:lvlText w:val=""/>
      <w:lvlJc w:val="left"/>
      <w:pPr>
        <w:ind w:left="6300" w:hanging="360"/>
      </w:pPr>
      <w:rPr>
        <w:rFonts w:ascii="Symbol" w:hAnsi="Symbol" w:hint="default"/>
      </w:rPr>
    </w:lvl>
    <w:lvl w:ilvl="7" w:tplc="40090003" w:tentative="1">
      <w:start w:val="1"/>
      <w:numFmt w:val="bullet"/>
      <w:lvlText w:val="o"/>
      <w:lvlJc w:val="left"/>
      <w:pPr>
        <w:ind w:left="7020" w:hanging="360"/>
      </w:pPr>
      <w:rPr>
        <w:rFonts w:ascii="Courier New" w:hAnsi="Courier New" w:cs="Courier New" w:hint="default"/>
      </w:rPr>
    </w:lvl>
    <w:lvl w:ilvl="8" w:tplc="40090005" w:tentative="1">
      <w:start w:val="1"/>
      <w:numFmt w:val="bullet"/>
      <w:lvlText w:val=""/>
      <w:lvlJc w:val="left"/>
      <w:pPr>
        <w:ind w:left="7740" w:hanging="360"/>
      </w:pPr>
      <w:rPr>
        <w:rFonts w:ascii="Wingdings" w:hAnsi="Wingdings" w:hint="default"/>
      </w:rPr>
    </w:lvl>
  </w:abstractNum>
  <w:abstractNum w:abstractNumId="212" w15:restartNumberingAfterBreak="0">
    <w:nsid w:val="6DF10076"/>
    <w:multiLevelType w:val="multilevel"/>
    <w:tmpl w:val="A6DE2A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6E4A49C8"/>
    <w:multiLevelType w:val="hybridMultilevel"/>
    <w:tmpl w:val="3CD87D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4" w15:restartNumberingAfterBreak="0">
    <w:nsid w:val="6E6856AA"/>
    <w:multiLevelType w:val="hybridMultilevel"/>
    <w:tmpl w:val="2042F6CC"/>
    <w:lvl w:ilvl="0" w:tplc="B204BF26">
      <w:start w:val="1"/>
      <w:numFmt w:val="decimal"/>
      <w:lvlText w:val="%1."/>
      <w:lvlJc w:val="left"/>
      <w:pPr>
        <w:ind w:left="1020" w:hanging="360"/>
      </w:pPr>
    </w:lvl>
    <w:lvl w:ilvl="1" w:tplc="B3569AE0">
      <w:start w:val="1"/>
      <w:numFmt w:val="decimal"/>
      <w:lvlText w:val="%2."/>
      <w:lvlJc w:val="left"/>
      <w:pPr>
        <w:ind w:left="1020" w:hanging="360"/>
      </w:pPr>
    </w:lvl>
    <w:lvl w:ilvl="2" w:tplc="3460AA0E">
      <w:start w:val="1"/>
      <w:numFmt w:val="decimal"/>
      <w:lvlText w:val="%3."/>
      <w:lvlJc w:val="left"/>
      <w:pPr>
        <w:ind w:left="1020" w:hanging="360"/>
      </w:pPr>
    </w:lvl>
    <w:lvl w:ilvl="3" w:tplc="51BC28FC">
      <w:start w:val="1"/>
      <w:numFmt w:val="decimal"/>
      <w:lvlText w:val="%4."/>
      <w:lvlJc w:val="left"/>
      <w:pPr>
        <w:ind w:left="1020" w:hanging="360"/>
      </w:pPr>
    </w:lvl>
    <w:lvl w:ilvl="4" w:tplc="D2221070">
      <w:start w:val="1"/>
      <w:numFmt w:val="decimal"/>
      <w:lvlText w:val="%5."/>
      <w:lvlJc w:val="left"/>
      <w:pPr>
        <w:ind w:left="1020" w:hanging="360"/>
      </w:pPr>
    </w:lvl>
    <w:lvl w:ilvl="5" w:tplc="D54E9E22">
      <w:start w:val="1"/>
      <w:numFmt w:val="decimal"/>
      <w:lvlText w:val="%6."/>
      <w:lvlJc w:val="left"/>
      <w:pPr>
        <w:ind w:left="1020" w:hanging="360"/>
      </w:pPr>
    </w:lvl>
    <w:lvl w:ilvl="6" w:tplc="18C212B6">
      <w:start w:val="1"/>
      <w:numFmt w:val="decimal"/>
      <w:lvlText w:val="%7."/>
      <w:lvlJc w:val="left"/>
      <w:pPr>
        <w:ind w:left="1020" w:hanging="360"/>
      </w:pPr>
    </w:lvl>
    <w:lvl w:ilvl="7" w:tplc="54EEA278">
      <w:start w:val="1"/>
      <w:numFmt w:val="decimal"/>
      <w:lvlText w:val="%8."/>
      <w:lvlJc w:val="left"/>
      <w:pPr>
        <w:ind w:left="1020" w:hanging="360"/>
      </w:pPr>
    </w:lvl>
    <w:lvl w:ilvl="8" w:tplc="7A580B72">
      <w:start w:val="1"/>
      <w:numFmt w:val="decimal"/>
      <w:lvlText w:val="%9."/>
      <w:lvlJc w:val="left"/>
      <w:pPr>
        <w:ind w:left="1020" w:hanging="360"/>
      </w:pPr>
    </w:lvl>
  </w:abstractNum>
  <w:abstractNum w:abstractNumId="215" w15:restartNumberingAfterBreak="0">
    <w:nsid w:val="70217825"/>
    <w:multiLevelType w:val="multilevel"/>
    <w:tmpl w:val="FDD448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16" w15:restartNumberingAfterBreak="0">
    <w:nsid w:val="70511ED6"/>
    <w:multiLevelType w:val="multilevel"/>
    <w:tmpl w:val="4C085F3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7" w15:restartNumberingAfterBreak="0">
    <w:nsid w:val="712F70B7"/>
    <w:multiLevelType w:val="multilevel"/>
    <w:tmpl w:val="D2C2171C"/>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18" w15:restartNumberingAfterBreak="0">
    <w:nsid w:val="71633B24"/>
    <w:multiLevelType w:val="hybridMultilevel"/>
    <w:tmpl w:val="7C52C5F8"/>
    <w:lvl w:ilvl="0" w:tplc="63C4B242">
      <w:start w:val="4"/>
      <w:numFmt w:val="decimal"/>
      <w:lvlText w:val="%1.2.15"/>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71755C10"/>
    <w:multiLevelType w:val="hybridMultilevel"/>
    <w:tmpl w:val="C406B1F8"/>
    <w:lvl w:ilvl="0" w:tplc="8640AA0E">
      <w:start w:val="4"/>
      <w:numFmt w:val="decimal"/>
      <w:lvlText w:val="%1.2.2"/>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72672F71"/>
    <w:multiLevelType w:val="multilevel"/>
    <w:tmpl w:val="57A4B9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72F45D82"/>
    <w:multiLevelType w:val="hybridMultilevel"/>
    <w:tmpl w:val="3B6020EA"/>
    <w:lvl w:ilvl="0" w:tplc="06F06ACC">
      <w:start w:val="4"/>
      <w:numFmt w:val="decimal"/>
      <w:lvlText w:val="%1.2.13"/>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73153D6A"/>
    <w:multiLevelType w:val="hybridMultilevel"/>
    <w:tmpl w:val="7B74A5CE"/>
    <w:lvl w:ilvl="0" w:tplc="4B76594E">
      <w:start w:val="4"/>
      <w:numFmt w:val="decimal"/>
      <w:lvlText w:val="%1.2.1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3" w15:restartNumberingAfterBreak="0">
    <w:nsid w:val="74617E2F"/>
    <w:multiLevelType w:val="multilevel"/>
    <w:tmpl w:val="476AFD68"/>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ascii="Arial" w:hAnsi="Arial" w:cs="Arial" w:hint="default"/>
        <w:b/>
        <w:bCs/>
      </w:rPr>
    </w:lvl>
    <w:lvl w:ilvl="3">
      <w:start w:val="4"/>
      <w:numFmt w:val="decimal"/>
      <w:lvlText w:val="%4.1.2.2"/>
      <w:lvlJc w:val="left"/>
      <w:pPr>
        <w:ind w:left="360" w:hanging="360"/>
      </w:pPr>
      <w:rPr>
        <w:rFonts w:hint="default"/>
      </w:rPr>
    </w:lvl>
    <w:lvl w:ilvl="4">
      <w:start w:val="1"/>
      <w:numFmt w:val="decimal"/>
      <w:lvlText w:val="%1.%2.%3%4.%5.1"/>
      <w:lvlJc w:val="left"/>
      <w:pPr>
        <w:tabs>
          <w:tab w:val="num" w:pos="720"/>
        </w:tabs>
        <w:ind w:left="720" w:hanging="720"/>
      </w:pPr>
      <w:rPr>
        <w:rFonts w:hint="default"/>
      </w:rPr>
    </w:lvl>
    <w:lvl w:ilvl="5">
      <w:start w:val="1"/>
      <w:numFmt w:val="decimal"/>
      <w:lvlText w:val="%1.%2.%3.%4.%5.%6"/>
      <w:lvlJc w:val="left"/>
      <w:pPr>
        <w:tabs>
          <w:tab w:val="num" w:pos="720"/>
        </w:tabs>
        <w:ind w:left="720" w:hanging="720"/>
      </w:pPr>
      <w:rPr>
        <w:rFonts w:hint="default"/>
      </w:rPr>
    </w:lvl>
    <w:lvl w:ilvl="6">
      <w:start w:val="1"/>
      <w:numFmt w:val="decimal"/>
      <w:lvlText w:val="%1.%2.%3.%4.%5.%6.%7"/>
      <w:lvlJc w:val="left"/>
      <w:pPr>
        <w:tabs>
          <w:tab w:val="num" w:pos="720"/>
        </w:tabs>
        <w:ind w:left="720" w:hanging="720"/>
      </w:pPr>
      <w:rPr>
        <w:rFonts w:hint="default"/>
      </w:rPr>
    </w:lvl>
    <w:lvl w:ilvl="7">
      <w:start w:val="1"/>
      <w:numFmt w:val="decimal"/>
      <w:lvlText w:val="%1.%2.%3.%4.%5.%6.%7.%8"/>
      <w:lvlJc w:val="left"/>
      <w:pPr>
        <w:tabs>
          <w:tab w:val="num" w:pos="720"/>
        </w:tabs>
        <w:ind w:left="720" w:hanging="720"/>
      </w:pPr>
      <w:rPr>
        <w:rFonts w:hint="default"/>
      </w:rPr>
    </w:lvl>
    <w:lvl w:ilvl="8">
      <w:start w:val="1"/>
      <w:numFmt w:val="decimal"/>
      <w:lvlText w:val="%1.%2.%3.%4.%5.%6.%7.%8.%9"/>
      <w:lvlJc w:val="left"/>
      <w:pPr>
        <w:tabs>
          <w:tab w:val="num" w:pos="720"/>
        </w:tabs>
        <w:ind w:left="720" w:hanging="720"/>
      </w:pPr>
      <w:rPr>
        <w:rFonts w:hint="default"/>
      </w:rPr>
    </w:lvl>
  </w:abstractNum>
  <w:abstractNum w:abstractNumId="224" w15:restartNumberingAfterBreak="0">
    <w:nsid w:val="747928EB"/>
    <w:multiLevelType w:val="multilevel"/>
    <w:tmpl w:val="0BE22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5AE7067"/>
    <w:multiLevelType w:val="multilevel"/>
    <w:tmpl w:val="F9E6A3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26" w15:restartNumberingAfterBreak="0">
    <w:nsid w:val="76B853E5"/>
    <w:multiLevelType w:val="hybridMultilevel"/>
    <w:tmpl w:val="03CA9E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7" w15:restartNumberingAfterBreak="0">
    <w:nsid w:val="76C40137"/>
    <w:multiLevelType w:val="multilevel"/>
    <w:tmpl w:val="96DE4496"/>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28" w15:restartNumberingAfterBreak="0">
    <w:nsid w:val="76DF0DFC"/>
    <w:multiLevelType w:val="hybridMultilevel"/>
    <w:tmpl w:val="9F2CEAC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29" w15:restartNumberingAfterBreak="0">
    <w:nsid w:val="7773590F"/>
    <w:multiLevelType w:val="hybridMultilevel"/>
    <w:tmpl w:val="F48A1DC6"/>
    <w:lvl w:ilvl="0" w:tplc="F0C2CA78">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778E4726"/>
    <w:multiLevelType w:val="multilevel"/>
    <w:tmpl w:val="DDF832E4"/>
    <w:lvl w:ilvl="0">
      <w:start w:val="4"/>
      <w:numFmt w:val="decimal"/>
      <w:lvlText w:val="%1"/>
      <w:lvlJc w:val="left"/>
      <w:pPr>
        <w:ind w:left="1164" w:hanging="444"/>
      </w:pPr>
      <w:rPr>
        <w:rFonts w:hint="default"/>
      </w:rPr>
    </w:lvl>
    <w:lvl w:ilvl="1">
      <w:start w:val="1"/>
      <w:numFmt w:val="decimal"/>
      <w:lvlText w:val="%1.%2"/>
      <w:lvlJc w:val="left"/>
      <w:pPr>
        <w:ind w:left="1164" w:hanging="444"/>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800" w:hanging="1080"/>
      </w:pPr>
      <w:rPr>
        <w:rFonts w:hint="default"/>
      </w:rPr>
    </w:lvl>
    <w:lvl w:ilvl="6">
      <w:start w:val="1"/>
      <w:numFmt w:val="decimal"/>
      <w:lvlText w:val="%1.%2.%3.%4.%5.%6.%7"/>
      <w:lvlJc w:val="left"/>
      <w:pPr>
        <w:ind w:left="1800" w:hanging="1080"/>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160" w:hanging="1440"/>
      </w:pPr>
      <w:rPr>
        <w:rFonts w:hint="default"/>
      </w:rPr>
    </w:lvl>
  </w:abstractNum>
  <w:abstractNum w:abstractNumId="231" w15:restartNumberingAfterBreak="0">
    <w:nsid w:val="78B5093C"/>
    <w:multiLevelType w:val="multilevel"/>
    <w:tmpl w:val="070C98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796D17C9"/>
    <w:multiLevelType w:val="hybridMultilevel"/>
    <w:tmpl w:val="A9280C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3" w15:restartNumberingAfterBreak="0">
    <w:nsid w:val="79D957C1"/>
    <w:multiLevelType w:val="hybridMultilevel"/>
    <w:tmpl w:val="ABEABA96"/>
    <w:lvl w:ilvl="0" w:tplc="FFFFFFFF">
      <w:start w:val="4"/>
      <w:numFmt w:val="decimal"/>
      <w:lvlText w:val="%1.1.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4" w15:restartNumberingAfterBreak="0">
    <w:nsid w:val="7A3F0D2F"/>
    <w:multiLevelType w:val="hybridMultilevel"/>
    <w:tmpl w:val="5C6AB4A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5" w15:restartNumberingAfterBreak="0">
    <w:nsid w:val="7ADC0FBF"/>
    <w:multiLevelType w:val="hybridMultilevel"/>
    <w:tmpl w:val="A9C2E280"/>
    <w:lvl w:ilvl="0" w:tplc="CEF65F70">
      <w:start w:val="1"/>
      <w:numFmt w:val="decimal"/>
      <w:pStyle w:val="NormalNotesBulleted"/>
      <w:lvlText w:val="%1."/>
      <w:lvlJc w:val="left"/>
      <w:pPr>
        <w:tabs>
          <w:tab w:val="num" w:pos="720"/>
        </w:tabs>
        <w:ind w:left="720" w:hanging="360"/>
      </w:pPr>
    </w:lvl>
    <w:lvl w:ilvl="1" w:tplc="D7D234A8">
      <w:start w:val="3085"/>
      <w:numFmt w:val="bullet"/>
      <w:lvlText w:val="•"/>
      <w:lvlJc w:val="left"/>
      <w:pPr>
        <w:tabs>
          <w:tab w:val="num" w:pos="1440"/>
        </w:tabs>
        <w:ind w:left="1440" w:hanging="360"/>
      </w:pPr>
      <w:rPr>
        <w:rFonts w:ascii="Arial" w:hAnsi="Arial" w:hint="default"/>
      </w:rPr>
    </w:lvl>
    <w:lvl w:ilvl="2" w:tplc="66ECED30" w:tentative="1">
      <w:start w:val="1"/>
      <w:numFmt w:val="decimal"/>
      <w:lvlText w:val="%3."/>
      <w:lvlJc w:val="left"/>
      <w:pPr>
        <w:tabs>
          <w:tab w:val="num" w:pos="2160"/>
        </w:tabs>
        <w:ind w:left="2160" w:hanging="360"/>
      </w:pPr>
    </w:lvl>
    <w:lvl w:ilvl="3" w:tplc="E78C77B2" w:tentative="1">
      <w:start w:val="1"/>
      <w:numFmt w:val="decimal"/>
      <w:lvlText w:val="%4."/>
      <w:lvlJc w:val="left"/>
      <w:pPr>
        <w:tabs>
          <w:tab w:val="num" w:pos="2880"/>
        </w:tabs>
        <w:ind w:left="2880" w:hanging="360"/>
      </w:pPr>
    </w:lvl>
    <w:lvl w:ilvl="4" w:tplc="480EB2A0" w:tentative="1">
      <w:start w:val="1"/>
      <w:numFmt w:val="decimal"/>
      <w:lvlText w:val="%5."/>
      <w:lvlJc w:val="left"/>
      <w:pPr>
        <w:tabs>
          <w:tab w:val="num" w:pos="3600"/>
        </w:tabs>
        <w:ind w:left="3600" w:hanging="360"/>
      </w:pPr>
    </w:lvl>
    <w:lvl w:ilvl="5" w:tplc="10EEF470" w:tentative="1">
      <w:start w:val="1"/>
      <w:numFmt w:val="decimal"/>
      <w:lvlText w:val="%6."/>
      <w:lvlJc w:val="left"/>
      <w:pPr>
        <w:tabs>
          <w:tab w:val="num" w:pos="4320"/>
        </w:tabs>
        <w:ind w:left="4320" w:hanging="360"/>
      </w:pPr>
    </w:lvl>
    <w:lvl w:ilvl="6" w:tplc="22A6B68A" w:tentative="1">
      <w:start w:val="1"/>
      <w:numFmt w:val="decimal"/>
      <w:lvlText w:val="%7."/>
      <w:lvlJc w:val="left"/>
      <w:pPr>
        <w:tabs>
          <w:tab w:val="num" w:pos="5040"/>
        </w:tabs>
        <w:ind w:left="5040" w:hanging="360"/>
      </w:pPr>
    </w:lvl>
    <w:lvl w:ilvl="7" w:tplc="5A281694" w:tentative="1">
      <w:start w:val="1"/>
      <w:numFmt w:val="decimal"/>
      <w:lvlText w:val="%8."/>
      <w:lvlJc w:val="left"/>
      <w:pPr>
        <w:tabs>
          <w:tab w:val="num" w:pos="5760"/>
        </w:tabs>
        <w:ind w:left="5760" w:hanging="360"/>
      </w:pPr>
    </w:lvl>
    <w:lvl w:ilvl="8" w:tplc="B3068B24" w:tentative="1">
      <w:start w:val="1"/>
      <w:numFmt w:val="decimal"/>
      <w:lvlText w:val="%9."/>
      <w:lvlJc w:val="left"/>
      <w:pPr>
        <w:tabs>
          <w:tab w:val="num" w:pos="6480"/>
        </w:tabs>
        <w:ind w:left="6480" w:hanging="360"/>
      </w:pPr>
    </w:lvl>
  </w:abstractNum>
  <w:abstractNum w:abstractNumId="236" w15:restartNumberingAfterBreak="0">
    <w:nsid w:val="7CA40379"/>
    <w:multiLevelType w:val="multilevel"/>
    <w:tmpl w:val="B71066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7CB50FD4"/>
    <w:multiLevelType w:val="hybridMultilevel"/>
    <w:tmpl w:val="B262CF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8" w15:restartNumberingAfterBreak="0">
    <w:nsid w:val="7F250F56"/>
    <w:multiLevelType w:val="multilevel"/>
    <w:tmpl w:val="2196C2A2"/>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39" w15:restartNumberingAfterBreak="0">
    <w:nsid w:val="7F4B3FE4"/>
    <w:multiLevelType w:val="hybridMultilevel"/>
    <w:tmpl w:val="803CE7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918638430">
    <w:abstractNumId w:val="0"/>
    <w:lvlOverride w:ilvl="0">
      <w:lvl w:ilvl="0">
        <w:start w:val="1"/>
        <w:numFmt w:val="bullet"/>
        <w:pStyle w:val="BulletItem"/>
        <w:lvlText w:val=""/>
        <w:legacy w:legacy="1" w:legacySpace="0" w:legacyIndent="360"/>
        <w:lvlJc w:val="left"/>
        <w:pPr>
          <w:ind w:left="360" w:hanging="360"/>
        </w:pPr>
        <w:rPr>
          <w:rFonts w:ascii="Wingdings" w:hAnsi="Wingdings" w:hint="default"/>
        </w:rPr>
      </w:lvl>
    </w:lvlOverride>
  </w:num>
  <w:num w:numId="2" w16cid:durableId="2116246254">
    <w:abstractNumId w:val="183"/>
  </w:num>
  <w:num w:numId="3" w16cid:durableId="319045623">
    <w:abstractNumId w:val="143"/>
  </w:num>
  <w:num w:numId="4" w16cid:durableId="827476763">
    <w:abstractNumId w:val="185"/>
  </w:num>
  <w:num w:numId="5" w16cid:durableId="116877813">
    <w:abstractNumId w:val="50"/>
  </w:num>
  <w:num w:numId="6" w16cid:durableId="486940701">
    <w:abstractNumId w:val="235"/>
  </w:num>
  <w:num w:numId="7" w16cid:durableId="1986349758">
    <w:abstractNumId w:val="164"/>
  </w:num>
  <w:num w:numId="8" w16cid:durableId="1754543323">
    <w:abstractNumId w:val="23"/>
  </w:num>
  <w:num w:numId="9" w16cid:durableId="1010838289">
    <w:abstractNumId w:val="46"/>
  </w:num>
  <w:num w:numId="10" w16cid:durableId="1469320224">
    <w:abstractNumId w:val="72"/>
  </w:num>
  <w:num w:numId="11" w16cid:durableId="1233269664">
    <w:abstractNumId w:val="99"/>
  </w:num>
  <w:num w:numId="12" w16cid:durableId="1279681206">
    <w:abstractNumId w:val="76"/>
  </w:num>
  <w:num w:numId="13" w16cid:durableId="899168640">
    <w:abstractNumId w:val="69"/>
  </w:num>
  <w:num w:numId="14" w16cid:durableId="796609927">
    <w:abstractNumId w:val="81"/>
  </w:num>
  <w:num w:numId="15" w16cid:durableId="1793668575">
    <w:abstractNumId w:val="94"/>
  </w:num>
  <w:num w:numId="16" w16cid:durableId="1576821921">
    <w:abstractNumId w:val="25"/>
  </w:num>
  <w:num w:numId="17" w16cid:durableId="1049956070">
    <w:abstractNumId w:val="153"/>
  </w:num>
  <w:num w:numId="18" w16cid:durableId="1031414584">
    <w:abstractNumId w:val="109"/>
  </w:num>
  <w:num w:numId="19" w16cid:durableId="1293513854">
    <w:abstractNumId w:val="5"/>
  </w:num>
  <w:num w:numId="20" w16cid:durableId="717625995">
    <w:abstractNumId w:val="187"/>
  </w:num>
  <w:num w:numId="21" w16cid:durableId="1834566703">
    <w:abstractNumId w:val="77"/>
  </w:num>
  <w:num w:numId="22" w16cid:durableId="2094667084">
    <w:abstractNumId w:val="11"/>
  </w:num>
  <w:num w:numId="23" w16cid:durableId="1625228781">
    <w:abstractNumId w:val="198"/>
  </w:num>
  <w:num w:numId="24" w16cid:durableId="399986086">
    <w:abstractNumId w:val="130"/>
  </w:num>
  <w:num w:numId="25" w16cid:durableId="354844084">
    <w:abstractNumId w:val="159"/>
  </w:num>
  <w:num w:numId="26" w16cid:durableId="629047040">
    <w:abstractNumId w:val="133"/>
  </w:num>
  <w:num w:numId="27" w16cid:durableId="406273292">
    <w:abstractNumId w:val="139"/>
  </w:num>
  <w:num w:numId="28" w16cid:durableId="392974227">
    <w:abstractNumId w:val="95"/>
  </w:num>
  <w:num w:numId="29" w16cid:durableId="1560165162">
    <w:abstractNumId w:val="141"/>
  </w:num>
  <w:num w:numId="30" w16cid:durableId="1785538868">
    <w:abstractNumId w:val="236"/>
  </w:num>
  <w:num w:numId="31" w16cid:durableId="1603338588">
    <w:abstractNumId w:val="205"/>
  </w:num>
  <w:num w:numId="32" w16cid:durableId="1514489936">
    <w:abstractNumId w:val="156"/>
  </w:num>
  <w:num w:numId="33" w16cid:durableId="1768228107">
    <w:abstractNumId w:val="88"/>
  </w:num>
  <w:num w:numId="34" w16cid:durableId="1520854184">
    <w:abstractNumId w:val="136"/>
  </w:num>
  <w:num w:numId="35" w16cid:durableId="194467935">
    <w:abstractNumId w:val="211"/>
  </w:num>
  <w:num w:numId="36" w16cid:durableId="691540550">
    <w:abstractNumId w:val="80"/>
  </w:num>
  <w:num w:numId="37" w16cid:durableId="377317367">
    <w:abstractNumId w:val="142"/>
  </w:num>
  <w:num w:numId="38" w16cid:durableId="264315181">
    <w:abstractNumId w:val="191"/>
  </w:num>
  <w:num w:numId="39" w16cid:durableId="51583225">
    <w:abstractNumId w:val="119"/>
  </w:num>
  <w:num w:numId="40" w16cid:durableId="1045057971">
    <w:abstractNumId w:val="3"/>
  </w:num>
  <w:num w:numId="41" w16cid:durableId="1851215760">
    <w:abstractNumId w:val="58"/>
  </w:num>
  <w:num w:numId="42" w16cid:durableId="1396011487">
    <w:abstractNumId w:val="171"/>
  </w:num>
  <w:num w:numId="43" w16cid:durableId="1373265258">
    <w:abstractNumId w:val="204"/>
  </w:num>
  <w:num w:numId="44" w16cid:durableId="317417356">
    <w:abstractNumId w:val="91"/>
  </w:num>
  <w:num w:numId="45" w16cid:durableId="796067594">
    <w:abstractNumId w:val="121"/>
  </w:num>
  <w:num w:numId="46" w16cid:durableId="1821654040">
    <w:abstractNumId w:val="48"/>
  </w:num>
  <w:num w:numId="47" w16cid:durableId="1474056401">
    <w:abstractNumId w:val="106"/>
  </w:num>
  <w:num w:numId="48" w16cid:durableId="2005281324">
    <w:abstractNumId w:val="47"/>
  </w:num>
  <w:num w:numId="49" w16cid:durableId="98531677">
    <w:abstractNumId w:val="120"/>
  </w:num>
  <w:num w:numId="50" w16cid:durableId="153493185">
    <w:abstractNumId w:val="51"/>
  </w:num>
  <w:num w:numId="51" w16cid:durableId="144782496">
    <w:abstractNumId w:val="28"/>
  </w:num>
  <w:num w:numId="52" w16cid:durableId="1218784881">
    <w:abstractNumId w:val="168"/>
  </w:num>
  <w:num w:numId="53" w16cid:durableId="1719276104">
    <w:abstractNumId w:val="30"/>
  </w:num>
  <w:num w:numId="54" w16cid:durableId="460878575">
    <w:abstractNumId w:val="239"/>
  </w:num>
  <w:num w:numId="55" w16cid:durableId="1924027874">
    <w:abstractNumId w:val="44"/>
  </w:num>
  <w:num w:numId="56" w16cid:durableId="1976527427">
    <w:abstractNumId w:val="173"/>
  </w:num>
  <w:num w:numId="57" w16cid:durableId="1380009411">
    <w:abstractNumId w:val="12"/>
  </w:num>
  <w:num w:numId="58" w16cid:durableId="272831117">
    <w:abstractNumId w:val="213"/>
  </w:num>
  <w:num w:numId="59" w16cid:durableId="2038847411">
    <w:abstractNumId w:val="67"/>
  </w:num>
  <w:num w:numId="60" w16cid:durableId="1247610078">
    <w:abstractNumId w:val="232"/>
  </w:num>
  <w:num w:numId="61" w16cid:durableId="135344331">
    <w:abstractNumId w:val="42"/>
  </w:num>
  <w:num w:numId="62" w16cid:durableId="1322125891">
    <w:abstractNumId w:val="154"/>
  </w:num>
  <w:num w:numId="63" w16cid:durableId="842353750">
    <w:abstractNumId w:val="93"/>
  </w:num>
  <w:num w:numId="64" w16cid:durableId="279260013">
    <w:abstractNumId w:val="111"/>
  </w:num>
  <w:num w:numId="65" w16cid:durableId="366415899">
    <w:abstractNumId w:val="16"/>
  </w:num>
  <w:num w:numId="66" w16cid:durableId="1642878283">
    <w:abstractNumId w:val="195"/>
  </w:num>
  <w:num w:numId="67" w16cid:durableId="485586617">
    <w:abstractNumId w:val="234"/>
  </w:num>
  <w:num w:numId="68" w16cid:durableId="490222111">
    <w:abstractNumId w:val="26"/>
  </w:num>
  <w:num w:numId="69" w16cid:durableId="2038509073">
    <w:abstractNumId w:val="226"/>
  </w:num>
  <w:num w:numId="70" w16cid:durableId="2075158018">
    <w:abstractNumId w:val="68"/>
  </w:num>
  <w:num w:numId="71" w16cid:durableId="2045397840">
    <w:abstractNumId w:val="228"/>
  </w:num>
  <w:num w:numId="72" w16cid:durableId="497379276">
    <w:abstractNumId w:val="110"/>
  </w:num>
  <w:num w:numId="73" w16cid:durableId="1695577006">
    <w:abstractNumId w:val="65"/>
  </w:num>
  <w:num w:numId="74" w16cid:durableId="205874133">
    <w:abstractNumId w:val="108"/>
  </w:num>
  <w:num w:numId="75" w16cid:durableId="804197197">
    <w:abstractNumId w:val="53"/>
  </w:num>
  <w:num w:numId="76" w16cid:durableId="917982674">
    <w:abstractNumId w:val="127"/>
  </w:num>
  <w:num w:numId="77" w16cid:durableId="909388069">
    <w:abstractNumId w:val="116"/>
  </w:num>
  <w:num w:numId="78" w16cid:durableId="1952782673">
    <w:abstractNumId w:val="199"/>
  </w:num>
  <w:num w:numId="79" w16cid:durableId="2080862800">
    <w:abstractNumId w:val="103"/>
  </w:num>
  <w:num w:numId="80" w16cid:durableId="1451897472">
    <w:abstractNumId w:val="70"/>
  </w:num>
  <w:num w:numId="81" w16cid:durableId="369380846">
    <w:abstractNumId w:val="210"/>
  </w:num>
  <w:num w:numId="82" w16cid:durableId="160853653">
    <w:abstractNumId w:val="38"/>
  </w:num>
  <w:num w:numId="83" w16cid:durableId="809173145">
    <w:abstractNumId w:val="43"/>
  </w:num>
  <w:num w:numId="84" w16cid:durableId="845748597">
    <w:abstractNumId w:val="146"/>
  </w:num>
  <w:num w:numId="85" w16cid:durableId="1113868089">
    <w:abstractNumId w:val="6"/>
  </w:num>
  <w:num w:numId="86" w16cid:durableId="297148580">
    <w:abstractNumId w:val="35"/>
  </w:num>
  <w:num w:numId="87" w16cid:durableId="324280486">
    <w:abstractNumId w:val="85"/>
  </w:num>
  <w:num w:numId="88" w16cid:durableId="1164971002">
    <w:abstractNumId w:val="52"/>
  </w:num>
  <w:num w:numId="89" w16cid:durableId="789084479">
    <w:abstractNumId w:val="100"/>
  </w:num>
  <w:num w:numId="90" w16cid:durableId="1848710363">
    <w:abstractNumId w:val="134"/>
  </w:num>
  <w:num w:numId="91" w16cid:durableId="597912300">
    <w:abstractNumId w:val="74"/>
  </w:num>
  <w:num w:numId="92" w16cid:durableId="1739398414">
    <w:abstractNumId w:val="138"/>
  </w:num>
  <w:num w:numId="93" w16cid:durableId="1578830926">
    <w:abstractNumId w:val="122"/>
  </w:num>
  <w:num w:numId="94" w16cid:durableId="74519019">
    <w:abstractNumId w:val="18"/>
  </w:num>
  <w:num w:numId="95" w16cid:durableId="500508595">
    <w:abstractNumId w:val="107"/>
  </w:num>
  <w:num w:numId="96" w16cid:durableId="29689554">
    <w:abstractNumId w:val="202"/>
  </w:num>
  <w:num w:numId="97" w16cid:durableId="1127698224">
    <w:abstractNumId w:val="54"/>
  </w:num>
  <w:num w:numId="98" w16cid:durableId="119807266">
    <w:abstractNumId w:val="148"/>
  </w:num>
  <w:num w:numId="99" w16cid:durableId="793600692">
    <w:abstractNumId w:val="206"/>
  </w:num>
  <w:num w:numId="100" w16cid:durableId="955016386">
    <w:abstractNumId w:val="123"/>
  </w:num>
  <w:num w:numId="101" w16cid:durableId="1087070476">
    <w:abstractNumId w:val="178"/>
  </w:num>
  <w:num w:numId="102" w16cid:durableId="309482143">
    <w:abstractNumId w:val="219"/>
  </w:num>
  <w:num w:numId="103" w16cid:durableId="2038191118">
    <w:abstractNumId w:val="175"/>
  </w:num>
  <w:num w:numId="104" w16cid:durableId="1362904182">
    <w:abstractNumId w:val="49"/>
  </w:num>
  <w:num w:numId="105" w16cid:durableId="678889347">
    <w:abstractNumId w:val="197"/>
  </w:num>
  <w:num w:numId="106" w16cid:durableId="1730106058">
    <w:abstractNumId w:val="201"/>
  </w:num>
  <w:num w:numId="107" w16cid:durableId="401371685">
    <w:abstractNumId w:val="117"/>
  </w:num>
  <w:num w:numId="108" w16cid:durableId="1969434643">
    <w:abstractNumId w:val="19"/>
  </w:num>
  <w:num w:numId="109" w16cid:durableId="1010183582">
    <w:abstractNumId w:val="98"/>
  </w:num>
  <w:num w:numId="110" w16cid:durableId="849494054">
    <w:abstractNumId w:val="179"/>
  </w:num>
  <w:num w:numId="111" w16cid:durableId="1426533791">
    <w:abstractNumId w:val="208"/>
  </w:num>
  <w:num w:numId="112" w16cid:durableId="770662242">
    <w:abstractNumId w:val="92"/>
  </w:num>
  <w:num w:numId="113" w16cid:durableId="1412966485">
    <w:abstractNumId w:val="4"/>
  </w:num>
  <w:num w:numId="114" w16cid:durableId="734663638">
    <w:abstractNumId w:val="140"/>
  </w:num>
  <w:num w:numId="115" w16cid:durableId="1201239956">
    <w:abstractNumId w:val="150"/>
  </w:num>
  <w:num w:numId="116" w16cid:durableId="115956498">
    <w:abstractNumId w:val="13"/>
  </w:num>
  <w:num w:numId="117" w16cid:durableId="1018199718">
    <w:abstractNumId w:val="222"/>
  </w:num>
  <w:num w:numId="118" w16cid:durableId="1286082719">
    <w:abstractNumId w:val="132"/>
  </w:num>
  <w:num w:numId="119" w16cid:durableId="495805058">
    <w:abstractNumId w:val="221"/>
  </w:num>
  <w:num w:numId="120" w16cid:durableId="1048722639">
    <w:abstractNumId w:val="149"/>
  </w:num>
  <w:num w:numId="121" w16cid:durableId="2126927309">
    <w:abstractNumId w:val="184"/>
  </w:num>
  <w:num w:numId="122" w16cid:durableId="868681016">
    <w:abstractNumId w:val="196"/>
  </w:num>
  <w:num w:numId="123" w16cid:durableId="1911885155">
    <w:abstractNumId w:val="144"/>
  </w:num>
  <w:num w:numId="124" w16cid:durableId="1357195844">
    <w:abstractNumId w:val="40"/>
  </w:num>
  <w:num w:numId="125" w16cid:durableId="1905337103">
    <w:abstractNumId w:val="102"/>
  </w:num>
  <w:num w:numId="126" w16cid:durableId="425540514">
    <w:abstractNumId w:val="218"/>
  </w:num>
  <w:num w:numId="127" w16cid:durableId="1757899384">
    <w:abstractNumId w:val="115"/>
  </w:num>
  <w:num w:numId="128" w16cid:durableId="1008757452">
    <w:abstractNumId w:val="64"/>
  </w:num>
  <w:num w:numId="129" w16cid:durableId="722564229">
    <w:abstractNumId w:val="158"/>
  </w:num>
  <w:num w:numId="130" w16cid:durableId="1137257062">
    <w:abstractNumId w:val="131"/>
  </w:num>
  <w:num w:numId="131" w16cid:durableId="1422875689">
    <w:abstractNumId w:val="163"/>
  </w:num>
  <w:num w:numId="132" w16cid:durableId="1764565439">
    <w:abstractNumId w:val="82"/>
  </w:num>
  <w:num w:numId="133" w16cid:durableId="1649480293">
    <w:abstractNumId w:val="86"/>
  </w:num>
  <w:num w:numId="134" w16cid:durableId="33426372">
    <w:abstractNumId w:val="192"/>
  </w:num>
  <w:num w:numId="135" w16cid:durableId="165705585">
    <w:abstractNumId w:val="33"/>
  </w:num>
  <w:num w:numId="136" w16cid:durableId="487326778">
    <w:abstractNumId w:val="216"/>
  </w:num>
  <w:num w:numId="137" w16cid:durableId="1837767016">
    <w:abstractNumId w:val="166"/>
  </w:num>
  <w:num w:numId="138" w16cid:durableId="1529642208">
    <w:abstractNumId w:val="151"/>
  </w:num>
  <w:num w:numId="139" w16cid:durableId="383796632">
    <w:abstractNumId w:val="185"/>
  </w:num>
  <w:num w:numId="140" w16cid:durableId="1363823657">
    <w:abstractNumId w:val="233"/>
  </w:num>
  <w:num w:numId="141" w16cid:durableId="915897022">
    <w:abstractNumId w:val="10"/>
  </w:num>
  <w:num w:numId="142" w16cid:durableId="646210182">
    <w:abstractNumId w:val="185"/>
  </w:num>
  <w:num w:numId="143" w16cid:durableId="1407799333">
    <w:abstractNumId w:val="170"/>
  </w:num>
  <w:num w:numId="144" w16cid:durableId="1834028152">
    <w:abstractNumId w:val="14"/>
  </w:num>
  <w:num w:numId="145" w16cid:durableId="1075199559">
    <w:abstractNumId w:val="185"/>
  </w:num>
  <w:num w:numId="146" w16cid:durableId="1450931622">
    <w:abstractNumId w:val="185"/>
  </w:num>
  <w:num w:numId="147" w16cid:durableId="668404277">
    <w:abstractNumId w:val="185"/>
  </w:num>
  <w:num w:numId="148" w16cid:durableId="604535495">
    <w:abstractNumId w:val="185"/>
  </w:num>
  <w:num w:numId="149" w16cid:durableId="1063991918">
    <w:abstractNumId w:val="185"/>
  </w:num>
  <w:num w:numId="150" w16cid:durableId="1519924168">
    <w:abstractNumId w:val="185"/>
  </w:num>
  <w:num w:numId="151" w16cid:durableId="236475190">
    <w:abstractNumId w:val="185"/>
  </w:num>
  <w:num w:numId="152" w16cid:durableId="1505126482">
    <w:abstractNumId w:val="169"/>
  </w:num>
  <w:num w:numId="153" w16cid:durableId="902914799">
    <w:abstractNumId w:val="126"/>
  </w:num>
  <w:num w:numId="154" w16cid:durableId="1115448299">
    <w:abstractNumId w:val="167"/>
  </w:num>
  <w:num w:numId="155" w16cid:durableId="562109662">
    <w:abstractNumId w:val="63"/>
  </w:num>
  <w:num w:numId="156" w16cid:durableId="1666081638">
    <w:abstractNumId w:val="229"/>
  </w:num>
  <w:num w:numId="157" w16cid:durableId="344596739">
    <w:abstractNumId w:val="157"/>
  </w:num>
  <w:num w:numId="158" w16cid:durableId="348412179">
    <w:abstractNumId w:val="230"/>
  </w:num>
  <w:num w:numId="159" w16cid:durableId="1720591733">
    <w:abstractNumId w:val="66"/>
  </w:num>
  <w:num w:numId="160" w16cid:durableId="1848445456">
    <w:abstractNumId w:val="104"/>
  </w:num>
  <w:num w:numId="161" w16cid:durableId="850072683">
    <w:abstractNumId w:val="29"/>
  </w:num>
  <w:num w:numId="162" w16cid:durableId="68357568">
    <w:abstractNumId w:val="73"/>
  </w:num>
  <w:num w:numId="163" w16cid:durableId="2129352013">
    <w:abstractNumId w:val="87"/>
  </w:num>
  <w:num w:numId="164" w16cid:durableId="610018505">
    <w:abstractNumId w:val="84"/>
  </w:num>
  <w:num w:numId="165" w16cid:durableId="863329725">
    <w:abstractNumId w:val="161"/>
  </w:num>
  <w:num w:numId="166" w16cid:durableId="931626422">
    <w:abstractNumId w:val="223"/>
  </w:num>
  <w:num w:numId="167" w16cid:durableId="803502102">
    <w:abstractNumId w:val="129"/>
  </w:num>
  <w:num w:numId="168" w16cid:durableId="1855878518">
    <w:abstractNumId w:val="37"/>
  </w:num>
  <w:num w:numId="169" w16cid:durableId="956985910">
    <w:abstractNumId w:val="188"/>
  </w:num>
  <w:num w:numId="170" w16cid:durableId="1944804098">
    <w:abstractNumId w:val="39"/>
  </w:num>
  <w:num w:numId="171" w16cid:durableId="500706067">
    <w:abstractNumId w:val="181"/>
  </w:num>
  <w:num w:numId="172" w16cid:durableId="311644506">
    <w:abstractNumId w:val="160"/>
  </w:num>
  <w:num w:numId="173" w16cid:durableId="1955820843">
    <w:abstractNumId w:val="125"/>
  </w:num>
  <w:num w:numId="174" w16cid:durableId="262877948">
    <w:abstractNumId w:val="59"/>
  </w:num>
  <w:num w:numId="175" w16cid:durableId="334186048">
    <w:abstractNumId w:val="101"/>
  </w:num>
  <w:num w:numId="176" w16cid:durableId="1465272427">
    <w:abstractNumId w:val="89"/>
  </w:num>
  <w:num w:numId="177" w16cid:durableId="1979214483">
    <w:abstractNumId w:val="203"/>
  </w:num>
  <w:num w:numId="178" w16cid:durableId="1506824250">
    <w:abstractNumId w:val="145"/>
  </w:num>
  <w:num w:numId="179" w16cid:durableId="1881742174">
    <w:abstractNumId w:val="32"/>
  </w:num>
  <w:num w:numId="180" w16cid:durableId="1839425307">
    <w:abstractNumId w:val="75"/>
  </w:num>
  <w:num w:numId="181" w16cid:durableId="906454990">
    <w:abstractNumId w:val="155"/>
  </w:num>
  <w:num w:numId="182" w16cid:durableId="1683438577">
    <w:abstractNumId w:val="34"/>
  </w:num>
  <w:num w:numId="183" w16cid:durableId="1920209383">
    <w:abstractNumId w:val="180"/>
  </w:num>
  <w:num w:numId="184" w16cid:durableId="1782064550">
    <w:abstractNumId w:val="212"/>
  </w:num>
  <w:num w:numId="185" w16cid:durableId="840119196">
    <w:abstractNumId w:val="20"/>
  </w:num>
  <w:num w:numId="186" w16cid:durableId="935409471">
    <w:abstractNumId w:val="83"/>
  </w:num>
  <w:num w:numId="187" w16cid:durableId="2070416204">
    <w:abstractNumId w:val="90"/>
  </w:num>
  <w:num w:numId="188" w16cid:durableId="412896548">
    <w:abstractNumId w:val="22"/>
  </w:num>
  <w:num w:numId="189" w16cid:durableId="47075282">
    <w:abstractNumId w:val="57"/>
  </w:num>
  <w:num w:numId="190" w16cid:durableId="30493469">
    <w:abstractNumId w:val="8"/>
  </w:num>
  <w:num w:numId="191" w16cid:durableId="1087726447">
    <w:abstractNumId w:val="165"/>
  </w:num>
  <w:num w:numId="192" w16cid:durableId="1911649587">
    <w:abstractNumId w:val="162"/>
  </w:num>
  <w:num w:numId="193" w16cid:durableId="1745448149">
    <w:abstractNumId w:val="172"/>
  </w:num>
  <w:num w:numId="194" w16cid:durableId="1437561584">
    <w:abstractNumId w:val="15"/>
  </w:num>
  <w:num w:numId="195" w16cid:durableId="1611819981">
    <w:abstractNumId w:val="61"/>
  </w:num>
  <w:num w:numId="196" w16cid:durableId="2075083559">
    <w:abstractNumId w:val="220"/>
  </w:num>
  <w:num w:numId="197" w16cid:durableId="2026516950">
    <w:abstractNumId w:val="186"/>
  </w:num>
  <w:num w:numId="198" w16cid:durableId="140124114">
    <w:abstractNumId w:val="45"/>
  </w:num>
  <w:num w:numId="199" w16cid:durableId="1632783952">
    <w:abstractNumId w:val="231"/>
  </w:num>
  <w:num w:numId="200" w16cid:durableId="1007363967">
    <w:abstractNumId w:val="124"/>
  </w:num>
  <w:num w:numId="201" w16cid:durableId="1026640116">
    <w:abstractNumId w:val="238"/>
  </w:num>
  <w:num w:numId="202" w16cid:durableId="1602253665">
    <w:abstractNumId w:val="227"/>
  </w:num>
  <w:num w:numId="203" w16cid:durableId="1908103676">
    <w:abstractNumId w:val="55"/>
  </w:num>
  <w:num w:numId="204" w16cid:durableId="1770345398">
    <w:abstractNumId w:val="217"/>
  </w:num>
  <w:num w:numId="205" w16cid:durableId="1246114434">
    <w:abstractNumId w:val="79"/>
  </w:num>
  <w:num w:numId="206" w16cid:durableId="1244878740">
    <w:abstractNumId w:val="189"/>
  </w:num>
  <w:num w:numId="207" w16cid:durableId="859050565">
    <w:abstractNumId w:val="137"/>
  </w:num>
  <w:num w:numId="208" w16cid:durableId="1261334793">
    <w:abstractNumId w:val="56"/>
  </w:num>
  <w:num w:numId="209" w16cid:durableId="322516468">
    <w:abstractNumId w:val="135"/>
  </w:num>
  <w:num w:numId="210" w16cid:durableId="2078278771">
    <w:abstractNumId w:val="27"/>
  </w:num>
  <w:num w:numId="211" w16cid:durableId="738019485">
    <w:abstractNumId w:val="182"/>
  </w:num>
  <w:num w:numId="212" w16cid:durableId="785778908">
    <w:abstractNumId w:val="200"/>
  </w:num>
  <w:num w:numId="213" w16cid:durableId="1144732612">
    <w:abstractNumId w:val="1"/>
  </w:num>
  <w:num w:numId="214" w16cid:durableId="559175786">
    <w:abstractNumId w:val="114"/>
  </w:num>
  <w:num w:numId="215" w16cid:durableId="1953508728">
    <w:abstractNumId w:val="41"/>
  </w:num>
  <w:num w:numId="216" w16cid:durableId="2628393">
    <w:abstractNumId w:val="17"/>
  </w:num>
  <w:num w:numId="217" w16cid:durableId="2035760663">
    <w:abstractNumId w:val="112"/>
  </w:num>
  <w:num w:numId="218" w16cid:durableId="1643926386">
    <w:abstractNumId w:val="71"/>
  </w:num>
  <w:num w:numId="219" w16cid:durableId="215896288">
    <w:abstractNumId w:val="225"/>
  </w:num>
  <w:num w:numId="220" w16cid:durableId="2111504794">
    <w:abstractNumId w:val="215"/>
  </w:num>
  <w:num w:numId="221" w16cid:durableId="572859090">
    <w:abstractNumId w:val="62"/>
  </w:num>
  <w:num w:numId="222" w16cid:durableId="524754186">
    <w:abstractNumId w:val="24"/>
  </w:num>
  <w:num w:numId="223" w16cid:durableId="1022240120">
    <w:abstractNumId w:val="118"/>
  </w:num>
  <w:num w:numId="224" w16cid:durableId="1201669173">
    <w:abstractNumId w:val="96"/>
  </w:num>
  <w:num w:numId="225" w16cid:durableId="1651592655">
    <w:abstractNumId w:val="21"/>
  </w:num>
  <w:num w:numId="226" w16cid:durableId="1726298775">
    <w:abstractNumId w:val="152"/>
  </w:num>
  <w:num w:numId="227" w16cid:durableId="520896038">
    <w:abstractNumId w:val="190"/>
  </w:num>
  <w:num w:numId="228" w16cid:durableId="1826776540">
    <w:abstractNumId w:val="9"/>
  </w:num>
  <w:num w:numId="229" w16cid:durableId="638345762">
    <w:abstractNumId w:val="209"/>
  </w:num>
  <w:num w:numId="230" w16cid:durableId="474643707">
    <w:abstractNumId w:val="2"/>
  </w:num>
  <w:num w:numId="231" w16cid:durableId="1308625975">
    <w:abstractNumId w:val="105"/>
  </w:num>
  <w:num w:numId="232" w16cid:durableId="1912428261">
    <w:abstractNumId w:val="174"/>
  </w:num>
  <w:num w:numId="233" w16cid:durableId="2126997106">
    <w:abstractNumId w:val="193"/>
  </w:num>
  <w:num w:numId="234" w16cid:durableId="611059951">
    <w:abstractNumId w:val="207"/>
  </w:num>
  <w:num w:numId="235" w16cid:durableId="1629706227">
    <w:abstractNumId w:val="128"/>
  </w:num>
  <w:num w:numId="236" w16cid:durableId="1919553271">
    <w:abstractNumId w:val="177"/>
  </w:num>
  <w:num w:numId="237" w16cid:durableId="1463423395">
    <w:abstractNumId w:val="176"/>
  </w:num>
  <w:num w:numId="238" w16cid:durableId="1814365136">
    <w:abstractNumId w:val="194"/>
  </w:num>
  <w:num w:numId="239" w16cid:durableId="78407221">
    <w:abstractNumId w:val="147"/>
  </w:num>
  <w:num w:numId="240" w16cid:durableId="332953641">
    <w:abstractNumId w:val="36"/>
  </w:num>
  <w:num w:numId="241" w16cid:durableId="1951155769">
    <w:abstractNumId w:val="113"/>
  </w:num>
  <w:num w:numId="242" w16cid:durableId="2015498568">
    <w:abstractNumId w:val="224"/>
  </w:num>
  <w:num w:numId="243" w16cid:durableId="770394402">
    <w:abstractNumId w:val="31"/>
  </w:num>
  <w:num w:numId="244" w16cid:durableId="773742399">
    <w:abstractNumId w:val="97"/>
  </w:num>
  <w:num w:numId="245" w16cid:durableId="1166047942">
    <w:abstractNumId w:val="214"/>
  </w:num>
  <w:num w:numId="246" w16cid:durableId="1575626868">
    <w:abstractNumId w:val="60"/>
  </w:num>
  <w:num w:numId="247" w16cid:durableId="1358585489">
    <w:abstractNumId w:val="78"/>
  </w:num>
  <w:num w:numId="248" w16cid:durableId="1076898981">
    <w:abstractNumId w:val="7"/>
  </w:num>
  <w:num w:numId="249" w16cid:durableId="1520391176">
    <w:abstractNumId w:val="237"/>
  </w:num>
  <w:numIdMacAtCleanup w:val="24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nnikrishnan N">
    <w15:presenceInfo w15:providerId="AD" w15:userId="S::unni@godrej.com::bc8f2d02-3e0b-4ea3-be0c-0551cb2975c9"/>
  </w15:person>
  <w15:person w15:author="Selvan, Gnana">
    <w15:presenceInfo w15:providerId="AD" w15:userId="S::gnana.selvan@capgemini.com::b44fe946-7d3b-4a84-9ea1-e3dea8f0ee4e"/>
  </w15:person>
  <w15:person w15:author="Krishnan, Siva Karthikeyan">
    <w15:presenceInfo w15:providerId="AD" w15:userId="S::siva.c.k@capgemini.com::19f37d95-7ed4-4cf2-bc6e-11d4272077e5"/>
  </w15:person>
  <w15:person w15:author="Rajkumar S">
    <w15:presenceInfo w15:providerId="AD" w15:userId="S::rajsar@godrej.com::2bb643d9-0ee0-447f-8971-319421fe140e"/>
  </w15:person>
  <w15:person w15:author="Thomson Francis">
    <w15:presenceInfo w15:providerId="AD" w15:userId="S::thomson@godrej.com::6addbcf8-5fd3-45bb-805b-b17954e675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19B"/>
    <w:rsid w:val="000007A7"/>
    <w:rsid w:val="00002490"/>
    <w:rsid w:val="0000303A"/>
    <w:rsid w:val="000032C7"/>
    <w:rsid w:val="00005725"/>
    <w:rsid w:val="000060D8"/>
    <w:rsid w:val="00006485"/>
    <w:rsid w:val="00007010"/>
    <w:rsid w:val="000074A7"/>
    <w:rsid w:val="00007543"/>
    <w:rsid w:val="0000761D"/>
    <w:rsid w:val="00007AC6"/>
    <w:rsid w:val="00007CDB"/>
    <w:rsid w:val="00011768"/>
    <w:rsid w:val="000123BD"/>
    <w:rsid w:val="0001510C"/>
    <w:rsid w:val="00016378"/>
    <w:rsid w:val="00016A7D"/>
    <w:rsid w:val="000207A1"/>
    <w:rsid w:val="000211D5"/>
    <w:rsid w:val="000213DA"/>
    <w:rsid w:val="000214C2"/>
    <w:rsid w:val="000222B1"/>
    <w:rsid w:val="00022B6C"/>
    <w:rsid w:val="00022E26"/>
    <w:rsid w:val="000233F4"/>
    <w:rsid w:val="00023404"/>
    <w:rsid w:val="000241BF"/>
    <w:rsid w:val="00024564"/>
    <w:rsid w:val="0002525A"/>
    <w:rsid w:val="00025275"/>
    <w:rsid w:val="00026438"/>
    <w:rsid w:val="000265C2"/>
    <w:rsid w:val="00027144"/>
    <w:rsid w:val="00027D72"/>
    <w:rsid w:val="00027EA6"/>
    <w:rsid w:val="00030E27"/>
    <w:rsid w:val="00031E99"/>
    <w:rsid w:val="0003226A"/>
    <w:rsid w:val="0003242B"/>
    <w:rsid w:val="000331CC"/>
    <w:rsid w:val="00034D0F"/>
    <w:rsid w:val="00035792"/>
    <w:rsid w:val="00035BF5"/>
    <w:rsid w:val="00035F16"/>
    <w:rsid w:val="000362BD"/>
    <w:rsid w:val="000364FA"/>
    <w:rsid w:val="0003679F"/>
    <w:rsid w:val="00037665"/>
    <w:rsid w:val="00037E19"/>
    <w:rsid w:val="00037FCA"/>
    <w:rsid w:val="000408F9"/>
    <w:rsid w:val="0004195A"/>
    <w:rsid w:val="00041EFD"/>
    <w:rsid w:val="000424D7"/>
    <w:rsid w:val="00042CC1"/>
    <w:rsid w:val="00043670"/>
    <w:rsid w:val="000438F0"/>
    <w:rsid w:val="00044EE8"/>
    <w:rsid w:val="00045700"/>
    <w:rsid w:val="00045AD0"/>
    <w:rsid w:val="000477F1"/>
    <w:rsid w:val="00047AF4"/>
    <w:rsid w:val="0005112B"/>
    <w:rsid w:val="0005163B"/>
    <w:rsid w:val="00052022"/>
    <w:rsid w:val="00052650"/>
    <w:rsid w:val="00052B8B"/>
    <w:rsid w:val="0005390F"/>
    <w:rsid w:val="00053946"/>
    <w:rsid w:val="00054E92"/>
    <w:rsid w:val="0005562B"/>
    <w:rsid w:val="00055B8A"/>
    <w:rsid w:val="0005705D"/>
    <w:rsid w:val="0005732E"/>
    <w:rsid w:val="00057D33"/>
    <w:rsid w:val="000603EC"/>
    <w:rsid w:val="000608C6"/>
    <w:rsid w:val="00060BF8"/>
    <w:rsid w:val="00060F12"/>
    <w:rsid w:val="00061CC6"/>
    <w:rsid w:val="0006351B"/>
    <w:rsid w:val="00063E9E"/>
    <w:rsid w:val="0006494C"/>
    <w:rsid w:val="00065214"/>
    <w:rsid w:val="00065A67"/>
    <w:rsid w:val="00065D54"/>
    <w:rsid w:val="00067A06"/>
    <w:rsid w:val="00067FF4"/>
    <w:rsid w:val="000707EF"/>
    <w:rsid w:val="00070819"/>
    <w:rsid w:val="00070B3B"/>
    <w:rsid w:val="00071C67"/>
    <w:rsid w:val="00071C83"/>
    <w:rsid w:val="00072917"/>
    <w:rsid w:val="00073250"/>
    <w:rsid w:val="00074A64"/>
    <w:rsid w:val="000754EA"/>
    <w:rsid w:val="00076575"/>
    <w:rsid w:val="00076B33"/>
    <w:rsid w:val="00077315"/>
    <w:rsid w:val="00077446"/>
    <w:rsid w:val="00077721"/>
    <w:rsid w:val="0008065D"/>
    <w:rsid w:val="00080892"/>
    <w:rsid w:val="0008110E"/>
    <w:rsid w:val="0008135F"/>
    <w:rsid w:val="00081993"/>
    <w:rsid w:val="00082956"/>
    <w:rsid w:val="00083B4D"/>
    <w:rsid w:val="00085388"/>
    <w:rsid w:val="00085809"/>
    <w:rsid w:val="00086C4E"/>
    <w:rsid w:val="00087315"/>
    <w:rsid w:val="000878B3"/>
    <w:rsid w:val="00090853"/>
    <w:rsid w:val="00090E8D"/>
    <w:rsid w:val="000912CA"/>
    <w:rsid w:val="00091722"/>
    <w:rsid w:val="00091E4C"/>
    <w:rsid w:val="00091E57"/>
    <w:rsid w:val="00093471"/>
    <w:rsid w:val="000937D9"/>
    <w:rsid w:val="000938BB"/>
    <w:rsid w:val="00093C77"/>
    <w:rsid w:val="000940B3"/>
    <w:rsid w:val="0009410F"/>
    <w:rsid w:val="00096A70"/>
    <w:rsid w:val="000975DE"/>
    <w:rsid w:val="0009793A"/>
    <w:rsid w:val="00097B42"/>
    <w:rsid w:val="00097D91"/>
    <w:rsid w:val="00097E88"/>
    <w:rsid w:val="000A0B0D"/>
    <w:rsid w:val="000A20B8"/>
    <w:rsid w:val="000A2599"/>
    <w:rsid w:val="000A26C3"/>
    <w:rsid w:val="000A2B4C"/>
    <w:rsid w:val="000A2DCC"/>
    <w:rsid w:val="000A498F"/>
    <w:rsid w:val="000A4998"/>
    <w:rsid w:val="000A5376"/>
    <w:rsid w:val="000A5424"/>
    <w:rsid w:val="000A58FA"/>
    <w:rsid w:val="000A6B15"/>
    <w:rsid w:val="000A6C73"/>
    <w:rsid w:val="000A708A"/>
    <w:rsid w:val="000A7832"/>
    <w:rsid w:val="000A7B94"/>
    <w:rsid w:val="000B08EB"/>
    <w:rsid w:val="000B13C1"/>
    <w:rsid w:val="000B1442"/>
    <w:rsid w:val="000B172A"/>
    <w:rsid w:val="000B1750"/>
    <w:rsid w:val="000B1DBA"/>
    <w:rsid w:val="000B1FC8"/>
    <w:rsid w:val="000B2BA8"/>
    <w:rsid w:val="000B3CB2"/>
    <w:rsid w:val="000B4C78"/>
    <w:rsid w:val="000B5D1A"/>
    <w:rsid w:val="000B6001"/>
    <w:rsid w:val="000B73FC"/>
    <w:rsid w:val="000B7A6E"/>
    <w:rsid w:val="000B7CC9"/>
    <w:rsid w:val="000C0581"/>
    <w:rsid w:val="000C0FDD"/>
    <w:rsid w:val="000C1F29"/>
    <w:rsid w:val="000C341D"/>
    <w:rsid w:val="000C3DEB"/>
    <w:rsid w:val="000C3E54"/>
    <w:rsid w:val="000C4134"/>
    <w:rsid w:val="000C456F"/>
    <w:rsid w:val="000C477A"/>
    <w:rsid w:val="000C47AB"/>
    <w:rsid w:val="000C4DD4"/>
    <w:rsid w:val="000C5540"/>
    <w:rsid w:val="000C5FA8"/>
    <w:rsid w:val="000C76A4"/>
    <w:rsid w:val="000C7AB2"/>
    <w:rsid w:val="000D033E"/>
    <w:rsid w:val="000D121D"/>
    <w:rsid w:val="000D2A85"/>
    <w:rsid w:val="000D3E5E"/>
    <w:rsid w:val="000D4598"/>
    <w:rsid w:val="000D58F9"/>
    <w:rsid w:val="000D5AA2"/>
    <w:rsid w:val="000D5CBD"/>
    <w:rsid w:val="000D6242"/>
    <w:rsid w:val="000D70F5"/>
    <w:rsid w:val="000D72BE"/>
    <w:rsid w:val="000D7D65"/>
    <w:rsid w:val="000E06B0"/>
    <w:rsid w:val="000E0713"/>
    <w:rsid w:val="000E0808"/>
    <w:rsid w:val="000E1446"/>
    <w:rsid w:val="000E1FDC"/>
    <w:rsid w:val="000E2529"/>
    <w:rsid w:val="000E2B52"/>
    <w:rsid w:val="000E31D2"/>
    <w:rsid w:val="000E3428"/>
    <w:rsid w:val="000E353C"/>
    <w:rsid w:val="000E4636"/>
    <w:rsid w:val="000E4DF0"/>
    <w:rsid w:val="000E5184"/>
    <w:rsid w:val="000E54E3"/>
    <w:rsid w:val="000E648B"/>
    <w:rsid w:val="000E658C"/>
    <w:rsid w:val="000E7725"/>
    <w:rsid w:val="000F00E5"/>
    <w:rsid w:val="000F081C"/>
    <w:rsid w:val="000F0AC8"/>
    <w:rsid w:val="000F0CE0"/>
    <w:rsid w:val="000F0CEC"/>
    <w:rsid w:val="000F21EC"/>
    <w:rsid w:val="000F50EF"/>
    <w:rsid w:val="00101775"/>
    <w:rsid w:val="00101795"/>
    <w:rsid w:val="001025E1"/>
    <w:rsid w:val="0010285C"/>
    <w:rsid w:val="00102C0C"/>
    <w:rsid w:val="0010328D"/>
    <w:rsid w:val="001032CA"/>
    <w:rsid w:val="001037D8"/>
    <w:rsid w:val="00103D9B"/>
    <w:rsid w:val="001042A4"/>
    <w:rsid w:val="001043A0"/>
    <w:rsid w:val="00104CC1"/>
    <w:rsid w:val="0010586A"/>
    <w:rsid w:val="00106792"/>
    <w:rsid w:val="00106C68"/>
    <w:rsid w:val="00106F63"/>
    <w:rsid w:val="001075C3"/>
    <w:rsid w:val="00107CAA"/>
    <w:rsid w:val="001104B2"/>
    <w:rsid w:val="00110F48"/>
    <w:rsid w:val="00111D2B"/>
    <w:rsid w:val="00112419"/>
    <w:rsid w:val="00114DCF"/>
    <w:rsid w:val="00115215"/>
    <w:rsid w:val="0011565B"/>
    <w:rsid w:val="00115E75"/>
    <w:rsid w:val="00117C7E"/>
    <w:rsid w:val="001208FF"/>
    <w:rsid w:val="00121316"/>
    <w:rsid w:val="00121B2E"/>
    <w:rsid w:val="00122136"/>
    <w:rsid w:val="00122EDB"/>
    <w:rsid w:val="00123EE0"/>
    <w:rsid w:val="00124C5B"/>
    <w:rsid w:val="00124DF4"/>
    <w:rsid w:val="0012573D"/>
    <w:rsid w:val="00125E09"/>
    <w:rsid w:val="0012667E"/>
    <w:rsid w:val="00126D42"/>
    <w:rsid w:val="00130921"/>
    <w:rsid w:val="00132B5A"/>
    <w:rsid w:val="00132D8C"/>
    <w:rsid w:val="00133CC2"/>
    <w:rsid w:val="00133E45"/>
    <w:rsid w:val="001346A5"/>
    <w:rsid w:val="00134D20"/>
    <w:rsid w:val="00134F08"/>
    <w:rsid w:val="0013568D"/>
    <w:rsid w:val="0013654F"/>
    <w:rsid w:val="00136EF0"/>
    <w:rsid w:val="00137821"/>
    <w:rsid w:val="00140303"/>
    <w:rsid w:val="0014058F"/>
    <w:rsid w:val="001415B0"/>
    <w:rsid w:val="0014160A"/>
    <w:rsid w:val="00141805"/>
    <w:rsid w:val="00141B0D"/>
    <w:rsid w:val="00141BCF"/>
    <w:rsid w:val="001420A8"/>
    <w:rsid w:val="0014243B"/>
    <w:rsid w:val="0014254A"/>
    <w:rsid w:val="001428CC"/>
    <w:rsid w:val="0014310A"/>
    <w:rsid w:val="00143DCA"/>
    <w:rsid w:val="00144907"/>
    <w:rsid w:val="001458E6"/>
    <w:rsid w:val="00145E42"/>
    <w:rsid w:val="001470C0"/>
    <w:rsid w:val="00147418"/>
    <w:rsid w:val="001479D2"/>
    <w:rsid w:val="001503C2"/>
    <w:rsid w:val="00150D9C"/>
    <w:rsid w:val="0015149B"/>
    <w:rsid w:val="00151672"/>
    <w:rsid w:val="001517B3"/>
    <w:rsid w:val="0015216D"/>
    <w:rsid w:val="00153C5A"/>
    <w:rsid w:val="00153EC9"/>
    <w:rsid w:val="001546A7"/>
    <w:rsid w:val="001548BE"/>
    <w:rsid w:val="00155107"/>
    <w:rsid w:val="0015546E"/>
    <w:rsid w:val="00155959"/>
    <w:rsid w:val="001566B4"/>
    <w:rsid w:val="00156B02"/>
    <w:rsid w:val="001576B0"/>
    <w:rsid w:val="00160C18"/>
    <w:rsid w:val="00160EC7"/>
    <w:rsid w:val="001616FE"/>
    <w:rsid w:val="00163522"/>
    <w:rsid w:val="00163874"/>
    <w:rsid w:val="0016428B"/>
    <w:rsid w:val="00164C20"/>
    <w:rsid w:val="001653DB"/>
    <w:rsid w:val="001654C2"/>
    <w:rsid w:val="00165A53"/>
    <w:rsid w:val="00166538"/>
    <w:rsid w:val="00166C45"/>
    <w:rsid w:val="0016793D"/>
    <w:rsid w:val="001708D5"/>
    <w:rsid w:val="00171BA1"/>
    <w:rsid w:val="001721BB"/>
    <w:rsid w:val="00172891"/>
    <w:rsid w:val="00172C8F"/>
    <w:rsid w:val="00173949"/>
    <w:rsid w:val="0017451D"/>
    <w:rsid w:val="00174A7E"/>
    <w:rsid w:val="0017502F"/>
    <w:rsid w:val="001753DA"/>
    <w:rsid w:val="00176103"/>
    <w:rsid w:val="001762B7"/>
    <w:rsid w:val="00176871"/>
    <w:rsid w:val="001769D0"/>
    <w:rsid w:val="0017772A"/>
    <w:rsid w:val="00177D0A"/>
    <w:rsid w:val="00180485"/>
    <w:rsid w:val="00180658"/>
    <w:rsid w:val="00180687"/>
    <w:rsid w:val="00180D2A"/>
    <w:rsid w:val="00181479"/>
    <w:rsid w:val="00181C40"/>
    <w:rsid w:val="00181E1E"/>
    <w:rsid w:val="0018213E"/>
    <w:rsid w:val="00182D8B"/>
    <w:rsid w:val="001830AC"/>
    <w:rsid w:val="0018375E"/>
    <w:rsid w:val="00183ADE"/>
    <w:rsid w:val="00184EAE"/>
    <w:rsid w:val="00184F13"/>
    <w:rsid w:val="0018715F"/>
    <w:rsid w:val="00187A0F"/>
    <w:rsid w:val="00190589"/>
    <w:rsid w:val="001908D6"/>
    <w:rsid w:val="001914AF"/>
    <w:rsid w:val="00191B4D"/>
    <w:rsid w:val="00192C32"/>
    <w:rsid w:val="00192D22"/>
    <w:rsid w:val="00193D80"/>
    <w:rsid w:val="00196CBB"/>
    <w:rsid w:val="00196E97"/>
    <w:rsid w:val="00197E0A"/>
    <w:rsid w:val="001A0896"/>
    <w:rsid w:val="001A1148"/>
    <w:rsid w:val="001A1F46"/>
    <w:rsid w:val="001A22A3"/>
    <w:rsid w:val="001A2416"/>
    <w:rsid w:val="001A2BAD"/>
    <w:rsid w:val="001A322C"/>
    <w:rsid w:val="001A4631"/>
    <w:rsid w:val="001A553C"/>
    <w:rsid w:val="001A5AB6"/>
    <w:rsid w:val="001A6388"/>
    <w:rsid w:val="001A705A"/>
    <w:rsid w:val="001A71D3"/>
    <w:rsid w:val="001B03C1"/>
    <w:rsid w:val="001B1D37"/>
    <w:rsid w:val="001B34DD"/>
    <w:rsid w:val="001B4080"/>
    <w:rsid w:val="001B4144"/>
    <w:rsid w:val="001B5A20"/>
    <w:rsid w:val="001B5F26"/>
    <w:rsid w:val="001B6501"/>
    <w:rsid w:val="001B65D2"/>
    <w:rsid w:val="001B67A9"/>
    <w:rsid w:val="001B6A46"/>
    <w:rsid w:val="001B7B50"/>
    <w:rsid w:val="001C102E"/>
    <w:rsid w:val="001C15D5"/>
    <w:rsid w:val="001C1D27"/>
    <w:rsid w:val="001C2190"/>
    <w:rsid w:val="001C23CB"/>
    <w:rsid w:val="001C2D2B"/>
    <w:rsid w:val="001C2F87"/>
    <w:rsid w:val="001C30A2"/>
    <w:rsid w:val="001C3266"/>
    <w:rsid w:val="001C4370"/>
    <w:rsid w:val="001C461A"/>
    <w:rsid w:val="001C6300"/>
    <w:rsid w:val="001C677C"/>
    <w:rsid w:val="001C6BAF"/>
    <w:rsid w:val="001C7380"/>
    <w:rsid w:val="001C7C7A"/>
    <w:rsid w:val="001C7DC0"/>
    <w:rsid w:val="001D08A3"/>
    <w:rsid w:val="001D0D00"/>
    <w:rsid w:val="001D0DB4"/>
    <w:rsid w:val="001D106F"/>
    <w:rsid w:val="001D3A09"/>
    <w:rsid w:val="001D3B56"/>
    <w:rsid w:val="001D4DC9"/>
    <w:rsid w:val="001D6082"/>
    <w:rsid w:val="001E0DA1"/>
    <w:rsid w:val="001E1AA3"/>
    <w:rsid w:val="001E24E0"/>
    <w:rsid w:val="001E2CEA"/>
    <w:rsid w:val="001E2E61"/>
    <w:rsid w:val="001E3C43"/>
    <w:rsid w:val="001E4236"/>
    <w:rsid w:val="001E45B4"/>
    <w:rsid w:val="001E5C4D"/>
    <w:rsid w:val="001E5E26"/>
    <w:rsid w:val="001E6FAC"/>
    <w:rsid w:val="001E70C6"/>
    <w:rsid w:val="001E7923"/>
    <w:rsid w:val="001F0F85"/>
    <w:rsid w:val="001F29D8"/>
    <w:rsid w:val="001F4606"/>
    <w:rsid w:val="001F46EF"/>
    <w:rsid w:val="001F4DEF"/>
    <w:rsid w:val="001F4F2F"/>
    <w:rsid w:val="001F5132"/>
    <w:rsid w:val="001F5185"/>
    <w:rsid w:val="001F5B08"/>
    <w:rsid w:val="001F619C"/>
    <w:rsid w:val="001F66EE"/>
    <w:rsid w:val="002002F5"/>
    <w:rsid w:val="00200565"/>
    <w:rsid w:val="00201ED4"/>
    <w:rsid w:val="002021D3"/>
    <w:rsid w:val="00203BE5"/>
    <w:rsid w:val="00204514"/>
    <w:rsid w:val="002045B6"/>
    <w:rsid w:val="002045BB"/>
    <w:rsid w:val="00204CBF"/>
    <w:rsid w:val="00205669"/>
    <w:rsid w:val="002058E1"/>
    <w:rsid w:val="00205C00"/>
    <w:rsid w:val="00206288"/>
    <w:rsid w:val="00206364"/>
    <w:rsid w:val="00206CCC"/>
    <w:rsid w:val="002078D9"/>
    <w:rsid w:val="00211CD4"/>
    <w:rsid w:val="00211DF4"/>
    <w:rsid w:val="0021290C"/>
    <w:rsid w:val="00212B62"/>
    <w:rsid w:val="00213583"/>
    <w:rsid w:val="002146EC"/>
    <w:rsid w:val="0021527D"/>
    <w:rsid w:val="00216363"/>
    <w:rsid w:val="00216D9D"/>
    <w:rsid w:val="002203C2"/>
    <w:rsid w:val="00220676"/>
    <w:rsid w:val="00220721"/>
    <w:rsid w:val="00220AB5"/>
    <w:rsid w:val="00220EAE"/>
    <w:rsid w:val="00221287"/>
    <w:rsid w:val="002215F2"/>
    <w:rsid w:val="00221A75"/>
    <w:rsid w:val="0022215E"/>
    <w:rsid w:val="00222395"/>
    <w:rsid w:val="002229D6"/>
    <w:rsid w:val="00222AC0"/>
    <w:rsid w:val="002230AF"/>
    <w:rsid w:val="00223F65"/>
    <w:rsid w:val="0022402F"/>
    <w:rsid w:val="00224274"/>
    <w:rsid w:val="0022437D"/>
    <w:rsid w:val="00224822"/>
    <w:rsid w:val="002250D3"/>
    <w:rsid w:val="00225359"/>
    <w:rsid w:val="002254CF"/>
    <w:rsid w:val="002263CA"/>
    <w:rsid w:val="00226602"/>
    <w:rsid w:val="00226D8B"/>
    <w:rsid w:val="002279AF"/>
    <w:rsid w:val="00230BAE"/>
    <w:rsid w:val="00230C7E"/>
    <w:rsid w:val="002313E0"/>
    <w:rsid w:val="00231A50"/>
    <w:rsid w:val="00231AAC"/>
    <w:rsid w:val="00232A35"/>
    <w:rsid w:val="0023377D"/>
    <w:rsid w:val="0023479B"/>
    <w:rsid w:val="002359DE"/>
    <w:rsid w:val="00235A93"/>
    <w:rsid w:val="00236010"/>
    <w:rsid w:val="00236A96"/>
    <w:rsid w:val="00236F1F"/>
    <w:rsid w:val="00237079"/>
    <w:rsid w:val="002405BA"/>
    <w:rsid w:val="00241332"/>
    <w:rsid w:val="00242656"/>
    <w:rsid w:val="00242EFD"/>
    <w:rsid w:val="0024375D"/>
    <w:rsid w:val="00243843"/>
    <w:rsid w:val="00243928"/>
    <w:rsid w:val="00243A90"/>
    <w:rsid w:val="00244C6D"/>
    <w:rsid w:val="00244FCD"/>
    <w:rsid w:val="00245496"/>
    <w:rsid w:val="00245B35"/>
    <w:rsid w:val="0024637C"/>
    <w:rsid w:val="00246D31"/>
    <w:rsid w:val="002477C7"/>
    <w:rsid w:val="00247F16"/>
    <w:rsid w:val="002510C8"/>
    <w:rsid w:val="00251A19"/>
    <w:rsid w:val="00251B28"/>
    <w:rsid w:val="00252057"/>
    <w:rsid w:val="00252261"/>
    <w:rsid w:val="002531FB"/>
    <w:rsid w:val="0025349F"/>
    <w:rsid w:val="00253670"/>
    <w:rsid w:val="00253F46"/>
    <w:rsid w:val="0025462A"/>
    <w:rsid w:val="00254F4D"/>
    <w:rsid w:val="00255AC8"/>
    <w:rsid w:val="0025664E"/>
    <w:rsid w:val="002567BE"/>
    <w:rsid w:val="002569D9"/>
    <w:rsid w:val="00256A04"/>
    <w:rsid w:val="00256A65"/>
    <w:rsid w:val="0025714E"/>
    <w:rsid w:val="0025735B"/>
    <w:rsid w:val="00257758"/>
    <w:rsid w:val="00257A27"/>
    <w:rsid w:val="002610A3"/>
    <w:rsid w:val="00261296"/>
    <w:rsid w:val="00261C57"/>
    <w:rsid w:val="00262772"/>
    <w:rsid w:val="0026302F"/>
    <w:rsid w:val="002632DC"/>
    <w:rsid w:val="00263866"/>
    <w:rsid w:val="00263DDD"/>
    <w:rsid w:val="0026459F"/>
    <w:rsid w:val="002649AE"/>
    <w:rsid w:val="00264D65"/>
    <w:rsid w:val="00264DCC"/>
    <w:rsid w:val="00264FBB"/>
    <w:rsid w:val="00266A4A"/>
    <w:rsid w:val="00267477"/>
    <w:rsid w:val="00267CEA"/>
    <w:rsid w:val="002701DF"/>
    <w:rsid w:val="002718F1"/>
    <w:rsid w:val="00271A99"/>
    <w:rsid w:val="00271FFD"/>
    <w:rsid w:val="0027229A"/>
    <w:rsid w:val="002723D2"/>
    <w:rsid w:val="0027376D"/>
    <w:rsid w:val="002739EA"/>
    <w:rsid w:val="00273B88"/>
    <w:rsid w:val="00273CE0"/>
    <w:rsid w:val="00275AA5"/>
    <w:rsid w:val="00275CFD"/>
    <w:rsid w:val="00275E21"/>
    <w:rsid w:val="002762E8"/>
    <w:rsid w:val="002766F7"/>
    <w:rsid w:val="002779A5"/>
    <w:rsid w:val="00277E6B"/>
    <w:rsid w:val="00280062"/>
    <w:rsid w:val="002808D4"/>
    <w:rsid w:val="00280BFB"/>
    <w:rsid w:val="0028199A"/>
    <w:rsid w:val="00281D40"/>
    <w:rsid w:val="00282455"/>
    <w:rsid w:val="0028276B"/>
    <w:rsid w:val="00282A05"/>
    <w:rsid w:val="00282A29"/>
    <w:rsid w:val="0028332A"/>
    <w:rsid w:val="002839E3"/>
    <w:rsid w:val="002861C2"/>
    <w:rsid w:val="002862CA"/>
    <w:rsid w:val="00286B55"/>
    <w:rsid w:val="00286EEC"/>
    <w:rsid w:val="00287106"/>
    <w:rsid w:val="00287301"/>
    <w:rsid w:val="00287660"/>
    <w:rsid w:val="0028797D"/>
    <w:rsid w:val="00287A2C"/>
    <w:rsid w:val="00290B55"/>
    <w:rsid w:val="00290C63"/>
    <w:rsid w:val="002912C1"/>
    <w:rsid w:val="00291C8A"/>
    <w:rsid w:val="00292526"/>
    <w:rsid w:val="00292F38"/>
    <w:rsid w:val="002942C7"/>
    <w:rsid w:val="00296197"/>
    <w:rsid w:val="002964FB"/>
    <w:rsid w:val="00296E78"/>
    <w:rsid w:val="002977F8"/>
    <w:rsid w:val="002A01CB"/>
    <w:rsid w:val="002A028D"/>
    <w:rsid w:val="002A0AE6"/>
    <w:rsid w:val="002A17BF"/>
    <w:rsid w:val="002A1D98"/>
    <w:rsid w:val="002A23DA"/>
    <w:rsid w:val="002A2403"/>
    <w:rsid w:val="002A2B09"/>
    <w:rsid w:val="002A3268"/>
    <w:rsid w:val="002A3578"/>
    <w:rsid w:val="002A3F4C"/>
    <w:rsid w:val="002A3FA5"/>
    <w:rsid w:val="002A46F9"/>
    <w:rsid w:val="002A4785"/>
    <w:rsid w:val="002A4B7B"/>
    <w:rsid w:val="002A672E"/>
    <w:rsid w:val="002A6DA0"/>
    <w:rsid w:val="002A729C"/>
    <w:rsid w:val="002B0306"/>
    <w:rsid w:val="002B04E0"/>
    <w:rsid w:val="002B0DC4"/>
    <w:rsid w:val="002B0EA9"/>
    <w:rsid w:val="002B13AE"/>
    <w:rsid w:val="002B187A"/>
    <w:rsid w:val="002B1965"/>
    <w:rsid w:val="002B1DDD"/>
    <w:rsid w:val="002B21A7"/>
    <w:rsid w:val="002B2991"/>
    <w:rsid w:val="002B2DA9"/>
    <w:rsid w:val="002B2EA3"/>
    <w:rsid w:val="002B3D56"/>
    <w:rsid w:val="002B405B"/>
    <w:rsid w:val="002B466D"/>
    <w:rsid w:val="002B46C1"/>
    <w:rsid w:val="002B4B05"/>
    <w:rsid w:val="002B55A0"/>
    <w:rsid w:val="002B5B56"/>
    <w:rsid w:val="002B64A8"/>
    <w:rsid w:val="002B7A5A"/>
    <w:rsid w:val="002C007B"/>
    <w:rsid w:val="002C0086"/>
    <w:rsid w:val="002C01AC"/>
    <w:rsid w:val="002C01DC"/>
    <w:rsid w:val="002C09C6"/>
    <w:rsid w:val="002C0BCC"/>
    <w:rsid w:val="002C1416"/>
    <w:rsid w:val="002C15A7"/>
    <w:rsid w:val="002C1DA1"/>
    <w:rsid w:val="002C221C"/>
    <w:rsid w:val="002C25FC"/>
    <w:rsid w:val="002C27F4"/>
    <w:rsid w:val="002C30B1"/>
    <w:rsid w:val="002C38E1"/>
    <w:rsid w:val="002C3B4C"/>
    <w:rsid w:val="002C4519"/>
    <w:rsid w:val="002C4FCD"/>
    <w:rsid w:val="002C597D"/>
    <w:rsid w:val="002C5E14"/>
    <w:rsid w:val="002C6599"/>
    <w:rsid w:val="002C6918"/>
    <w:rsid w:val="002C69F5"/>
    <w:rsid w:val="002C6D8E"/>
    <w:rsid w:val="002C70CE"/>
    <w:rsid w:val="002C73C7"/>
    <w:rsid w:val="002C7BAA"/>
    <w:rsid w:val="002C7F0B"/>
    <w:rsid w:val="002D0319"/>
    <w:rsid w:val="002D0C5B"/>
    <w:rsid w:val="002D1BE5"/>
    <w:rsid w:val="002D1D83"/>
    <w:rsid w:val="002D2355"/>
    <w:rsid w:val="002D298A"/>
    <w:rsid w:val="002D2C15"/>
    <w:rsid w:val="002D2CB0"/>
    <w:rsid w:val="002D33B6"/>
    <w:rsid w:val="002D3627"/>
    <w:rsid w:val="002D389E"/>
    <w:rsid w:val="002D3C6D"/>
    <w:rsid w:val="002D3D8B"/>
    <w:rsid w:val="002D4499"/>
    <w:rsid w:val="002D4ED4"/>
    <w:rsid w:val="002D5D3B"/>
    <w:rsid w:val="002D5DFE"/>
    <w:rsid w:val="002D72EE"/>
    <w:rsid w:val="002D7690"/>
    <w:rsid w:val="002E0636"/>
    <w:rsid w:val="002E07C6"/>
    <w:rsid w:val="002E09D1"/>
    <w:rsid w:val="002E1647"/>
    <w:rsid w:val="002E19DA"/>
    <w:rsid w:val="002E1AD0"/>
    <w:rsid w:val="002E1F7E"/>
    <w:rsid w:val="002E1FEB"/>
    <w:rsid w:val="002E215E"/>
    <w:rsid w:val="002E252F"/>
    <w:rsid w:val="002E3D96"/>
    <w:rsid w:val="002E3DEB"/>
    <w:rsid w:val="002E45BD"/>
    <w:rsid w:val="002E53BD"/>
    <w:rsid w:val="002E5BEF"/>
    <w:rsid w:val="002E5E4A"/>
    <w:rsid w:val="002E738B"/>
    <w:rsid w:val="002E7670"/>
    <w:rsid w:val="002E7A03"/>
    <w:rsid w:val="002F0908"/>
    <w:rsid w:val="002F0B1C"/>
    <w:rsid w:val="002F1120"/>
    <w:rsid w:val="002F1553"/>
    <w:rsid w:val="002F1752"/>
    <w:rsid w:val="002F18A3"/>
    <w:rsid w:val="002F196D"/>
    <w:rsid w:val="002F3AEA"/>
    <w:rsid w:val="002F3C08"/>
    <w:rsid w:val="002F40DB"/>
    <w:rsid w:val="002F4111"/>
    <w:rsid w:val="002F47C4"/>
    <w:rsid w:val="002F4A51"/>
    <w:rsid w:val="002F504D"/>
    <w:rsid w:val="002F545C"/>
    <w:rsid w:val="002F7173"/>
    <w:rsid w:val="002F7F04"/>
    <w:rsid w:val="003001A1"/>
    <w:rsid w:val="003021D9"/>
    <w:rsid w:val="00302491"/>
    <w:rsid w:val="00302535"/>
    <w:rsid w:val="00302631"/>
    <w:rsid w:val="00303D6F"/>
    <w:rsid w:val="003043D4"/>
    <w:rsid w:val="003044A8"/>
    <w:rsid w:val="003051AB"/>
    <w:rsid w:val="00305B94"/>
    <w:rsid w:val="003060E6"/>
    <w:rsid w:val="00306E71"/>
    <w:rsid w:val="0030905C"/>
    <w:rsid w:val="0031059E"/>
    <w:rsid w:val="003113BB"/>
    <w:rsid w:val="0031182C"/>
    <w:rsid w:val="00311844"/>
    <w:rsid w:val="00311A17"/>
    <w:rsid w:val="00312AD9"/>
    <w:rsid w:val="00313AED"/>
    <w:rsid w:val="0031430B"/>
    <w:rsid w:val="0031490F"/>
    <w:rsid w:val="00315138"/>
    <w:rsid w:val="003152B6"/>
    <w:rsid w:val="00315697"/>
    <w:rsid w:val="003162D3"/>
    <w:rsid w:val="003166A2"/>
    <w:rsid w:val="00316FA2"/>
    <w:rsid w:val="00317FA0"/>
    <w:rsid w:val="0032079D"/>
    <w:rsid w:val="003208C9"/>
    <w:rsid w:val="0032107C"/>
    <w:rsid w:val="003217DC"/>
    <w:rsid w:val="003218A1"/>
    <w:rsid w:val="00321D67"/>
    <w:rsid w:val="003221C0"/>
    <w:rsid w:val="003221FC"/>
    <w:rsid w:val="00322375"/>
    <w:rsid w:val="00322829"/>
    <w:rsid w:val="00322B0D"/>
    <w:rsid w:val="00322F04"/>
    <w:rsid w:val="00323227"/>
    <w:rsid w:val="003240E0"/>
    <w:rsid w:val="003248C8"/>
    <w:rsid w:val="00325B12"/>
    <w:rsid w:val="00326227"/>
    <w:rsid w:val="00326478"/>
    <w:rsid w:val="0032688A"/>
    <w:rsid w:val="003270C8"/>
    <w:rsid w:val="003271DD"/>
    <w:rsid w:val="003275DD"/>
    <w:rsid w:val="00327DDE"/>
    <w:rsid w:val="00330159"/>
    <w:rsid w:val="00330573"/>
    <w:rsid w:val="003309B4"/>
    <w:rsid w:val="00330C84"/>
    <w:rsid w:val="00331672"/>
    <w:rsid w:val="00331CE1"/>
    <w:rsid w:val="00332751"/>
    <w:rsid w:val="003327C2"/>
    <w:rsid w:val="00332860"/>
    <w:rsid w:val="0033301E"/>
    <w:rsid w:val="003362C4"/>
    <w:rsid w:val="003365D8"/>
    <w:rsid w:val="003374B2"/>
    <w:rsid w:val="00337C21"/>
    <w:rsid w:val="003413DF"/>
    <w:rsid w:val="00341797"/>
    <w:rsid w:val="0034264F"/>
    <w:rsid w:val="00342A07"/>
    <w:rsid w:val="00342D5C"/>
    <w:rsid w:val="003434CB"/>
    <w:rsid w:val="0034354C"/>
    <w:rsid w:val="003435E5"/>
    <w:rsid w:val="00343B28"/>
    <w:rsid w:val="00344088"/>
    <w:rsid w:val="00344931"/>
    <w:rsid w:val="00344B09"/>
    <w:rsid w:val="00345AC1"/>
    <w:rsid w:val="00346466"/>
    <w:rsid w:val="0034680B"/>
    <w:rsid w:val="00347E08"/>
    <w:rsid w:val="00347FB0"/>
    <w:rsid w:val="00350AB8"/>
    <w:rsid w:val="00351093"/>
    <w:rsid w:val="00351939"/>
    <w:rsid w:val="00351A8A"/>
    <w:rsid w:val="00351D23"/>
    <w:rsid w:val="003526B2"/>
    <w:rsid w:val="00352D15"/>
    <w:rsid w:val="00353DEE"/>
    <w:rsid w:val="003549A1"/>
    <w:rsid w:val="00355179"/>
    <w:rsid w:val="003557E4"/>
    <w:rsid w:val="003561DF"/>
    <w:rsid w:val="003562C0"/>
    <w:rsid w:val="00357151"/>
    <w:rsid w:val="00357FAD"/>
    <w:rsid w:val="0036075B"/>
    <w:rsid w:val="00360ED1"/>
    <w:rsid w:val="0036156B"/>
    <w:rsid w:val="00361E11"/>
    <w:rsid w:val="003625CB"/>
    <w:rsid w:val="00362716"/>
    <w:rsid w:val="003633DD"/>
    <w:rsid w:val="00363F54"/>
    <w:rsid w:val="00364475"/>
    <w:rsid w:val="00364B67"/>
    <w:rsid w:val="0036585B"/>
    <w:rsid w:val="00365A44"/>
    <w:rsid w:val="003673CE"/>
    <w:rsid w:val="003700FB"/>
    <w:rsid w:val="0037099F"/>
    <w:rsid w:val="00370BDD"/>
    <w:rsid w:val="00371FAE"/>
    <w:rsid w:val="003725F4"/>
    <w:rsid w:val="00373A24"/>
    <w:rsid w:val="00374375"/>
    <w:rsid w:val="00374DD2"/>
    <w:rsid w:val="00375127"/>
    <w:rsid w:val="00375202"/>
    <w:rsid w:val="00375EDD"/>
    <w:rsid w:val="003761CF"/>
    <w:rsid w:val="00380EC2"/>
    <w:rsid w:val="00380F22"/>
    <w:rsid w:val="00381314"/>
    <w:rsid w:val="00381737"/>
    <w:rsid w:val="00381978"/>
    <w:rsid w:val="00381A28"/>
    <w:rsid w:val="00382071"/>
    <w:rsid w:val="00382238"/>
    <w:rsid w:val="00382D13"/>
    <w:rsid w:val="00382E79"/>
    <w:rsid w:val="003830F5"/>
    <w:rsid w:val="0038321E"/>
    <w:rsid w:val="0038371D"/>
    <w:rsid w:val="00384512"/>
    <w:rsid w:val="00384CFA"/>
    <w:rsid w:val="00386F02"/>
    <w:rsid w:val="00387014"/>
    <w:rsid w:val="00387141"/>
    <w:rsid w:val="003876AB"/>
    <w:rsid w:val="00390140"/>
    <w:rsid w:val="0039019E"/>
    <w:rsid w:val="00390225"/>
    <w:rsid w:val="0039147C"/>
    <w:rsid w:val="003914DA"/>
    <w:rsid w:val="003915D1"/>
    <w:rsid w:val="003919B6"/>
    <w:rsid w:val="00391DB4"/>
    <w:rsid w:val="00392B39"/>
    <w:rsid w:val="00393342"/>
    <w:rsid w:val="003936C3"/>
    <w:rsid w:val="0039393C"/>
    <w:rsid w:val="0039500A"/>
    <w:rsid w:val="00395E0C"/>
    <w:rsid w:val="00396233"/>
    <w:rsid w:val="003A081B"/>
    <w:rsid w:val="003A0D92"/>
    <w:rsid w:val="003A17C3"/>
    <w:rsid w:val="003A2D69"/>
    <w:rsid w:val="003A396D"/>
    <w:rsid w:val="003A3B91"/>
    <w:rsid w:val="003A4091"/>
    <w:rsid w:val="003A410F"/>
    <w:rsid w:val="003A4452"/>
    <w:rsid w:val="003A5141"/>
    <w:rsid w:val="003A5268"/>
    <w:rsid w:val="003A5688"/>
    <w:rsid w:val="003A6962"/>
    <w:rsid w:val="003B0C07"/>
    <w:rsid w:val="003B1071"/>
    <w:rsid w:val="003B1445"/>
    <w:rsid w:val="003B1E68"/>
    <w:rsid w:val="003B332A"/>
    <w:rsid w:val="003B39C8"/>
    <w:rsid w:val="003B421C"/>
    <w:rsid w:val="003B43CB"/>
    <w:rsid w:val="003B4702"/>
    <w:rsid w:val="003B492C"/>
    <w:rsid w:val="003B513F"/>
    <w:rsid w:val="003B53D2"/>
    <w:rsid w:val="003B5C3E"/>
    <w:rsid w:val="003B619B"/>
    <w:rsid w:val="003B6393"/>
    <w:rsid w:val="003B66EA"/>
    <w:rsid w:val="003B6E65"/>
    <w:rsid w:val="003B7B88"/>
    <w:rsid w:val="003C05C0"/>
    <w:rsid w:val="003C068C"/>
    <w:rsid w:val="003C120D"/>
    <w:rsid w:val="003C147A"/>
    <w:rsid w:val="003C1814"/>
    <w:rsid w:val="003C1B92"/>
    <w:rsid w:val="003C1C86"/>
    <w:rsid w:val="003C2F12"/>
    <w:rsid w:val="003C2F70"/>
    <w:rsid w:val="003C3E58"/>
    <w:rsid w:val="003C40BF"/>
    <w:rsid w:val="003C42D9"/>
    <w:rsid w:val="003C45BC"/>
    <w:rsid w:val="003C4785"/>
    <w:rsid w:val="003C5801"/>
    <w:rsid w:val="003C610E"/>
    <w:rsid w:val="003C64D3"/>
    <w:rsid w:val="003C6525"/>
    <w:rsid w:val="003C6A67"/>
    <w:rsid w:val="003C6BFD"/>
    <w:rsid w:val="003C6D41"/>
    <w:rsid w:val="003C78C4"/>
    <w:rsid w:val="003D0B13"/>
    <w:rsid w:val="003D453B"/>
    <w:rsid w:val="003D743B"/>
    <w:rsid w:val="003E00B2"/>
    <w:rsid w:val="003E0238"/>
    <w:rsid w:val="003E0AF3"/>
    <w:rsid w:val="003E1926"/>
    <w:rsid w:val="003E1E17"/>
    <w:rsid w:val="003E2771"/>
    <w:rsid w:val="003E32EA"/>
    <w:rsid w:val="003E38D8"/>
    <w:rsid w:val="003E42BF"/>
    <w:rsid w:val="003E439B"/>
    <w:rsid w:val="003E5742"/>
    <w:rsid w:val="003E6059"/>
    <w:rsid w:val="003E6596"/>
    <w:rsid w:val="003E6626"/>
    <w:rsid w:val="003E694B"/>
    <w:rsid w:val="003E6F40"/>
    <w:rsid w:val="003F013A"/>
    <w:rsid w:val="003F0873"/>
    <w:rsid w:val="003F0A54"/>
    <w:rsid w:val="003F0C87"/>
    <w:rsid w:val="003F11CC"/>
    <w:rsid w:val="003F16FC"/>
    <w:rsid w:val="003F18DE"/>
    <w:rsid w:val="003F1BF3"/>
    <w:rsid w:val="003F2681"/>
    <w:rsid w:val="003F285D"/>
    <w:rsid w:val="003F2E31"/>
    <w:rsid w:val="003F31E7"/>
    <w:rsid w:val="003F3817"/>
    <w:rsid w:val="003F4E14"/>
    <w:rsid w:val="003F4E2C"/>
    <w:rsid w:val="003F5583"/>
    <w:rsid w:val="003F6290"/>
    <w:rsid w:val="003F670F"/>
    <w:rsid w:val="003F6CB1"/>
    <w:rsid w:val="003F7263"/>
    <w:rsid w:val="003F7B13"/>
    <w:rsid w:val="003F7F05"/>
    <w:rsid w:val="00400C2B"/>
    <w:rsid w:val="004010C6"/>
    <w:rsid w:val="004012E0"/>
    <w:rsid w:val="004014A1"/>
    <w:rsid w:val="004015B2"/>
    <w:rsid w:val="00401608"/>
    <w:rsid w:val="00401820"/>
    <w:rsid w:val="00401989"/>
    <w:rsid w:val="004023F2"/>
    <w:rsid w:val="0040344E"/>
    <w:rsid w:val="004037CD"/>
    <w:rsid w:val="00405D5E"/>
    <w:rsid w:val="004062FB"/>
    <w:rsid w:val="0040787C"/>
    <w:rsid w:val="00407E8A"/>
    <w:rsid w:val="00410488"/>
    <w:rsid w:val="00410686"/>
    <w:rsid w:val="00410D98"/>
    <w:rsid w:val="00412B88"/>
    <w:rsid w:val="00412DF9"/>
    <w:rsid w:val="00413027"/>
    <w:rsid w:val="004135F7"/>
    <w:rsid w:val="004136AA"/>
    <w:rsid w:val="00414172"/>
    <w:rsid w:val="00414F84"/>
    <w:rsid w:val="0041516B"/>
    <w:rsid w:val="00415D9F"/>
    <w:rsid w:val="0041604E"/>
    <w:rsid w:val="00416B41"/>
    <w:rsid w:val="00417599"/>
    <w:rsid w:val="00417827"/>
    <w:rsid w:val="004206E7"/>
    <w:rsid w:val="004208D4"/>
    <w:rsid w:val="00421132"/>
    <w:rsid w:val="004214A3"/>
    <w:rsid w:val="004230CC"/>
    <w:rsid w:val="004237B4"/>
    <w:rsid w:val="00423D43"/>
    <w:rsid w:val="00424279"/>
    <w:rsid w:val="00424919"/>
    <w:rsid w:val="00424DA3"/>
    <w:rsid w:val="00425551"/>
    <w:rsid w:val="0042556E"/>
    <w:rsid w:val="00425BB0"/>
    <w:rsid w:val="004266EB"/>
    <w:rsid w:val="00427126"/>
    <w:rsid w:val="004272DA"/>
    <w:rsid w:val="00427450"/>
    <w:rsid w:val="004301FD"/>
    <w:rsid w:val="00430995"/>
    <w:rsid w:val="00430CE5"/>
    <w:rsid w:val="00430F43"/>
    <w:rsid w:val="00431588"/>
    <w:rsid w:val="0043177B"/>
    <w:rsid w:val="00431DDE"/>
    <w:rsid w:val="00432BA1"/>
    <w:rsid w:val="00432D7B"/>
    <w:rsid w:val="004333C6"/>
    <w:rsid w:val="004334CB"/>
    <w:rsid w:val="00433F74"/>
    <w:rsid w:val="00433F8C"/>
    <w:rsid w:val="004345E8"/>
    <w:rsid w:val="004345FF"/>
    <w:rsid w:val="004349AB"/>
    <w:rsid w:val="00434AAA"/>
    <w:rsid w:val="00434FB3"/>
    <w:rsid w:val="00436525"/>
    <w:rsid w:val="00437091"/>
    <w:rsid w:val="0043725E"/>
    <w:rsid w:val="0043791B"/>
    <w:rsid w:val="00437BA8"/>
    <w:rsid w:val="00437C73"/>
    <w:rsid w:val="004406E4"/>
    <w:rsid w:val="00440FE6"/>
    <w:rsid w:val="004417BE"/>
    <w:rsid w:val="00441948"/>
    <w:rsid w:val="004421B0"/>
    <w:rsid w:val="00442930"/>
    <w:rsid w:val="00442E63"/>
    <w:rsid w:val="004433CD"/>
    <w:rsid w:val="004436C3"/>
    <w:rsid w:val="00443ABD"/>
    <w:rsid w:val="00444703"/>
    <w:rsid w:val="004452CB"/>
    <w:rsid w:val="004452CC"/>
    <w:rsid w:val="004453AC"/>
    <w:rsid w:val="004462AE"/>
    <w:rsid w:val="00446412"/>
    <w:rsid w:val="0044685D"/>
    <w:rsid w:val="0044694E"/>
    <w:rsid w:val="00447E54"/>
    <w:rsid w:val="0045016B"/>
    <w:rsid w:val="004526ED"/>
    <w:rsid w:val="0045271E"/>
    <w:rsid w:val="00452AC7"/>
    <w:rsid w:val="00453876"/>
    <w:rsid w:val="0045431F"/>
    <w:rsid w:val="00454879"/>
    <w:rsid w:val="00455B2A"/>
    <w:rsid w:val="00456417"/>
    <w:rsid w:val="00462319"/>
    <w:rsid w:val="00462F1A"/>
    <w:rsid w:val="00462FCC"/>
    <w:rsid w:val="004630B0"/>
    <w:rsid w:val="00463398"/>
    <w:rsid w:val="004641F8"/>
    <w:rsid w:val="004645A3"/>
    <w:rsid w:val="00464E10"/>
    <w:rsid w:val="004652AF"/>
    <w:rsid w:val="00465889"/>
    <w:rsid w:val="00466178"/>
    <w:rsid w:val="00466DEA"/>
    <w:rsid w:val="00467A4E"/>
    <w:rsid w:val="00467AA0"/>
    <w:rsid w:val="00470DC3"/>
    <w:rsid w:val="004714BA"/>
    <w:rsid w:val="00471682"/>
    <w:rsid w:val="00471DAE"/>
    <w:rsid w:val="00473903"/>
    <w:rsid w:val="00473C56"/>
    <w:rsid w:val="00474A88"/>
    <w:rsid w:val="00474C6B"/>
    <w:rsid w:val="0047588A"/>
    <w:rsid w:val="00475C50"/>
    <w:rsid w:val="00475FD1"/>
    <w:rsid w:val="004760D8"/>
    <w:rsid w:val="00476F96"/>
    <w:rsid w:val="00477038"/>
    <w:rsid w:val="00477416"/>
    <w:rsid w:val="00477BA6"/>
    <w:rsid w:val="00480E4B"/>
    <w:rsid w:val="00481E07"/>
    <w:rsid w:val="004824EF"/>
    <w:rsid w:val="00482FF8"/>
    <w:rsid w:val="004837CA"/>
    <w:rsid w:val="00483F2A"/>
    <w:rsid w:val="00484811"/>
    <w:rsid w:val="00484FB5"/>
    <w:rsid w:val="00485910"/>
    <w:rsid w:val="004874DD"/>
    <w:rsid w:val="0049098B"/>
    <w:rsid w:val="00492957"/>
    <w:rsid w:val="00492FF3"/>
    <w:rsid w:val="004938F3"/>
    <w:rsid w:val="00493F51"/>
    <w:rsid w:val="00494733"/>
    <w:rsid w:val="00494F92"/>
    <w:rsid w:val="00495039"/>
    <w:rsid w:val="00495049"/>
    <w:rsid w:val="00495CFF"/>
    <w:rsid w:val="00495ED3"/>
    <w:rsid w:val="00496A7B"/>
    <w:rsid w:val="0049700E"/>
    <w:rsid w:val="00497EC2"/>
    <w:rsid w:val="004A0C11"/>
    <w:rsid w:val="004A0D3E"/>
    <w:rsid w:val="004A10B1"/>
    <w:rsid w:val="004A19D7"/>
    <w:rsid w:val="004A1B60"/>
    <w:rsid w:val="004A1F5F"/>
    <w:rsid w:val="004A250B"/>
    <w:rsid w:val="004A28B5"/>
    <w:rsid w:val="004A2AA3"/>
    <w:rsid w:val="004A3473"/>
    <w:rsid w:val="004A388C"/>
    <w:rsid w:val="004A3AAC"/>
    <w:rsid w:val="004A3EE8"/>
    <w:rsid w:val="004A449C"/>
    <w:rsid w:val="004A4B8E"/>
    <w:rsid w:val="004A6578"/>
    <w:rsid w:val="004A6A78"/>
    <w:rsid w:val="004A6FC1"/>
    <w:rsid w:val="004B003E"/>
    <w:rsid w:val="004B01F7"/>
    <w:rsid w:val="004B070E"/>
    <w:rsid w:val="004B07B7"/>
    <w:rsid w:val="004B0B1B"/>
    <w:rsid w:val="004B0C59"/>
    <w:rsid w:val="004B0CAF"/>
    <w:rsid w:val="004B113E"/>
    <w:rsid w:val="004B1660"/>
    <w:rsid w:val="004B1B40"/>
    <w:rsid w:val="004B1DEC"/>
    <w:rsid w:val="004B2DDE"/>
    <w:rsid w:val="004B407B"/>
    <w:rsid w:val="004B42C3"/>
    <w:rsid w:val="004B4421"/>
    <w:rsid w:val="004B4D54"/>
    <w:rsid w:val="004B540A"/>
    <w:rsid w:val="004B56CD"/>
    <w:rsid w:val="004B5C36"/>
    <w:rsid w:val="004B6698"/>
    <w:rsid w:val="004B6CDF"/>
    <w:rsid w:val="004B6DF2"/>
    <w:rsid w:val="004B722C"/>
    <w:rsid w:val="004B72CD"/>
    <w:rsid w:val="004B75CC"/>
    <w:rsid w:val="004B792C"/>
    <w:rsid w:val="004C0788"/>
    <w:rsid w:val="004C0CD3"/>
    <w:rsid w:val="004C1098"/>
    <w:rsid w:val="004C1511"/>
    <w:rsid w:val="004C155A"/>
    <w:rsid w:val="004C1DE4"/>
    <w:rsid w:val="004C3AA5"/>
    <w:rsid w:val="004C4CA1"/>
    <w:rsid w:val="004C4D14"/>
    <w:rsid w:val="004C4E27"/>
    <w:rsid w:val="004C59F2"/>
    <w:rsid w:val="004C6B15"/>
    <w:rsid w:val="004C725B"/>
    <w:rsid w:val="004C7439"/>
    <w:rsid w:val="004C7861"/>
    <w:rsid w:val="004D04B9"/>
    <w:rsid w:val="004D1F52"/>
    <w:rsid w:val="004D2694"/>
    <w:rsid w:val="004D2BF7"/>
    <w:rsid w:val="004D2DAE"/>
    <w:rsid w:val="004D53CE"/>
    <w:rsid w:val="004D60A2"/>
    <w:rsid w:val="004D6E2E"/>
    <w:rsid w:val="004D6F75"/>
    <w:rsid w:val="004D7138"/>
    <w:rsid w:val="004D7CD8"/>
    <w:rsid w:val="004D7F69"/>
    <w:rsid w:val="004E0676"/>
    <w:rsid w:val="004E0BBF"/>
    <w:rsid w:val="004E3414"/>
    <w:rsid w:val="004E4524"/>
    <w:rsid w:val="004E46CB"/>
    <w:rsid w:val="004E53F3"/>
    <w:rsid w:val="004E6047"/>
    <w:rsid w:val="004E61FB"/>
    <w:rsid w:val="004E6317"/>
    <w:rsid w:val="004E6511"/>
    <w:rsid w:val="004E73F2"/>
    <w:rsid w:val="004E767E"/>
    <w:rsid w:val="004E7D1F"/>
    <w:rsid w:val="004F0B73"/>
    <w:rsid w:val="004F0DAD"/>
    <w:rsid w:val="004F138C"/>
    <w:rsid w:val="004F2070"/>
    <w:rsid w:val="004F2B85"/>
    <w:rsid w:val="004F370F"/>
    <w:rsid w:val="004F3DCC"/>
    <w:rsid w:val="004F5FD0"/>
    <w:rsid w:val="004F6711"/>
    <w:rsid w:val="004F6D4F"/>
    <w:rsid w:val="004F731F"/>
    <w:rsid w:val="004F75CC"/>
    <w:rsid w:val="004F7BEB"/>
    <w:rsid w:val="0050044D"/>
    <w:rsid w:val="00500D61"/>
    <w:rsid w:val="00500D75"/>
    <w:rsid w:val="00502014"/>
    <w:rsid w:val="005021D9"/>
    <w:rsid w:val="005025BA"/>
    <w:rsid w:val="00502FA0"/>
    <w:rsid w:val="0050469E"/>
    <w:rsid w:val="00504E7A"/>
    <w:rsid w:val="00505A56"/>
    <w:rsid w:val="00506574"/>
    <w:rsid w:val="005066EF"/>
    <w:rsid w:val="005075C3"/>
    <w:rsid w:val="00507AA7"/>
    <w:rsid w:val="0051065F"/>
    <w:rsid w:val="005109F6"/>
    <w:rsid w:val="00510E99"/>
    <w:rsid w:val="005111B4"/>
    <w:rsid w:val="005111C1"/>
    <w:rsid w:val="00511AC2"/>
    <w:rsid w:val="00512089"/>
    <w:rsid w:val="00512176"/>
    <w:rsid w:val="00512309"/>
    <w:rsid w:val="00512619"/>
    <w:rsid w:val="005138CB"/>
    <w:rsid w:val="0051491C"/>
    <w:rsid w:val="00514EAE"/>
    <w:rsid w:val="00514EF9"/>
    <w:rsid w:val="00515B04"/>
    <w:rsid w:val="005168F4"/>
    <w:rsid w:val="00516E2F"/>
    <w:rsid w:val="00517370"/>
    <w:rsid w:val="0051770F"/>
    <w:rsid w:val="005202B0"/>
    <w:rsid w:val="005219FB"/>
    <w:rsid w:val="00521B7A"/>
    <w:rsid w:val="005221B6"/>
    <w:rsid w:val="0052285E"/>
    <w:rsid w:val="00522A48"/>
    <w:rsid w:val="00522AD1"/>
    <w:rsid w:val="00522EEA"/>
    <w:rsid w:val="00523324"/>
    <w:rsid w:val="005233C0"/>
    <w:rsid w:val="005238B0"/>
    <w:rsid w:val="0052619E"/>
    <w:rsid w:val="00526606"/>
    <w:rsid w:val="00526989"/>
    <w:rsid w:val="00526ECB"/>
    <w:rsid w:val="00527A6E"/>
    <w:rsid w:val="00527BF6"/>
    <w:rsid w:val="005301CB"/>
    <w:rsid w:val="0053052D"/>
    <w:rsid w:val="005312CE"/>
    <w:rsid w:val="00531E0C"/>
    <w:rsid w:val="0053289E"/>
    <w:rsid w:val="00532AC1"/>
    <w:rsid w:val="00533068"/>
    <w:rsid w:val="005347CD"/>
    <w:rsid w:val="00535220"/>
    <w:rsid w:val="00535D43"/>
    <w:rsid w:val="00537096"/>
    <w:rsid w:val="00537866"/>
    <w:rsid w:val="00540774"/>
    <w:rsid w:val="005414C4"/>
    <w:rsid w:val="005414DE"/>
    <w:rsid w:val="00541C26"/>
    <w:rsid w:val="00541DF0"/>
    <w:rsid w:val="00542019"/>
    <w:rsid w:val="00542215"/>
    <w:rsid w:val="00542626"/>
    <w:rsid w:val="00542D54"/>
    <w:rsid w:val="00545E28"/>
    <w:rsid w:val="00545EC5"/>
    <w:rsid w:val="00546797"/>
    <w:rsid w:val="00547196"/>
    <w:rsid w:val="00550445"/>
    <w:rsid w:val="00551331"/>
    <w:rsid w:val="005515ED"/>
    <w:rsid w:val="00552DA7"/>
    <w:rsid w:val="005532E9"/>
    <w:rsid w:val="00554459"/>
    <w:rsid w:val="00555EC8"/>
    <w:rsid w:val="00556456"/>
    <w:rsid w:val="0055730F"/>
    <w:rsid w:val="005576D5"/>
    <w:rsid w:val="00560461"/>
    <w:rsid w:val="00560925"/>
    <w:rsid w:val="005614D1"/>
    <w:rsid w:val="005617B0"/>
    <w:rsid w:val="00562011"/>
    <w:rsid w:val="005628ED"/>
    <w:rsid w:val="00563006"/>
    <w:rsid w:val="00563087"/>
    <w:rsid w:val="00563A2C"/>
    <w:rsid w:val="00564A11"/>
    <w:rsid w:val="005656E2"/>
    <w:rsid w:val="005673E3"/>
    <w:rsid w:val="00570081"/>
    <w:rsid w:val="00570E81"/>
    <w:rsid w:val="005710AB"/>
    <w:rsid w:val="005718F5"/>
    <w:rsid w:val="00571EF2"/>
    <w:rsid w:val="00572D86"/>
    <w:rsid w:val="00574C39"/>
    <w:rsid w:val="00575B1D"/>
    <w:rsid w:val="00575E97"/>
    <w:rsid w:val="00575ECF"/>
    <w:rsid w:val="00575ED6"/>
    <w:rsid w:val="00575FD8"/>
    <w:rsid w:val="0057722A"/>
    <w:rsid w:val="00577376"/>
    <w:rsid w:val="0057791F"/>
    <w:rsid w:val="005825A7"/>
    <w:rsid w:val="00583F15"/>
    <w:rsid w:val="005842D0"/>
    <w:rsid w:val="005846DE"/>
    <w:rsid w:val="00584F5C"/>
    <w:rsid w:val="005868D7"/>
    <w:rsid w:val="00587DBE"/>
    <w:rsid w:val="00587FBB"/>
    <w:rsid w:val="005905C1"/>
    <w:rsid w:val="0059083E"/>
    <w:rsid w:val="005910BD"/>
    <w:rsid w:val="0059129C"/>
    <w:rsid w:val="005922CE"/>
    <w:rsid w:val="00593945"/>
    <w:rsid w:val="0059442D"/>
    <w:rsid w:val="005946D6"/>
    <w:rsid w:val="00595A1B"/>
    <w:rsid w:val="00595A26"/>
    <w:rsid w:val="00596633"/>
    <w:rsid w:val="00596A8D"/>
    <w:rsid w:val="00596C86"/>
    <w:rsid w:val="0059728A"/>
    <w:rsid w:val="005972A0"/>
    <w:rsid w:val="00597769"/>
    <w:rsid w:val="00597954"/>
    <w:rsid w:val="005A00C2"/>
    <w:rsid w:val="005A01F3"/>
    <w:rsid w:val="005A0FE6"/>
    <w:rsid w:val="005A1006"/>
    <w:rsid w:val="005A243E"/>
    <w:rsid w:val="005A246A"/>
    <w:rsid w:val="005A2EA5"/>
    <w:rsid w:val="005A332B"/>
    <w:rsid w:val="005A3C2B"/>
    <w:rsid w:val="005A4674"/>
    <w:rsid w:val="005A4C2E"/>
    <w:rsid w:val="005A4DB5"/>
    <w:rsid w:val="005A501E"/>
    <w:rsid w:val="005A5D1D"/>
    <w:rsid w:val="005A64BC"/>
    <w:rsid w:val="005A6C91"/>
    <w:rsid w:val="005A6D81"/>
    <w:rsid w:val="005A6E38"/>
    <w:rsid w:val="005A771F"/>
    <w:rsid w:val="005B0426"/>
    <w:rsid w:val="005B05CA"/>
    <w:rsid w:val="005B0E65"/>
    <w:rsid w:val="005B1492"/>
    <w:rsid w:val="005B2B85"/>
    <w:rsid w:val="005B43F3"/>
    <w:rsid w:val="005B4DF8"/>
    <w:rsid w:val="005B5C3D"/>
    <w:rsid w:val="005B6632"/>
    <w:rsid w:val="005B72E6"/>
    <w:rsid w:val="005B752B"/>
    <w:rsid w:val="005B7925"/>
    <w:rsid w:val="005B7B18"/>
    <w:rsid w:val="005B7BCB"/>
    <w:rsid w:val="005B7DEA"/>
    <w:rsid w:val="005C2C53"/>
    <w:rsid w:val="005C3404"/>
    <w:rsid w:val="005C37E7"/>
    <w:rsid w:val="005C4118"/>
    <w:rsid w:val="005C439B"/>
    <w:rsid w:val="005C5780"/>
    <w:rsid w:val="005D053E"/>
    <w:rsid w:val="005D2290"/>
    <w:rsid w:val="005D28F2"/>
    <w:rsid w:val="005D2A21"/>
    <w:rsid w:val="005D403F"/>
    <w:rsid w:val="005D4AB6"/>
    <w:rsid w:val="005D5060"/>
    <w:rsid w:val="005D538F"/>
    <w:rsid w:val="005D6634"/>
    <w:rsid w:val="005D6B8D"/>
    <w:rsid w:val="005D6DEE"/>
    <w:rsid w:val="005D7BC2"/>
    <w:rsid w:val="005D7EB2"/>
    <w:rsid w:val="005E0657"/>
    <w:rsid w:val="005E072D"/>
    <w:rsid w:val="005E10EC"/>
    <w:rsid w:val="005E19A8"/>
    <w:rsid w:val="005E1CBE"/>
    <w:rsid w:val="005E2426"/>
    <w:rsid w:val="005E2826"/>
    <w:rsid w:val="005E2F9D"/>
    <w:rsid w:val="005E3152"/>
    <w:rsid w:val="005E39DD"/>
    <w:rsid w:val="005E4BB8"/>
    <w:rsid w:val="005E4C15"/>
    <w:rsid w:val="005E5283"/>
    <w:rsid w:val="005E5C55"/>
    <w:rsid w:val="005E5D94"/>
    <w:rsid w:val="005E6295"/>
    <w:rsid w:val="005E68D4"/>
    <w:rsid w:val="005E7152"/>
    <w:rsid w:val="005E75E9"/>
    <w:rsid w:val="005F09BF"/>
    <w:rsid w:val="005F0AE3"/>
    <w:rsid w:val="005F13A2"/>
    <w:rsid w:val="005F1436"/>
    <w:rsid w:val="005F162B"/>
    <w:rsid w:val="005F1E9B"/>
    <w:rsid w:val="005F2F3B"/>
    <w:rsid w:val="005F3107"/>
    <w:rsid w:val="005F340D"/>
    <w:rsid w:val="005F540F"/>
    <w:rsid w:val="005F5452"/>
    <w:rsid w:val="005F5A9F"/>
    <w:rsid w:val="005F7A1A"/>
    <w:rsid w:val="005F7BD8"/>
    <w:rsid w:val="005F7ED7"/>
    <w:rsid w:val="00600CB7"/>
    <w:rsid w:val="00600D9F"/>
    <w:rsid w:val="00601444"/>
    <w:rsid w:val="006017F2"/>
    <w:rsid w:val="0060185A"/>
    <w:rsid w:val="006021C4"/>
    <w:rsid w:val="00602255"/>
    <w:rsid w:val="00602B2C"/>
    <w:rsid w:val="00605FA9"/>
    <w:rsid w:val="00606227"/>
    <w:rsid w:val="00606806"/>
    <w:rsid w:val="006068D5"/>
    <w:rsid w:val="006079CE"/>
    <w:rsid w:val="006104F1"/>
    <w:rsid w:val="00611B5F"/>
    <w:rsid w:val="00611B8B"/>
    <w:rsid w:val="00611C27"/>
    <w:rsid w:val="00613115"/>
    <w:rsid w:val="0061337D"/>
    <w:rsid w:val="00613CF6"/>
    <w:rsid w:val="00614507"/>
    <w:rsid w:val="00614548"/>
    <w:rsid w:val="00614E2F"/>
    <w:rsid w:val="006152F5"/>
    <w:rsid w:val="00615486"/>
    <w:rsid w:val="0061572F"/>
    <w:rsid w:val="00615AF1"/>
    <w:rsid w:val="00615EF3"/>
    <w:rsid w:val="00616CF8"/>
    <w:rsid w:val="00616D13"/>
    <w:rsid w:val="006173DC"/>
    <w:rsid w:val="00617452"/>
    <w:rsid w:val="00620599"/>
    <w:rsid w:val="00620C7E"/>
    <w:rsid w:val="006218AD"/>
    <w:rsid w:val="00621DFD"/>
    <w:rsid w:val="00622C2A"/>
    <w:rsid w:val="0062318E"/>
    <w:rsid w:val="00623DFC"/>
    <w:rsid w:val="0062495D"/>
    <w:rsid w:val="0062530D"/>
    <w:rsid w:val="00626AD1"/>
    <w:rsid w:val="00627A1B"/>
    <w:rsid w:val="00627C7A"/>
    <w:rsid w:val="006315FC"/>
    <w:rsid w:val="00631EDF"/>
    <w:rsid w:val="006322FB"/>
    <w:rsid w:val="00634F2A"/>
    <w:rsid w:val="0063511B"/>
    <w:rsid w:val="00635BEA"/>
    <w:rsid w:val="00636827"/>
    <w:rsid w:val="0063792A"/>
    <w:rsid w:val="00637A93"/>
    <w:rsid w:val="0064043B"/>
    <w:rsid w:val="00640E92"/>
    <w:rsid w:val="0064185C"/>
    <w:rsid w:val="006418EB"/>
    <w:rsid w:val="00641A13"/>
    <w:rsid w:val="006421DB"/>
    <w:rsid w:val="00642A73"/>
    <w:rsid w:val="00643819"/>
    <w:rsid w:val="0064434B"/>
    <w:rsid w:val="0064454B"/>
    <w:rsid w:val="00644FA5"/>
    <w:rsid w:val="00645243"/>
    <w:rsid w:val="00645814"/>
    <w:rsid w:val="00645988"/>
    <w:rsid w:val="00645BC7"/>
    <w:rsid w:val="00646165"/>
    <w:rsid w:val="00646C63"/>
    <w:rsid w:val="00647DB0"/>
    <w:rsid w:val="006502E1"/>
    <w:rsid w:val="00651C04"/>
    <w:rsid w:val="00651F8A"/>
    <w:rsid w:val="00652C52"/>
    <w:rsid w:val="0065392F"/>
    <w:rsid w:val="0065395E"/>
    <w:rsid w:val="00653A76"/>
    <w:rsid w:val="00653C38"/>
    <w:rsid w:val="00654535"/>
    <w:rsid w:val="00654751"/>
    <w:rsid w:val="00654D32"/>
    <w:rsid w:val="00654D98"/>
    <w:rsid w:val="00655D5C"/>
    <w:rsid w:val="00656552"/>
    <w:rsid w:val="00657612"/>
    <w:rsid w:val="0065791E"/>
    <w:rsid w:val="00657978"/>
    <w:rsid w:val="00657F04"/>
    <w:rsid w:val="00660D57"/>
    <w:rsid w:val="00661791"/>
    <w:rsid w:val="006619AF"/>
    <w:rsid w:val="00661DD1"/>
    <w:rsid w:val="00662255"/>
    <w:rsid w:val="0066275B"/>
    <w:rsid w:val="00662C89"/>
    <w:rsid w:val="00663C14"/>
    <w:rsid w:val="006644E2"/>
    <w:rsid w:val="006658F1"/>
    <w:rsid w:val="00665A42"/>
    <w:rsid w:val="00666351"/>
    <w:rsid w:val="006666AB"/>
    <w:rsid w:val="006671AE"/>
    <w:rsid w:val="00667B31"/>
    <w:rsid w:val="00667E97"/>
    <w:rsid w:val="006702A4"/>
    <w:rsid w:val="006704F8"/>
    <w:rsid w:val="00670AE3"/>
    <w:rsid w:val="00671E50"/>
    <w:rsid w:val="006728D3"/>
    <w:rsid w:val="00672A48"/>
    <w:rsid w:val="006731D3"/>
    <w:rsid w:val="00673C5A"/>
    <w:rsid w:val="0067476B"/>
    <w:rsid w:val="00674D54"/>
    <w:rsid w:val="006750EF"/>
    <w:rsid w:val="00675100"/>
    <w:rsid w:val="00675685"/>
    <w:rsid w:val="00676061"/>
    <w:rsid w:val="0067662B"/>
    <w:rsid w:val="00676E8D"/>
    <w:rsid w:val="00677BFE"/>
    <w:rsid w:val="006802AE"/>
    <w:rsid w:val="0068121E"/>
    <w:rsid w:val="006820C6"/>
    <w:rsid w:val="00683DA1"/>
    <w:rsid w:val="00684E36"/>
    <w:rsid w:val="00684F07"/>
    <w:rsid w:val="00685B0A"/>
    <w:rsid w:val="00685E66"/>
    <w:rsid w:val="00686A2F"/>
    <w:rsid w:val="00686A47"/>
    <w:rsid w:val="006879CC"/>
    <w:rsid w:val="0069071F"/>
    <w:rsid w:val="00690B7A"/>
    <w:rsid w:val="00691CFC"/>
    <w:rsid w:val="00692474"/>
    <w:rsid w:val="00692588"/>
    <w:rsid w:val="00692645"/>
    <w:rsid w:val="00692725"/>
    <w:rsid w:val="006935AA"/>
    <w:rsid w:val="00693E31"/>
    <w:rsid w:val="00693EB9"/>
    <w:rsid w:val="006943B9"/>
    <w:rsid w:val="006948E9"/>
    <w:rsid w:val="006958F2"/>
    <w:rsid w:val="00695EDE"/>
    <w:rsid w:val="0069631B"/>
    <w:rsid w:val="006964E9"/>
    <w:rsid w:val="00696C32"/>
    <w:rsid w:val="006972C5"/>
    <w:rsid w:val="006976DB"/>
    <w:rsid w:val="006A12A3"/>
    <w:rsid w:val="006A20D9"/>
    <w:rsid w:val="006A3B80"/>
    <w:rsid w:val="006A3E60"/>
    <w:rsid w:val="006A42BC"/>
    <w:rsid w:val="006A43E5"/>
    <w:rsid w:val="006A49AA"/>
    <w:rsid w:val="006A4D05"/>
    <w:rsid w:val="006A4FCB"/>
    <w:rsid w:val="006A6269"/>
    <w:rsid w:val="006A6270"/>
    <w:rsid w:val="006A62D5"/>
    <w:rsid w:val="006A6698"/>
    <w:rsid w:val="006A685B"/>
    <w:rsid w:val="006A68A5"/>
    <w:rsid w:val="006A6918"/>
    <w:rsid w:val="006A6F35"/>
    <w:rsid w:val="006A7C70"/>
    <w:rsid w:val="006B0199"/>
    <w:rsid w:val="006B01EE"/>
    <w:rsid w:val="006B0533"/>
    <w:rsid w:val="006B0974"/>
    <w:rsid w:val="006B0D43"/>
    <w:rsid w:val="006B0E24"/>
    <w:rsid w:val="006B0F22"/>
    <w:rsid w:val="006B1446"/>
    <w:rsid w:val="006B19B4"/>
    <w:rsid w:val="006B1A80"/>
    <w:rsid w:val="006B2004"/>
    <w:rsid w:val="006B2159"/>
    <w:rsid w:val="006B25D2"/>
    <w:rsid w:val="006B2E70"/>
    <w:rsid w:val="006B3884"/>
    <w:rsid w:val="006B3FD8"/>
    <w:rsid w:val="006B42E9"/>
    <w:rsid w:val="006B499A"/>
    <w:rsid w:val="006B5A54"/>
    <w:rsid w:val="006B5BA4"/>
    <w:rsid w:val="006B6AE1"/>
    <w:rsid w:val="006C0E9F"/>
    <w:rsid w:val="006C1100"/>
    <w:rsid w:val="006C11CA"/>
    <w:rsid w:val="006C1B6B"/>
    <w:rsid w:val="006C1E19"/>
    <w:rsid w:val="006C2328"/>
    <w:rsid w:val="006C2B53"/>
    <w:rsid w:val="006C3705"/>
    <w:rsid w:val="006C4518"/>
    <w:rsid w:val="006C59BB"/>
    <w:rsid w:val="006C6049"/>
    <w:rsid w:val="006C670C"/>
    <w:rsid w:val="006C70CF"/>
    <w:rsid w:val="006C773B"/>
    <w:rsid w:val="006C7C06"/>
    <w:rsid w:val="006D0D72"/>
    <w:rsid w:val="006D11F4"/>
    <w:rsid w:val="006D143D"/>
    <w:rsid w:val="006D2740"/>
    <w:rsid w:val="006D2A68"/>
    <w:rsid w:val="006D33B7"/>
    <w:rsid w:val="006D42C4"/>
    <w:rsid w:val="006D62AE"/>
    <w:rsid w:val="006D675C"/>
    <w:rsid w:val="006D6C6F"/>
    <w:rsid w:val="006D6FE8"/>
    <w:rsid w:val="006D73BD"/>
    <w:rsid w:val="006D766C"/>
    <w:rsid w:val="006E03D2"/>
    <w:rsid w:val="006E0A0F"/>
    <w:rsid w:val="006E1487"/>
    <w:rsid w:val="006E173C"/>
    <w:rsid w:val="006E1772"/>
    <w:rsid w:val="006E2362"/>
    <w:rsid w:val="006E2AA5"/>
    <w:rsid w:val="006E334F"/>
    <w:rsid w:val="006E3ACC"/>
    <w:rsid w:val="006E412C"/>
    <w:rsid w:val="006E4269"/>
    <w:rsid w:val="006E478F"/>
    <w:rsid w:val="006E49D8"/>
    <w:rsid w:val="006E4A50"/>
    <w:rsid w:val="006E50A8"/>
    <w:rsid w:val="006E5D9F"/>
    <w:rsid w:val="006E5F21"/>
    <w:rsid w:val="006E6E70"/>
    <w:rsid w:val="006E6F01"/>
    <w:rsid w:val="006F1052"/>
    <w:rsid w:val="006F3514"/>
    <w:rsid w:val="006F3955"/>
    <w:rsid w:val="006F4975"/>
    <w:rsid w:val="006F5063"/>
    <w:rsid w:val="006F60F1"/>
    <w:rsid w:val="006F6613"/>
    <w:rsid w:val="006F6B02"/>
    <w:rsid w:val="006F6D6D"/>
    <w:rsid w:val="006F6FF7"/>
    <w:rsid w:val="006F72DE"/>
    <w:rsid w:val="006F7CF7"/>
    <w:rsid w:val="00700B55"/>
    <w:rsid w:val="007010E0"/>
    <w:rsid w:val="007010EE"/>
    <w:rsid w:val="00701A6B"/>
    <w:rsid w:val="00701A78"/>
    <w:rsid w:val="00701F9A"/>
    <w:rsid w:val="00702000"/>
    <w:rsid w:val="007037A0"/>
    <w:rsid w:val="00703D56"/>
    <w:rsid w:val="00704002"/>
    <w:rsid w:val="00705952"/>
    <w:rsid w:val="0070716A"/>
    <w:rsid w:val="00707683"/>
    <w:rsid w:val="00707C6C"/>
    <w:rsid w:val="00707E82"/>
    <w:rsid w:val="00707E8A"/>
    <w:rsid w:val="00710169"/>
    <w:rsid w:val="00710D4A"/>
    <w:rsid w:val="00711774"/>
    <w:rsid w:val="0071224F"/>
    <w:rsid w:val="00712D62"/>
    <w:rsid w:val="0071571C"/>
    <w:rsid w:val="00715C7F"/>
    <w:rsid w:val="0071763E"/>
    <w:rsid w:val="00717916"/>
    <w:rsid w:val="0071796A"/>
    <w:rsid w:val="00717C7E"/>
    <w:rsid w:val="00720264"/>
    <w:rsid w:val="0072051E"/>
    <w:rsid w:val="00720E7B"/>
    <w:rsid w:val="0072258C"/>
    <w:rsid w:val="00723EDC"/>
    <w:rsid w:val="00723F65"/>
    <w:rsid w:val="00724546"/>
    <w:rsid w:val="007261D3"/>
    <w:rsid w:val="0072721F"/>
    <w:rsid w:val="0072792D"/>
    <w:rsid w:val="00730BF1"/>
    <w:rsid w:val="00730E41"/>
    <w:rsid w:val="007317FF"/>
    <w:rsid w:val="0073220C"/>
    <w:rsid w:val="007323B2"/>
    <w:rsid w:val="00732A72"/>
    <w:rsid w:val="007333AF"/>
    <w:rsid w:val="00733F73"/>
    <w:rsid w:val="007340F8"/>
    <w:rsid w:val="00735332"/>
    <w:rsid w:val="007364FA"/>
    <w:rsid w:val="0073657F"/>
    <w:rsid w:val="00736A46"/>
    <w:rsid w:val="00736FC9"/>
    <w:rsid w:val="00737877"/>
    <w:rsid w:val="00737C07"/>
    <w:rsid w:val="00740850"/>
    <w:rsid w:val="00740CEB"/>
    <w:rsid w:val="007414F2"/>
    <w:rsid w:val="007414FF"/>
    <w:rsid w:val="007427BD"/>
    <w:rsid w:val="00742BFA"/>
    <w:rsid w:val="00743051"/>
    <w:rsid w:val="00744C0F"/>
    <w:rsid w:val="007457D9"/>
    <w:rsid w:val="00745D3F"/>
    <w:rsid w:val="00745F86"/>
    <w:rsid w:val="007474B2"/>
    <w:rsid w:val="007478A0"/>
    <w:rsid w:val="00747EE9"/>
    <w:rsid w:val="0075054E"/>
    <w:rsid w:val="00750A15"/>
    <w:rsid w:val="007514B4"/>
    <w:rsid w:val="0075198C"/>
    <w:rsid w:val="00752185"/>
    <w:rsid w:val="00752AE7"/>
    <w:rsid w:val="00752F4C"/>
    <w:rsid w:val="007531E5"/>
    <w:rsid w:val="00753D52"/>
    <w:rsid w:val="00753D63"/>
    <w:rsid w:val="00753F86"/>
    <w:rsid w:val="007553DC"/>
    <w:rsid w:val="00756F1C"/>
    <w:rsid w:val="00757021"/>
    <w:rsid w:val="00757077"/>
    <w:rsid w:val="00757FA8"/>
    <w:rsid w:val="00760438"/>
    <w:rsid w:val="0076044E"/>
    <w:rsid w:val="00760A1C"/>
    <w:rsid w:val="00761A29"/>
    <w:rsid w:val="00764A05"/>
    <w:rsid w:val="00764B0C"/>
    <w:rsid w:val="00764B74"/>
    <w:rsid w:val="0076530E"/>
    <w:rsid w:val="00765ACE"/>
    <w:rsid w:val="00766E6E"/>
    <w:rsid w:val="00766EBF"/>
    <w:rsid w:val="00767590"/>
    <w:rsid w:val="00767EEC"/>
    <w:rsid w:val="007703A3"/>
    <w:rsid w:val="0077093A"/>
    <w:rsid w:val="00771761"/>
    <w:rsid w:val="00771EA2"/>
    <w:rsid w:val="00771F6C"/>
    <w:rsid w:val="00772E7E"/>
    <w:rsid w:val="00773E22"/>
    <w:rsid w:val="00773E89"/>
    <w:rsid w:val="007744BC"/>
    <w:rsid w:val="00774F56"/>
    <w:rsid w:val="00775159"/>
    <w:rsid w:val="00775613"/>
    <w:rsid w:val="00775C4C"/>
    <w:rsid w:val="0077606B"/>
    <w:rsid w:val="00776BC0"/>
    <w:rsid w:val="00776FD8"/>
    <w:rsid w:val="0077725B"/>
    <w:rsid w:val="00780BAD"/>
    <w:rsid w:val="00780FD8"/>
    <w:rsid w:val="0078184D"/>
    <w:rsid w:val="00782E6B"/>
    <w:rsid w:val="0078331A"/>
    <w:rsid w:val="0078332F"/>
    <w:rsid w:val="00784BB8"/>
    <w:rsid w:val="00786025"/>
    <w:rsid w:val="007869D2"/>
    <w:rsid w:val="007870FF"/>
    <w:rsid w:val="00787F4B"/>
    <w:rsid w:val="00787FB4"/>
    <w:rsid w:val="00790864"/>
    <w:rsid w:val="00790DFC"/>
    <w:rsid w:val="00790FE9"/>
    <w:rsid w:val="00791CD6"/>
    <w:rsid w:val="00791FDB"/>
    <w:rsid w:val="00792048"/>
    <w:rsid w:val="007922CC"/>
    <w:rsid w:val="0079348E"/>
    <w:rsid w:val="00793580"/>
    <w:rsid w:val="00793BE1"/>
    <w:rsid w:val="00794143"/>
    <w:rsid w:val="007948FB"/>
    <w:rsid w:val="007954D9"/>
    <w:rsid w:val="007957BA"/>
    <w:rsid w:val="00796016"/>
    <w:rsid w:val="00796330"/>
    <w:rsid w:val="00796AA4"/>
    <w:rsid w:val="007972AF"/>
    <w:rsid w:val="007978AF"/>
    <w:rsid w:val="007A09F5"/>
    <w:rsid w:val="007A1C71"/>
    <w:rsid w:val="007A201C"/>
    <w:rsid w:val="007A24B2"/>
    <w:rsid w:val="007A2FD1"/>
    <w:rsid w:val="007A377A"/>
    <w:rsid w:val="007A4372"/>
    <w:rsid w:val="007A4997"/>
    <w:rsid w:val="007A5A17"/>
    <w:rsid w:val="007A69F1"/>
    <w:rsid w:val="007A7372"/>
    <w:rsid w:val="007A7B16"/>
    <w:rsid w:val="007B0410"/>
    <w:rsid w:val="007B0B77"/>
    <w:rsid w:val="007B0CAA"/>
    <w:rsid w:val="007B2843"/>
    <w:rsid w:val="007B306C"/>
    <w:rsid w:val="007B3624"/>
    <w:rsid w:val="007B3725"/>
    <w:rsid w:val="007B3AA7"/>
    <w:rsid w:val="007B3E7D"/>
    <w:rsid w:val="007B413C"/>
    <w:rsid w:val="007B48A8"/>
    <w:rsid w:val="007B5A65"/>
    <w:rsid w:val="007B5FB1"/>
    <w:rsid w:val="007B63C5"/>
    <w:rsid w:val="007B6E96"/>
    <w:rsid w:val="007B7BCE"/>
    <w:rsid w:val="007C011B"/>
    <w:rsid w:val="007C1717"/>
    <w:rsid w:val="007C2A31"/>
    <w:rsid w:val="007C449F"/>
    <w:rsid w:val="007C49A5"/>
    <w:rsid w:val="007C520F"/>
    <w:rsid w:val="007C645E"/>
    <w:rsid w:val="007C6A69"/>
    <w:rsid w:val="007C73C7"/>
    <w:rsid w:val="007C763B"/>
    <w:rsid w:val="007C7BE9"/>
    <w:rsid w:val="007D056F"/>
    <w:rsid w:val="007D0B49"/>
    <w:rsid w:val="007D159C"/>
    <w:rsid w:val="007D168D"/>
    <w:rsid w:val="007D298E"/>
    <w:rsid w:val="007D4379"/>
    <w:rsid w:val="007D44FB"/>
    <w:rsid w:val="007D52F6"/>
    <w:rsid w:val="007D5372"/>
    <w:rsid w:val="007D5809"/>
    <w:rsid w:val="007D702E"/>
    <w:rsid w:val="007D74E4"/>
    <w:rsid w:val="007D7AD0"/>
    <w:rsid w:val="007E0690"/>
    <w:rsid w:val="007E0E29"/>
    <w:rsid w:val="007E1178"/>
    <w:rsid w:val="007E1CFF"/>
    <w:rsid w:val="007E351A"/>
    <w:rsid w:val="007E38FD"/>
    <w:rsid w:val="007E3B80"/>
    <w:rsid w:val="007E5314"/>
    <w:rsid w:val="007E5EED"/>
    <w:rsid w:val="007E61AE"/>
    <w:rsid w:val="007E6334"/>
    <w:rsid w:val="007E7051"/>
    <w:rsid w:val="007E74B9"/>
    <w:rsid w:val="007F033B"/>
    <w:rsid w:val="007F068F"/>
    <w:rsid w:val="007F0787"/>
    <w:rsid w:val="007F0D52"/>
    <w:rsid w:val="007F1226"/>
    <w:rsid w:val="007F1EA3"/>
    <w:rsid w:val="007F1F2D"/>
    <w:rsid w:val="007F31D1"/>
    <w:rsid w:val="007F350D"/>
    <w:rsid w:val="007F41CF"/>
    <w:rsid w:val="007F4DBD"/>
    <w:rsid w:val="007F6712"/>
    <w:rsid w:val="007F68AD"/>
    <w:rsid w:val="007F7FA2"/>
    <w:rsid w:val="00800EA6"/>
    <w:rsid w:val="00801203"/>
    <w:rsid w:val="00801E3B"/>
    <w:rsid w:val="0080238F"/>
    <w:rsid w:val="008023D9"/>
    <w:rsid w:val="00802C95"/>
    <w:rsid w:val="00802C9D"/>
    <w:rsid w:val="00803004"/>
    <w:rsid w:val="00803546"/>
    <w:rsid w:val="008044A9"/>
    <w:rsid w:val="00804FE9"/>
    <w:rsid w:val="00805070"/>
    <w:rsid w:val="0080554B"/>
    <w:rsid w:val="00805D9A"/>
    <w:rsid w:val="00805E1F"/>
    <w:rsid w:val="00805ED0"/>
    <w:rsid w:val="0080604F"/>
    <w:rsid w:val="008066D8"/>
    <w:rsid w:val="00806FC1"/>
    <w:rsid w:val="008070B2"/>
    <w:rsid w:val="008074EB"/>
    <w:rsid w:val="008076D1"/>
    <w:rsid w:val="00807AFE"/>
    <w:rsid w:val="00810103"/>
    <w:rsid w:val="00810290"/>
    <w:rsid w:val="00810418"/>
    <w:rsid w:val="00810EC6"/>
    <w:rsid w:val="00811914"/>
    <w:rsid w:val="008129C0"/>
    <w:rsid w:val="00813AA6"/>
    <w:rsid w:val="00814829"/>
    <w:rsid w:val="008160A4"/>
    <w:rsid w:val="00816BE5"/>
    <w:rsid w:val="00816EC8"/>
    <w:rsid w:val="0081727A"/>
    <w:rsid w:val="00817863"/>
    <w:rsid w:val="008208FF"/>
    <w:rsid w:val="00820918"/>
    <w:rsid w:val="00820F87"/>
    <w:rsid w:val="008210AC"/>
    <w:rsid w:val="008219ED"/>
    <w:rsid w:val="008230FE"/>
    <w:rsid w:val="00823294"/>
    <w:rsid w:val="00826727"/>
    <w:rsid w:val="00826BEC"/>
    <w:rsid w:val="00827040"/>
    <w:rsid w:val="008274CC"/>
    <w:rsid w:val="00830654"/>
    <w:rsid w:val="00830E3D"/>
    <w:rsid w:val="0083120A"/>
    <w:rsid w:val="00832099"/>
    <w:rsid w:val="00833033"/>
    <w:rsid w:val="00833588"/>
    <w:rsid w:val="008335BF"/>
    <w:rsid w:val="008336E2"/>
    <w:rsid w:val="00833899"/>
    <w:rsid w:val="00835310"/>
    <w:rsid w:val="008355FF"/>
    <w:rsid w:val="00835D55"/>
    <w:rsid w:val="00836FC3"/>
    <w:rsid w:val="0083738F"/>
    <w:rsid w:val="00837CEB"/>
    <w:rsid w:val="00840AE8"/>
    <w:rsid w:val="00841685"/>
    <w:rsid w:val="00841C88"/>
    <w:rsid w:val="00842A28"/>
    <w:rsid w:val="00842B59"/>
    <w:rsid w:val="00842CF1"/>
    <w:rsid w:val="0084301F"/>
    <w:rsid w:val="00843162"/>
    <w:rsid w:val="00845185"/>
    <w:rsid w:val="00845B80"/>
    <w:rsid w:val="0084669B"/>
    <w:rsid w:val="00847FEA"/>
    <w:rsid w:val="008503DF"/>
    <w:rsid w:val="0085258A"/>
    <w:rsid w:val="00852628"/>
    <w:rsid w:val="008531EA"/>
    <w:rsid w:val="00853BB4"/>
    <w:rsid w:val="00854216"/>
    <w:rsid w:val="008548BD"/>
    <w:rsid w:val="00854F1D"/>
    <w:rsid w:val="00854FB9"/>
    <w:rsid w:val="00855313"/>
    <w:rsid w:val="00855AF4"/>
    <w:rsid w:val="00855B04"/>
    <w:rsid w:val="0085614B"/>
    <w:rsid w:val="00856F63"/>
    <w:rsid w:val="00860347"/>
    <w:rsid w:val="00860A21"/>
    <w:rsid w:val="00861352"/>
    <w:rsid w:val="00861583"/>
    <w:rsid w:val="008617A8"/>
    <w:rsid w:val="00861E2B"/>
    <w:rsid w:val="0086229F"/>
    <w:rsid w:val="0086257E"/>
    <w:rsid w:val="00862738"/>
    <w:rsid w:val="00862776"/>
    <w:rsid w:val="00862AE7"/>
    <w:rsid w:val="00863550"/>
    <w:rsid w:val="00864A50"/>
    <w:rsid w:val="00864C3A"/>
    <w:rsid w:val="00864C45"/>
    <w:rsid w:val="00864C61"/>
    <w:rsid w:val="00864C64"/>
    <w:rsid w:val="00864D6F"/>
    <w:rsid w:val="0086528F"/>
    <w:rsid w:val="008657E0"/>
    <w:rsid w:val="008659E6"/>
    <w:rsid w:val="00866C76"/>
    <w:rsid w:val="00866CFB"/>
    <w:rsid w:val="00867373"/>
    <w:rsid w:val="00867715"/>
    <w:rsid w:val="00867A6F"/>
    <w:rsid w:val="0087132A"/>
    <w:rsid w:val="00871B1F"/>
    <w:rsid w:val="00871F2D"/>
    <w:rsid w:val="00872F8E"/>
    <w:rsid w:val="008731E3"/>
    <w:rsid w:val="0087377E"/>
    <w:rsid w:val="00873EB2"/>
    <w:rsid w:val="00874548"/>
    <w:rsid w:val="00874785"/>
    <w:rsid w:val="0087631C"/>
    <w:rsid w:val="00877A00"/>
    <w:rsid w:val="008801AA"/>
    <w:rsid w:val="00880984"/>
    <w:rsid w:val="00880EBF"/>
    <w:rsid w:val="00880F10"/>
    <w:rsid w:val="00881401"/>
    <w:rsid w:val="00881DDE"/>
    <w:rsid w:val="00882080"/>
    <w:rsid w:val="00882878"/>
    <w:rsid w:val="00883215"/>
    <w:rsid w:val="008832AB"/>
    <w:rsid w:val="008849FA"/>
    <w:rsid w:val="00884B87"/>
    <w:rsid w:val="00885B93"/>
    <w:rsid w:val="00885C1F"/>
    <w:rsid w:val="0089035B"/>
    <w:rsid w:val="0089163F"/>
    <w:rsid w:val="00891AF0"/>
    <w:rsid w:val="00891CC3"/>
    <w:rsid w:val="00891E7E"/>
    <w:rsid w:val="008929A6"/>
    <w:rsid w:val="00892F37"/>
    <w:rsid w:val="008948B4"/>
    <w:rsid w:val="00894B26"/>
    <w:rsid w:val="00895980"/>
    <w:rsid w:val="008965FB"/>
    <w:rsid w:val="008973CA"/>
    <w:rsid w:val="008973DF"/>
    <w:rsid w:val="00897D71"/>
    <w:rsid w:val="008A0144"/>
    <w:rsid w:val="008A0B58"/>
    <w:rsid w:val="008A1467"/>
    <w:rsid w:val="008A15FE"/>
    <w:rsid w:val="008A2177"/>
    <w:rsid w:val="008A2A14"/>
    <w:rsid w:val="008A2B25"/>
    <w:rsid w:val="008A2C5D"/>
    <w:rsid w:val="008A3018"/>
    <w:rsid w:val="008A3039"/>
    <w:rsid w:val="008A3647"/>
    <w:rsid w:val="008A42D4"/>
    <w:rsid w:val="008A4BC4"/>
    <w:rsid w:val="008A53B3"/>
    <w:rsid w:val="008A6E37"/>
    <w:rsid w:val="008A70CD"/>
    <w:rsid w:val="008A742F"/>
    <w:rsid w:val="008A762F"/>
    <w:rsid w:val="008B102E"/>
    <w:rsid w:val="008B1436"/>
    <w:rsid w:val="008B1611"/>
    <w:rsid w:val="008B1679"/>
    <w:rsid w:val="008B19D4"/>
    <w:rsid w:val="008B2206"/>
    <w:rsid w:val="008B23A4"/>
    <w:rsid w:val="008B23F4"/>
    <w:rsid w:val="008B2EBF"/>
    <w:rsid w:val="008B2F37"/>
    <w:rsid w:val="008B3474"/>
    <w:rsid w:val="008B3A49"/>
    <w:rsid w:val="008B400E"/>
    <w:rsid w:val="008B4113"/>
    <w:rsid w:val="008B4631"/>
    <w:rsid w:val="008B60D8"/>
    <w:rsid w:val="008B6482"/>
    <w:rsid w:val="008B684E"/>
    <w:rsid w:val="008B6D67"/>
    <w:rsid w:val="008B72C2"/>
    <w:rsid w:val="008B79F2"/>
    <w:rsid w:val="008B7D63"/>
    <w:rsid w:val="008C172E"/>
    <w:rsid w:val="008C1956"/>
    <w:rsid w:val="008C1D36"/>
    <w:rsid w:val="008C2349"/>
    <w:rsid w:val="008C36AB"/>
    <w:rsid w:val="008C4F9E"/>
    <w:rsid w:val="008C4FA4"/>
    <w:rsid w:val="008C5206"/>
    <w:rsid w:val="008C574C"/>
    <w:rsid w:val="008C5B24"/>
    <w:rsid w:val="008C6A6B"/>
    <w:rsid w:val="008C6B07"/>
    <w:rsid w:val="008C753F"/>
    <w:rsid w:val="008C7E5A"/>
    <w:rsid w:val="008D0076"/>
    <w:rsid w:val="008D019D"/>
    <w:rsid w:val="008D0EC8"/>
    <w:rsid w:val="008D14C5"/>
    <w:rsid w:val="008D180C"/>
    <w:rsid w:val="008D2C28"/>
    <w:rsid w:val="008D39EB"/>
    <w:rsid w:val="008D3A0F"/>
    <w:rsid w:val="008D3F1C"/>
    <w:rsid w:val="008D3FDA"/>
    <w:rsid w:val="008D500E"/>
    <w:rsid w:val="008D5349"/>
    <w:rsid w:val="008D63B8"/>
    <w:rsid w:val="008D6A1E"/>
    <w:rsid w:val="008D71A2"/>
    <w:rsid w:val="008E10DF"/>
    <w:rsid w:val="008E1413"/>
    <w:rsid w:val="008E1571"/>
    <w:rsid w:val="008E28BE"/>
    <w:rsid w:val="008E369F"/>
    <w:rsid w:val="008E3D6E"/>
    <w:rsid w:val="008E41BB"/>
    <w:rsid w:val="008E41C7"/>
    <w:rsid w:val="008E42F4"/>
    <w:rsid w:val="008E5049"/>
    <w:rsid w:val="008E65DC"/>
    <w:rsid w:val="008E71CC"/>
    <w:rsid w:val="008F0458"/>
    <w:rsid w:val="008F05CB"/>
    <w:rsid w:val="008F0833"/>
    <w:rsid w:val="008F0D9F"/>
    <w:rsid w:val="008F1AA5"/>
    <w:rsid w:val="008F2085"/>
    <w:rsid w:val="008F21D2"/>
    <w:rsid w:val="008F25E0"/>
    <w:rsid w:val="008F2C1E"/>
    <w:rsid w:val="008F3B5C"/>
    <w:rsid w:val="008F490C"/>
    <w:rsid w:val="008F4C63"/>
    <w:rsid w:val="008F500B"/>
    <w:rsid w:val="008F57C8"/>
    <w:rsid w:val="008F5883"/>
    <w:rsid w:val="008F648F"/>
    <w:rsid w:val="008F6677"/>
    <w:rsid w:val="008F6725"/>
    <w:rsid w:val="008F7435"/>
    <w:rsid w:val="0090072D"/>
    <w:rsid w:val="00900CA4"/>
    <w:rsid w:val="00900D9F"/>
    <w:rsid w:val="009021B0"/>
    <w:rsid w:val="009024F2"/>
    <w:rsid w:val="0090315B"/>
    <w:rsid w:val="009033FA"/>
    <w:rsid w:val="0090342E"/>
    <w:rsid w:val="0090372A"/>
    <w:rsid w:val="00904284"/>
    <w:rsid w:val="0090484A"/>
    <w:rsid w:val="00905152"/>
    <w:rsid w:val="00906198"/>
    <w:rsid w:val="009062B4"/>
    <w:rsid w:val="00906F1F"/>
    <w:rsid w:val="00907146"/>
    <w:rsid w:val="0090736A"/>
    <w:rsid w:val="009075C9"/>
    <w:rsid w:val="00907762"/>
    <w:rsid w:val="0090779A"/>
    <w:rsid w:val="00910275"/>
    <w:rsid w:val="00910477"/>
    <w:rsid w:val="0091055F"/>
    <w:rsid w:val="00910D54"/>
    <w:rsid w:val="00911619"/>
    <w:rsid w:val="009118A3"/>
    <w:rsid w:val="00912170"/>
    <w:rsid w:val="00912B4C"/>
    <w:rsid w:val="00913533"/>
    <w:rsid w:val="00913664"/>
    <w:rsid w:val="00914003"/>
    <w:rsid w:val="00914779"/>
    <w:rsid w:val="00914E2B"/>
    <w:rsid w:val="009151E7"/>
    <w:rsid w:val="0091666B"/>
    <w:rsid w:val="009168AF"/>
    <w:rsid w:val="00917B5D"/>
    <w:rsid w:val="00917D0A"/>
    <w:rsid w:val="00920296"/>
    <w:rsid w:val="0092133D"/>
    <w:rsid w:val="00921498"/>
    <w:rsid w:val="00921D90"/>
    <w:rsid w:val="00921EAF"/>
    <w:rsid w:val="00922278"/>
    <w:rsid w:val="009223A7"/>
    <w:rsid w:val="00923DD9"/>
    <w:rsid w:val="0092420C"/>
    <w:rsid w:val="00924495"/>
    <w:rsid w:val="00924E04"/>
    <w:rsid w:val="009250BB"/>
    <w:rsid w:val="00926731"/>
    <w:rsid w:val="00926C8B"/>
    <w:rsid w:val="00926D81"/>
    <w:rsid w:val="009272C1"/>
    <w:rsid w:val="00930D68"/>
    <w:rsid w:val="00931239"/>
    <w:rsid w:val="00931469"/>
    <w:rsid w:val="00931BDF"/>
    <w:rsid w:val="00932305"/>
    <w:rsid w:val="009328ED"/>
    <w:rsid w:val="00933447"/>
    <w:rsid w:val="00933676"/>
    <w:rsid w:val="00933833"/>
    <w:rsid w:val="00933B20"/>
    <w:rsid w:val="00933E6B"/>
    <w:rsid w:val="00933EFC"/>
    <w:rsid w:val="00934F00"/>
    <w:rsid w:val="00934FBD"/>
    <w:rsid w:val="009350AB"/>
    <w:rsid w:val="00935770"/>
    <w:rsid w:val="00935AD0"/>
    <w:rsid w:val="00935D5A"/>
    <w:rsid w:val="00936798"/>
    <w:rsid w:val="00937F30"/>
    <w:rsid w:val="00941A9E"/>
    <w:rsid w:val="00942895"/>
    <w:rsid w:val="00943247"/>
    <w:rsid w:val="00943E9D"/>
    <w:rsid w:val="009443A8"/>
    <w:rsid w:val="0094493F"/>
    <w:rsid w:val="0094506B"/>
    <w:rsid w:val="009462B6"/>
    <w:rsid w:val="009467A7"/>
    <w:rsid w:val="00946C12"/>
    <w:rsid w:val="009477D3"/>
    <w:rsid w:val="009477D7"/>
    <w:rsid w:val="00950A78"/>
    <w:rsid w:val="00950EA6"/>
    <w:rsid w:val="00951348"/>
    <w:rsid w:val="00951F19"/>
    <w:rsid w:val="00952312"/>
    <w:rsid w:val="00953315"/>
    <w:rsid w:val="009541AB"/>
    <w:rsid w:val="009543CE"/>
    <w:rsid w:val="00954FDB"/>
    <w:rsid w:val="009554FE"/>
    <w:rsid w:val="00955B29"/>
    <w:rsid w:val="00955DB8"/>
    <w:rsid w:val="00957366"/>
    <w:rsid w:val="00957EC1"/>
    <w:rsid w:val="009606BB"/>
    <w:rsid w:val="00961DB7"/>
    <w:rsid w:val="00962268"/>
    <w:rsid w:val="009626CF"/>
    <w:rsid w:val="00962999"/>
    <w:rsid w:val="00964BEC"/>
    <w:rsid w:val="0096543E"/>
    <w:rsid w:val="009658A0"/>
    <w:rsid w:val="00965C6C"/>
    <w:rsid w:val="009665E9"/>
    <w:rsid w:val="00966903"/>
    <w:rsid w:val="009675BD"/>
    <w:rsid w:val="009677C4"/>
    <w:rsid w:val="00967DCD"/>
    <w:rsid w:val="009709D9"/>
    <w:rsid w:val="00970B85"/>
    <w:rsid w:val="00971271"/>
    <w:rsid w:val="00971716"/>
    <w:rsid w:val="00972072"/>
    <w:rsid w:val="0097254D"/>
    <w:rsid w:val="0097308B"/>
    <w:rsid w:val="009739C8"/>
    <w:rsid w:val="009744EA"/>
    <w:rsid w:val="00974942"/>
    <w:rsid w:val="00974B55"/>
    <w:rsid w:val="009752E7"/>
    <w:rsid w:val="00975464"/>
    <w:rsid w:val="0097723C"/>
    <w:rsid w:val="00977853"/>
    <w:rsid w:val="009810DF"/>
    <w:rsid w:val="009813D3"/>
    <w:rsid w:val="009815AB"/>
    <w:rsid w:val="00981838"/>
    <w:rsid w:val="00981C90"/>
    <w:rsid w:val="009826CA"/>
    <w:rsid w:val="00982C44"/>
    <w:rsid w:val="009830D5"/>
    <w:rsid w:val="0098372A"/>
    <w:rsid w:val="00983993"/>
    <w:rsid w:val="00984B42"/>
    <w:rsid w:val="00985D1D"/>
    <w:rsid w:val="00986F2C"/>
    <w:rsid w:val="00987276"/>
    <w:rsid w:val="00987BCB"/>
    <w:rsid w:val="00987FF4"/>
    <w:rsid w:val="00990C4B"/>
    <w:rsid w:val="00990CAB"/>
    <w:rsid w:val="009923B3"/>
    <w:rsid w:val="00993A49"/>
    <w:rsid w:val="00994810"/>
    <w:rsid w:val="00995A32"/>
    <w:rsid w:val="00996844"/>
    <w:rsid w:val="009972C6"/>
    <w:rsid w:val="0099768F"/>
    <w:rsid w:val="009A0033"/>
    <w:rsid w:val="009A10A8"/>
    <w:rsid w:val="009A2A0B"/>
    <w:rsid w:val="009A549E"/>
    <w:rsid w:val="009A7C9F"/>
    <w:rsid w:val="009A7D97"/>
    <w:rsid w:val="009B00D9"/>
    <w:rsid w:val="009B1174"/>
    <w:rsid w:val="009B1591"/>
    <w:rsid w:val="009B15A5"/>
    <w:rsid w:val="009B1BC3"/>
    <w:rsid w:val="009B1E36"/>
    <w:rsid w:val="009B249D"/>
    <w:rsid w:val="009B2FA7"/>
    <w:rsid w:val="009B3307"/>
    <w:rsid w:val="009B47D3"/>
    <w:rsid w:val="009B4E2F"/>
    <w:rsid w:val="009B51E4"/>
    <w:rsid w:val="009B5404"/>
    <w:rsid w:val="009B5E3B"/>
    <w:rsid w:val="009B6B3D"/>
    <w:rsid w:val="009B6BD5"/>
    <w:rsid w:val="009B6FC1"/>
    <w:rsid w:val="009B75D4"/>
    <w:rsid w:val="009B778A"/>
    <w:rsid w:val="009B7A94"/>
    <w:rsid w:val="009B7B05"/>
    <w:rsid w:val="009C0228"/>
    <w:rsid w:val="009C03AA"/>
    <w:rsid w:val="009C04BB"/>
    <w:rsid w:val="009C08E9"/>
    <w:rsid w:val="009C0A85"/>
    <w:rsid w:val="009C1BA9"/>
    <w:rsid w:val="009C1D32"/>
    <w:rsid w:val="009C24E7"/>
    <w:rsid w:val="009C254F"/>
    <w:rsid w:val="009C2660"/>
    <w:rsid w:val="009C2806"/>
    <w:rsid w:val="009C2F74"/>
    <w:rsid w:val="009C3BD8"/>
    <w:rsid w:val="009C3DE7"/>
    <w:rsid w:val="009C538F"/>
    <w:rsid w:val="009C69E1"/>
    <w:rsid w:val="009C71E3"/>
    <w:rsid w:val="009C750C"/>
    <w:rsid w:val="009C7C5D"/>
    <w:rsid w:val="009D0F59"/>
    <w:rsid w:val="009D1561"/>
    <w:rsid w:val="009D16CD"/>
    <w:rsid w:val="009D17BC"/>
    <w:rsid w:val="009D1D73"/>
    <w:rsid w:val="009D1E51"/>
    <w:rsid w:val="009D2239"/>
    <w:rsid w:val="009D3351"/>
    <w:rsid w:val="009D4804"/>
    <w:rsid w:val="009D4BF1"/>
    <w:rsid w:val="009D505B"/>
    <w:rsid w:val="009D51DF"/>
    <w:rsid w:val="009D5472"/>
    <w:rsid w:val="009D626F"/>
    <w:rsid w:val="009D6ADA"/>
    <w:rsid w:val="009D6F59"/>
    <w:rsid w:val="009D719C"/>
    <w:rsid w:val="009D7791"/>
    <w:rsid w:val="009E2B57"/>
    <w:rsid w:val="009E2E34"/>
    <w:rsid w:val="009E349E"/>
    <w:rsid w:val="009E3A27"/>
    <w:rsid w:val="009E3D6D"/>
    <w:rsid w:val="009E3DD8"/>
    <w:rsid w:val="009E4C66"/>
    <w:rsid w:val="009E4FCF"/>
    <w:rsid w:val="009E5401"/>
    <w:rsid w:val="009E552B"/>
    <w:rsid w:val="009E5F3E"/>
    <w:rsid w:val="009E6E44"/>
    <w:rsid w:val="009E7961"/>
    <w:rsid w:val="009E79B8"/>
    <w:rsid w:val="009E7B53"/>
    <w:rsid w:val="009F0490"/>
    <w:rsid w:val="009F0AB3"/>
    <w:rsid w:val="009F0B72"/>
    <w:rsid w:val="009F166A"/>
    <w:rsid w:val="009F17A8"/>
    <w:rsid w:val="009F1806"/>
    <w:rsid w:val="009F214E"/>
    <w:rsid w:val="009F28F1"/>
    <w:rsid w:val="009F2C07"/>
    <w:rsid w:val="009F3930"/>
    <w:rsid w:val="009F5514"/>
    <w:rsid w:val="009F5949"/>
    <w:rsid w:val="009F61EC"/>
    <w:rsid w:val="009F6A88"/>
    <w:rsid w:val="009F7058"/>
    <w:rsid w:val="009F75CB"/>
    <w:rsid w:val="009F7853"/>
    <w:rsid w:val="00A013AF"/>
    <w:rsid w:val="00A01BBE"/>
    <w:rsid w:val="00A02825"/>
    <w:rsid w:val="00A02D2C"/>
    <w:rsid w:val="00A03057"/>
    <w:rsid w:val="00A034C5"/>
    <w:rsid w:val="00A03C20"/>
    <w:rsid w:val="00A048CF"/>
    <w:rsid w:val="00A04B2C"/>
    <w:rsid w:val="00A05BE2"/>
    <w:rsid w:val="00A069AA"/>
    <w:rsid w:val="00A06B4A"/>
    <w:rsid w:val="00A070F5"/>
    <w:rsid w:val="00A07412"/>
    <w:rsid w:val="00A0749A"/>
    <w:rsid w:val="00A07C73"/>
    <w:rsid w:val="00A07D8B"/>
    <w:rsid w:val="00A10F7A"/>
    <w:rsid w:val="00A120F5"/>
    <w:rsid w:val="00A128D3"/>
    <w:rsid w:val="00A12CE8"/>
    <w:rsid w:val="00A12F71"/>
    <w:rsid w:val="00A14091"/>
    <w:rsid w:val="00A14BA3"/>
    <w:rsid w:val="00A152FC"/>
    <w:rsid w:val="00A15F5F"/>
    <w:rsid w:val="00A1600E"/>
    <w:rsid w:val="00A169F1"/>
    <w:rsid w:val="00A16B83"/>
    <w:rsid w:val="00A16E6E"/>
    <w:rsid w:val="00A17093"/>
    <w:rsid w:val="00A17DB7"/>
    <w:rsid w:val="00A2038F"/>
    <w:rsid w:val="00A2081B"/>
    <w:rsid w:val="00A21B34"/>
    <w:rsid w:val="00A2395B"/>
    <w:rsid w:val="00A23A1B"/>
    <w:rsid w:val="00A23FC5"/>
    <w:rsid w:val="00A24E16"/>
    <w:rsid w:val="00A25471"/>
    <w:rsid w:val="00A25CE0"/>
    <w:rsid w:val="00A261A1"/>
    <w:rsid w:val="00A2630A"/>
    <w:rsid w:val="00A26B0D"/>
    <w:rsid w:val="00A27BFE"/>
    <w:rsid w:val="00A303F4"/>
    <w:rsid w:val="00A30531"/>
    <w:rsid w:val="00A30F03"/>
    <w:rsid w:val="00A310D0"/>
    <w:rsid w:val="00A3284C"/>
    <w:rsid w:val="00A329D1"/>
    <w:rsid w:val="00A33B0E"/>
    <w:rsid w:val="00A3438E"/>
    <w:rsid w:val="00A34DCF"/>
    <w:rsid w:val="00A35F83"/>
    <w:rsid w:val="00A35F97"/>
    <w:rsid w:val="00A36BBD"/>
    <w:rsid w:val="00A36F2B"/>
    <w:rsid w:val="00A37231"/>
    <w:rsid w:val="00A37792"/>
    <w:rsid w:val="00A379AE"/>
    <w:rsid w:val="00A40429"/>
    <w:rsid w:val="00A41060"/>
    <w:rsid w:val="00A4162F"/>
    <w:rsid w:val="00A419E8"/>
    <w:rsid w:val="00A41AAC"/>
    <w:rsid w:val="00A420EA"/>
    <w:rsid w:val="00A42772"/>
    <w:rsid w:val="00A42928"/>
    <w:rsid w:val="00A42D45"/>
    <w:rsid w:val="00A43792"/>
    <w:rsid w:val="00A43953"/>
    <w:rsid w:val="00A44D83"/>
    <w:rsid w:val="00A46275"/>
    <w:rsid w:val="00A46406"/>
    <w:rsid w:val="00A47C3A"/>
    <w:rsid w:val="00A506FA"/>
    <w:rsid w:val="00A50C0A"/>
    <w:rsid w:val="00A519C1"/>
    <w:rsid w:val="00A51AB1"/>
    <w:rsid w:val="00A51EE8"/>
    <w:rsid w:val="00A51F6E"/>
    <w:rsid w:val="00A522EB"/>
    <w:rsid w:val="00A52B87"/>
    <w:rsid w:val="00A532F8"/>
    <w:rsid w:val="00A54845"/>
    <w:rsid w:val="00A54907"/>
    <w:rsid w:val="00A54A09"/>
    <w:rsid w:val="00A54A2C"/>
    <w:rsid w:val="00A54C65"/>
    <w:rsid w:val="00A54F21"/>
    <w:rsid w:val="00A55159"/>
    <w:rsid w:val="00A55683"/>
    <w:rsid w:val="00A5584B"/>
    <w:rsid w:val="00A562F5"/>
    <w:rsid w:val="00A56864"/>
    <w:rsid w:val="00A5726F"/>
    <w:rsid w:val="00A57591"/>
    <w:rsid w:val="00A5762A"/>
    <w:rsid w:val="00A60234"/>
    <w:rsid w:val="00A6066F"/>
    <w:rsid w:val="00A608CA"/>
    <w:rsid w:val="00A60A2B"/>
    <w:rsid w:val="00A610FA"/>
    <w:rsid w:val="00A61DD6"/>
    <w:rsid w:val="00A6241A"/>
    <w:rsid w:val="00A62BB4"/>
    <w:rsid w:val="00A62BFC"/>
    <w:rsid w:val="00A63F12"/>
    <w:rsid w:val="00A6556F"/>
    <w:rsid w:val="00A66448"/>
    <w:rsid w:val="00A67048"/>
    <w:rsid w:val="00A672D4"/>
    <w:rsid w:val="00A70EB5"/>
    <w:rsid w:val="00A710B5"/>
    <w:rsid w:val="00A71EF3"/>
    <w:rsid w:val="00A72B66"/>
    <w:rsid w:val="00A736F0"/>
    <w:rsid w:val="00A77429"/>
    <w:rsid w:val="00A80405"/>
    <w:rsid w:val="00A81461"/>
    <w:rsid w:val="00A81D0F"/>
    <w:rsid w:val="00A826D9"/>
    <w:rsid w:val="00A83FFB"/>
    <w:rsid w:val="00A84681"/>
    <w:rsid w:val="00A84F60"/>
    <w:rsid w:val="00A85924"/>
    <w:rsid w:val="00A8625E"/>
    <w:rsid w:val="00A867B6"/>
    <w:rsid w:val="00A869D6"/>
    <w:rsid w:val="00A8751E"/>
    <w:rsid w:val="00A87CD8"/>
    <w:rsid w:val="00A87EFB"/>
    <w:rsid w:val="00A90753"/>
    <w:rsid w:val="00A91911"/>
    <w:rsid w:val="00A92CB6"/>
    <w:rsid w:val="00A92E1C"/>
    <w:rsid w:val="00A9369D"/>
    <w:rsid w:val="00A9387B"/>
    <w:rsid w:val="00A93ADA"/>
    <w:rsid w:val="00A93B89"/>
    <w:rsid w:val="00A9460A"/>
    <w:rsid w:val="00A94FAF"/>
    <w:rsid w:val="00A964E3"/>
    <w:rsid w:val="00A9684C"/>
    <w:rsid w:val="00A9711F"/>
    <w:rsid w:val="00A975DF"/>
    <w:rsid w:val="00A97ADA"/>
    <w:rsid w:val="00A97B0F"/>
    <w:rsid w:val="00AA04EB"/>
    <w:rsid w:val="00AA0A9D"/>
    <w:rsid w:val="00AA176A"/>
    <w:rsid w:val="00AA1A4C"/>
    <w:rsid w:val="00AA1B6E"/>
    <w:rsid w:val="00AA1D5D"/>
    <w:rsid w:val="00AA22BB"/>
    <w:rsid w:val="00AA2A84"/>
    <w:rsid w:val="00AA2E1C"/>
    <w:rsid w:val="00AA2EA5"/>
    <w:rsid w:val="00AA3535"/>
    <w:rsid w:val="00AA36C3"/>
    <w:rsid w:val="00AA3980"/>
    <w:rsid w:val="00AA3E90"/>
    <w:rsid w:val="00AA4164"/>
    <w:rsid w:val="00AA47B3"/>
    <w:rsid w:val="00AA488D"/>
    <w:rsid w:val="00AA4ADA"/>
    <w:rsid w:val="00AA5A93"/>
    <w:rsid w:val="00AA7FEF"/>
    <w:rsid w:val="00AB02D8"/>
    <w:rsid w:val="00AB04A6"/>
    <w:rsid w:val="00AB17AE"/>
    <w:rsid w:val="00AB1F6B"/>
    <w:rsid w:val="00AB1F80"/>
    <w:rsid w:val="00AB2733"/>
    <w:rsid w:val="00AB382D"/>
    <w:rsid w:val="00AB4AD4"/>
    <w:rsid w:val="00AB5EEC"/>
    <w:rsid w:val="00AB61A1"/>
    <w:rsid w:val="00AB63CC"/>
    <w:rsid w:val="00AB7139"/>
    <w:rsid w:val="00AB79BD"/>
    <w:rsid w:val="00AB7CFF"/>
    <w:rsid w:val="00AC00C4"/>
    <w:rsid w:val="00AC013B"/>
    <w:rsid w:val="00AC0989"/>
    <w:rsid w:val="00AC13A1"/>
    <w:rsid w:val="00AC13E8"/>
    <w:rsid w:val="00AC1551"/>
    <w:rsid w:val="00AC1B32"/>
    <w:rsid w:val="00AC1BAF"/>
    <w:rsid w:val="00AC215E"/>
    <w:rsid w:val="00AC2515"/>
    <w:rsid w:val="00AC259F"/>
    <w:rsid w:val="00AC35A6"/>
    <w:rsid w:val="00AC35BE"/>
    <w:rsid w:val="00AC3CA7"/>
    <w:rsid w:val="00AC4C9A"/>
    <w:rsid w:val="00AC4E4F"/>
    <w:rsid w:val="00AC706F"/>
    <w:rsid w:val="00AD0669"/>
    <w:rsid w:val="00AD1DC3"/>
    <w:rsid w:val="00AD240D"/>
    <w:rsid w:val="00AD247D"/>
    <w:rsid w:val="00AD29EA"/>
    <w:rsid w:val="00AD2BF5"/>
    <w:rsid w:val="00AD2EE3"/>
    <w:rsid w:val="00AD377C"/>
    <w:rsid w:val="00AD3879"/>
    <w:rsid w:val="00AD4145"/>
    <w:rsid w:val="00AD41D7"/>
    <w:rsid w:val="00AD495A"/>
    <w:rsid w:val="00AD4CAB"/>
    <w:rsid w:val="00AD4E24"/>
    <w:rsid w:val="00AD61C3"/>
    <w:rsid w:val="00AD6A5B"/>
    <w:rsid w:val="00AD6D4B"/>
    <w:rsid w:val="00AE07D0"/>
    <w:rsid w:val="00AE07FE"/>
    <w:rsid w:val="00AE0B6E"/>
    <w:rsid w:val="00AE1039"/>
    <w:rsid w:val="00AE1277"/>
    <w:rsid w:val="00AE1D2A"/>
    <w:rsid w:val="00AE28C8"/>
    <w:rsid w:val="00AE3933"/>
    <w:rsid w:val="00AE4906"/>
    <w:rsid w:val="00AE4BD4"/>
    <w:rsid w:val="00AE516C"/>
    <w:rsid w:val="00AE56CE"/>
    <w:rsid w:val="00AE5BB6"/>
    <w:rsid w:val="00AE5E99"/>
    <w:rsid w:val="00AE6639"/>
    <w:rsid w:val="00AE679C"/>
    <w:rsid w:val="00AE7088"/>
    <w:rsid w:val="00AE7D08"/>
    <w:rsid w:val="00AE7D64"/>
    <w:rsid w:val="00AF032F"/>
    <w:rsid w:val="00AF0582"/>
    <w:rsid w:val="00AF1005"/>
    <w:rsid w:val="00AF20BF"/>
    <w:rsid w:val="00AF221E"/>
    <w:rsid w:val="00AF2DAA"/>
    <w:rsid w:val="00AF3A52"/>
    <w:rsid w:val="00AF5124"/>
    <w:rsid w:val="00AF57AC"/>
    <w:rsid w:val="00AF70C8"/>
    <w:rsid w:val="00AF7F9E"/>
    <w:rsid w:val="00B0076D"/>
    <w:rsid w:val="00B01377"/>
    <w:rsid w:val="00B02514"/>
    <w:rsid w:val="00B027B5"/>
    <w:rsid w:val="00B02A59"/>
    <w:rsid w:val="00B02CBB"/>
    <w:rsid w:val="00B03A93"/>
    <w:rsid w:val="00B03D63"/>
    <w:rsid w:val="00B03E6B"/>
    <w:rsid w:val="00B0468C"/>
    <w:rsid w:val="00B06962"/>
    <w:rsid w:val="00B06A75"/>
    <w:rsid w:val="00B0794A"/>
    <w:rsid w:val="00B07D95"/>
    <w:rsid w:val="00B104FC"/>
    <w:rsid w:val="00B11347"/>
    <w:rsid w:val="00B122A9"/>
    <w:rsid w:val="00B1280C"/>
    <w:rsid w:val="00B12872"/>
    <w:rsid w:val="00B12BE7"/>
    <w:rsid w:val="00B1336F"/>
    <w:rsid w:val="00B1347E"/>
    <w:rsid w:val="00B147DA"/>
    <w:rsid w:val="00B14BDE"/>
    <w:rsid w:val="00B1556B"/>
    <w:rsid w:val="00B15AF5"/>
    <w:rsid w:val="00B15BC2"/>
    <w:rsid w:val="00B15E0A"/>
    <w:rsid w:val="00B1633A"/>
    <w:rsid w:val="00B16564"/>
    <w:rsid w:val="00B17E48"/>
    <w:rsid w:val="00B205B8"/>
    <w:rsid w:val="00B205F2"/>
    <w:rsid w:val="00B20A7F"/>
    <w:rsid w:val="00B20E38"/>
    <w:rsid w:val="00B2109B"/>
    <w:rsid w:val="00B22A57"/>
    <w:rsid w:val="00B237D4"/>
    <w:rsid w:val="00B23B3D"/>
    <w:rsid w:val="00B243FA"/>
    <w:rsid w:val="00B24918"/>
    <w:rsid w:val="00B252A4"/>
    <w:rsid w:val="00B2753F"/>
    <w:rsid w:val="00B27BF6"/>
    <w:rsid w:val="00B30432"/>
    <w:rsid w:val="00B30C22"/>
    <w:rsid w:val="00B31B69"/>
    <w:rsid w:val="00B3219D"/>
    <w:rsid w:val="00B32523"/>
    <w:rsid w:val="00B33153"/>
    <w:rsid w:val="00B33161"/>
    <w:rsid w:val="00B34807"/>
    <w:rsid w:val="00B34A1A"/>
    <w:rsid w:val="00B35B60"/>
    <w:rsid w:val="00B36590"/>
    <w:rsid w:val="00B36E9D"/>
    <w:rsid w:val="00B3701C"/>
    <w:rsid w:val="00B3704A"/>
    <w:rsid w:val="00B374C5"/>
    <w:rsid w:val="00B375E4"/>
    <w:rsid w:val="00B40ACB"/>
    <w:rsid w:val="00B40BDF"/>
    <w:rsid w:val="00B41C53"/>
    <w:rsid w:val="00B42634"/>
    <w:rsid w:val="00B43B21"/>
    <w:rsid w:val="00B44535"/>
    <w:rsid w:val="00B45F3E"/>
    <w:rsid w:val="00B467C3"/>
    <w:rsid w:val="00B469F2"/>
    <w:rsid w:val="00B46DB2"/>
    <w:rsid w:val="00B50E44"/>
    <w:rsid w:val="00B5196B"/>
    <w:rsid w:val="00B533AB"/>
    <w:rsid w:val="00B538D2"/>
    <w:rsid w:val="00B53DDB"/>
    <w:rsid w:val="00B53E41"/>
    <w:rsid w:val="00B54853"/>
    <w:rsid w:val="00B55C3F"/>
    <w:rsid w:val="00B56058"/>
    <w:rsid w:val="00B564FB"/>
    <w:rsid w:val="00B567CB"/>
    <w:rsid w:val="00B56DF7"/>
    <w:rsid w:val="00B576B6"/>
    <w:rsid w:val="00B5784F"/>
    <w:rsid w:val="00B57FF5"/>
    <w:rsid w:val="00B605FB"/>
    <w:rsid w:val="00B60615"/>
    <w:rsid w:val="00B60DFA"/>
    <w:rsid w:val="00B6103E"/>
    <w:rsid w:val="00B620A8"/>
    <w:rsid w:val="00B62E83"/>
    <w:rsid w:val="00B631B9"/>
    <w:rsid w:val="00B63F53"/>
    <w:rsid w:val="00B6449C"/>
    <w:rsid w:val="00B64C22"/>
    <w:rsid w:val="00B654B6"/>
    <w:rsid w:val="00B658EE"/>
    <w:rsid w:val="00B65DBA"/>
    <w:rsid w:val="00B65FB9"/>
    <w:rsid w:val="00B66DAE"/>
    <w:rsid w:val="00B679BB"/>
    <w:rsid w:val="00B705DD"/>
    <w:rsid w:val="00B717C0"/>
    <w:rsid w:val="00B71E41"/>
    <w:rsid w:val="00B71ECB"/>
    <w:rsid w:val="00B72109"/>
    <w:rsid w:val="00B72391"/>
    <w:rsid w:val="00B72B83"/>
    <w:rsid w:val="00B7304B"/>
    <w:rsid w:val="00B7334B"/>
    <w:rsid w:val="00B73879"/>
    <w:rsid w:val="00B746C4"/>
    <w:rsid w:val="00B7497D"/>
    <w:rsid w:val="00B749FE"/>
    <w:rsid w:val="00B75C99"/>
    <w:rsid w:val="00B76204"/>
    <w:rsid w:val="00B76B65"/>
    <w:rsid w:val="00B777BC"/>
    <w:rsid w:val="00B80A50"/>
    <w:rsid w:val="00B80D5D"/>
    <w:rsid w:val="00B81159"/>
    <w:rsid w:val="00B81793"/>
    <w:rsid w:val="00B8184C"/>
    <w:rsid w:val="00B81C82"/>
    <w:rsid w:val="00B8200B"/>
    <w:rsid w:val="00B82ABA"/>
    <w:rsid w:val="00B83324"/>
    <w:rsid w:val="00B843D5"/>
    <w:rsid w:val="00B843FF"/>
    <w:rsid w:val="00B85149"/>
    <w:rsid w:val="00B85AEA"/>
    <w:rsid w:val="00B85D1D"/>
    <w:rsid w:val="00B868AF"/>
    <w:rsid w:val="00B913D2"/>
    <w:rsid w:val="00B916ED"/>
    <w:rsid w:val="00B91E92"/>
    <w:rsid w:val="00B9231C"/>
    <w:rsid w:val="00B926B3"/>
    <w:rsid w:val="00B92CD6"/>
    <w:rsid w:val="00B92EF7"/>
    <w:rsid w:val="00B93536"/>
    <w:rsid w:val="00B93A3C"/>
    <w:rsid w:val="00B94002"/>
    <w:rsid w:val="00B947F8"/>
    <w:rsid w:val="00B947FF"/>
    <w:rsid w:val="00B94A56"/>
    <w:rsid w:val="00B96902"/>
    <w:rsid w:val="00B9739F"/>
    <w:rsid w:val="00B97762"/>
    <w:rsid w:val="00BA0881"/>
    <w:rsid w:val="00BA0B56"/>
    <w:rsid w:val="00BA0E3E"/>
    <w:rsid w:val="00BA12DF"/>
    <w:rsid w:val="00BA1457"/>
    <w:rsid w:val="00BA27CC"/>
    <w:rsid w:val="00BA355B"/>
    <w:rsid w:val="00BA3597"/>
    <w:rsid w:val="00BA3E44"/>
    <w:rsid w:val="00BA53EC"/>
    <w:rsid w:val="00BA5C92"/>
    <w:rsid w:val="00BA650C"/>
    <w:rsid w:val="00BA6F30"/>
    <w:rsid w:val="00BA7852"/>
    <w:rsid w:val="00BA7D1B"/>
    <w:rsid w:val="00BB0CDC"/>
    <w:rsid w:val="00BB1067"/>
    <w:rsid w:val="00BB184B"/>
    <w:rsid w:val="00BB2351"/>
    <w:rsid w:val="00BB25B3"/>
    <w:rsid w:val="00BB272D"/>
    <w:rsid w:val="00BB360E"/>
    <w:rsid w:val="00BB4682"/>
    <w:rsid w:val="00BB47B2"/>
    <w:rsid w:val="00BB57AF"/>
    <w:rsid w:val="00BB76F1"/>
    <w:rsid w:val="00BB7978"/>
    <w:rsid w:val="00BB7E82"/>
    <w:rsid w:val="00BC029C"/>
    <w:rsid w:val="00BC0380"/>
    <w:rsid w:val="00BC0B12"/>
    <w:rsid w:val="00BC1FB1"/>
    <w:rsid w:val="00BC2515"/>
    <w:rsid w:val="00BC2716"/>
    <w:rsid w:val="00BC2ABE"/>
    <w:rsid w:val="00BC3123"/>
    <w:rsid w:val="00BC3D6B"/>
    <w:rsid w:val="00BC4407"/>
    <w:rsid w:val="00BC5491"/>
    <w:rsid w:val="00BC5547"/>
    <w:rsid w:val="00BC5553"/>
    <w:rsid w:val="00BC5BC8"/>
    <w:rsid w:val="00BC7563"/>
    <w:rsid w:val="00BD0D07"/>
    <w:rsid w:val="00BD2EB6"/>
    <w:rsid w:val="00BD350F"/>
    <w:rsid w:val="00BD59D2"/>
    <w:rsid w:val="00BD5D73"/>
    <w:rsid w:val="00BD6238"/>
    <w:rsid w:val="00BD6400"/>
    <w:rsid w:val="00BD6491"/>
    <w:rsid w:val="00BD76E9"/>
    <w:rsid w:val="00BD7B5E"/>
    <w:rsid w:val="00BE123A"/>
    <w:rsid w:val="00BE161A"/>
    <w:rsid w:val="00BE1B6A"/>
    <w:rsid w:val="00BE1BBE"/>
    <w:rsid w:val="00BE1C88"/>
    <w:rsid w:val="00BE1D33"/>
    <w:rsid w:val="00BE24EB"/>
    <w:rsid w:val="00BE3F51"/>
    <w:rsid w:val="00BE4EF2"/>
    <w:rsid w:val="00BE52E8"/>
    <w:rsid w:val="00BE5A25"/>
    <w:rsid w:val="00BE734A"/>
    <w:rsid w:val="00BE745F"/>
    <w:rsid w:val="00BF0179"/>
    <w:rsid w:val="00BF0D36"/>
    <w:rsid w:val="00BF12FF"/>
    <w:rsid w:val="00BF13FE"/>
    <w:rsid w:val="00BF22AA"/>
    <w:rsid w:val="00BF2344"/>
    <w:rsid w:val="00BF2607"/>
    <w:rsid w:val="00BF2F83"/>
    <w:rsid w:val="00BF3231"/>
    <w:rsid w:val="00BF3932"/>
    <w:rsid w:val="00BF4225"/>
    <w:rsid w:val="00BF4440"/>
    <w:rsid w:val="00BF4B8D"/>
    <w:rsid w:val="00BF6590"/>
    <w:rsid w:val="00BF73D7"/>
    <w:rsid w:val="00C02B19"/>
    <w:rsid w:val="00C0363D"/>
    <w:rsid w:val="00C038E4"/>
    <w:rsid w:val="00C04882"/>
    <w:rsid w:val="00C04F79"/>
    <w:rsid w:val="00C05424"/>
    <w:rsid w:val="00C056F4"/>
    <w:rsid w:val="00C060A7"/>
    <w:rsid w:val="00C06833"/>
    <w:rsid w:val="00C06D8D"/>
    <w:rsid w:val="00C06FA8"/>
    <w:rsid w:val="00C077FB"/>
    <w:rsid w:val="00C10288"/>
    <w:rsid w:val="00C10BD4"/>
    <w:rsid w:val="00C114E7"/>
    <w:rsid w:val="00C12813"/>
    <w:rsid w:val="00C1366D"/>
    <w:rsid w:val="00C14937"/>
    <w:rsid w:val="00C14E4F"/>
    <w:rsid w:val="00C154FE"/>
    <w:rsid w:val="00C1725E"/>
    <w:rsid w:val="00C17D4A"/>
    <w:rsid w:val="00C200CF"/>
    <w:rsid w:val="00C20906"/>
    <w:rsid w:val="00C20FAE"/>
    <w:rsid w:val="00C217FC"/>
    <w:rsid w:val="00C22233"/>
    <w:rsid w:val="00C2225D"/>
    <w:rsid w:val="00C223EE"/>
    <w:rsid w:val="00C22550"/>
    <w:rsid w:val="00C235AD"/>
    <w:rsid w:val="00C239FA"/>
    <w:rsid w:val="00C23E44"/>
    <w:rsid w:val="00C2400C"/>
    <w:rsid w:val="00C24CF6"/>
    <w:rsid w:val="00C25035"/>
    <w:rsid w:val="00C26836"/>
    <w:rsid w:val="00C269DD"/>
    <w:rsid w:val="00C271A9"/>
    <w:rsid w:val="00C31AB3"/>
    <w:rsid w:val="00C323F9"/>
    <w:rsid w:val="00C32989"/>
    <w:rsid w:val="00C330D7"/>
    <w:rsid w:val="00C33254"/>
    <w:rsid w:val="00C337ED"/>
    <w:rsid w:val="00C33C35"/>
    <w:rsid w:val="00C34CF9"/>
    <w:rsid w:val="00C361E5"/>
    <w:rsid w:val="00C36689"/>
    <w:rsid w:val="00C369CE"/>
    <w:rsid w:val="00C40A28"/>
    <w:rsid w:val="00C41C1E"/>
    <w:rsid w:val="00C43D2E"/>
    <w:rsid w:val="00C44B38"/>
    <w:rsid w:val="00C44EDD"/>
    <w:rsid w:val="00C450F2"/>
    <w:rsid w:val="00C45A71"/>
    <w:rsid w:val="00C45AFB"/>
    <w:rsid w:val="00C45F8D"/>
    <w:rsid w:val="00C46333"/>
    <w:rsid w:val="00C517A7"/>
    <w:rsid w:val="00C51FCC"/>
    <w:rsid w:val="00C523F7"/>
    <w:rsid w:val="00C52427"/>
    <w:rsid w:val="00C526E2"/>
    <w:rsid w:val="00C52C4E"/>
    <w:rsid w:val="00C5307D"/>
    <w:rsid w:val="00C548BC"/>
    <w:rsid w:val="00C55A0D"/>
    <w:rsid w:val="00C56E2F"/>
    <w:rsid w:val="00C56E5F"/>
    <w:rsid w:val="00C57200"/>
    <w:rsid w:val="00C57FF3"/>
    <w:rsid w:val="00C60278"/>
    <w:rsid w:val="00C60702"/>
    <w:rsid w:val="00C60994"/>
    <w:rsid w:val="00C60C7F"/>
    <w:rsid w:val="00C6136B"/>
    <w:rsid w:val="00C61FB1"/>
    <w:rsid w:val="00C63329"/>
    <w:rsid w:val="00C63A17"/>
    <w:rsid w:val="00C64543"/>
    <w:rsid w:val="00C6496B"/>
    <w:rsid w:val="00C654D0"/>
    <w:rsid w:val="00C65C4B"/>
    <w:rsid w:val="00C65CD1"/>
    <w:rsid w:val="00C670D6"/>
    <w:rsid w:val="00C67F55"/>
    <w:rsid w:val="00C67F8C"/>
    <w:rsid w:val="00C70170"/>
    <w:rsid w:val="00C70E18"/>
    <w:rsid w:val="00C713A6"/>
    <w:rsid w:val="00C71B16"/>
    <w:rsid w:val="00C7277C"/>
    <w:rsid w:val="00C74D78"/>
    <w:rsid w:val="00C75CB2"/>
    <w:rsid w:val="00C76176"/>
    <w:rsid w:val="00C77176"/>
    <w:rsid w:val="00C77559"/>
    <w:rsid w:val="00C77C6B"/>
    <w:rsid w:val="00C80701"/>
    <w:rsid w:val="00C81F3D"/>
    <w:rsid w:val="00C82F2E"/>
    <w:rsid w:val="00C82FF8"/>
    <w:rsid w:val="00C8389D"/>
    <w:rsid w:val="00C83A46"/>
    <w:rsid w:val="00C8463D"/>
    <w:rsid w:val="00C84858"/>
    <w:rsid w:val="00C84991"/>
    <w:rsid w:val="00C84A0B"/>
    <w:rsid w:val="00C84A1A"/>
    <w:rsid w:val="00C8541D"/>
    <w:rsid w:val="00C85AE2"/>
    <w:rsid w:val="00C86455"/>
    <w:rsid w:val="00C86739"/>
    <w:rsid w:val="00C86DF6"/>
    <w:rsid w:val="00C86EF2"/>
    <w:rsid w:val="00C87291"/>
    <w:rsid w:val="00C87629"/>
    <w:rsid w:val="00C877AF"/>
    <w:rsid w:val="00C877B2"/>
    <w:rsid w:val="00C87F86"/>
    <w:rsid w:val="00C90012"/>
    <w:rsid w:val="00C933B6"/>
    <w:rsid w:val="00C9370E"/>
    <w:rsid w:val="00C9383B"/>
    <w:rsid w:val="00C94984"/>
    <w:rsid w:val="00C950AC"/>
    <w:rsid w:val="00C95E16"/>
    <w:rsid w:val="00C97197"/>
    <w:rsid w:val="00C97EF5"/>
    <w:rsid w:val="00CA02DC"/>
    <w:rsid w:val="00CA04BA"/>
    <w:rsid w:val="00CA05E5"/>
    <w:rsid w:val="00CA36D4"/>
    <w:rsid w:val="00CA42C3"/>
    <w:rsid w:val="00CA5120"/>
    <w:rsid w:val="00CA59E8"/>
    <w:rsid w:val="00CA6C0B"/>
    <w:rsid w:val="00CA7015"/>
    <w:rsid w:val="00CA722A"/>
    <w:rsid w:val="00CA7621"/>
    <w:rsid w:val="00CA7D5D"/>
    <w:rsid w:val="00CB0DD0"/>
    <w:rsid w:val="00CB19F2"/>
    <w:rsid w:val="00CB33C9"/>
    <w:rsid w:val="00CB3E45"/>
    <w:rsid w:val="00CB4177"/>
    <w:rsid w:val="00CB4C48"/>
    <w:rsid w:val="00CB4F57"/>
    <w:rsid w:val="00CB5505"/>
    <w:rsid w:val="00CB64D1"/>
    <w:rsid w:val="00CB6530"/>
    <w:rsid w:val="00CB671C"/>
    <w:rsid w:val="00CB6804"/>
    <w:rsid w:val="00CB6D48"/>
    <w:rsid w:val="00CB721E"/>
    <w:rsid w:val="00CB7B28"/>
    <w:rsid w:val="00CB7ECC"/>
    <w:rsid w:val="00CC1662"/>
    <w:rsid w:val="00CC1C6B"/>
    <w:rsid w:val="00CC1FED"/>
    <w:rsid w:val="00CC270F"/>
    <w:rsid w:val="00CC2B50"/>
    <w:rsid w:val="00CC2DB4"/>
    <w:rsid w:val="00CC382B"/>
    <w:rsid w:val="00CC4330"/>
    <w:rsid w:val="00CC4362"/>
    <w:rsid w:val="00CC452C"/>
    <w:rsid w:val="00CC48BE"/>
    <w:rsid w:val="00CC4EF6"/>
    <w:rsid w:val="00CC53BC"/>
    <w:rsid w:val="00CC53F1"/>
    <w:rsid w:val="00CC55D0"/>
    <w:rsid w:val="00CC5AAB"/>
    <w:rsid w:val="00CC603C"/>
    <w:rsid w:val="00CC6BAD"/>
    <w:rsid w:val="00CC7D1E"/>
    <w:rsid w:val="00CC7F6A"/>
    <w:rsid w:val="00CD2825"/>
    <w:rsid w:val="00CD2B09"/>
    <w:rsid w:val="00CD3363"/>
    <w:rsid w:val="00CD3B3B"/>
    <w:rsid w:val="00CD3E6A"/>
    <w:rsid w:val="00CD43E6"/>
    <w:rsid w:val="00CD4EDD"/>
    <w:rsid w:val="00CD5974"/>
    <w:rsid w:val="00CD5AB9"/>
    <w:rsid w:val="00CD5FA5"/>
    <w:rsid w:val="00CD620C"/>
    <w:rsid w:val="00CD62A7"/>
    <w:rsid w:val="00CD637D"/>
    <w:rsid w:val="00CD67C5"/>
    <w:rsid w:val="00CD7D9B"/>
    <w:rsid w:val="00CE05C1"/>
    <w:rsid w:val="00CE0F32"/>
    <w:rsid w:val="00CE0FDD"/>
    <w:rsid w:val="00CE1B86"/>
    <w:rsid w:val="00CE1C5E"/>
    <w:rsid w:val="00CE266F"/>
    <w:rsid w:val="00CE27C8"/>
    <w:rsid w:val="00CE27F9"/>
    <w:rsid w:val="00CE2C0B"/>
    <w:rsid w:val="00CE35BA"/>
    <w:rsid w:val="00CE4E84"/>
    <w:rsid w:val="00CE51BF"/>
    <w:rsid w:val="00CE7531"/>
    <w:rsid w:val="00CF0142"/>
    <w:rsid w:val="00CF0158"/>
    <w:rsid w:val="00CF092A"/>
    <w:rsid w:val="00CF1309"/>
    <w:rsid w:val="00CF213F"/>
    <w:rsid w:val="00CF23F8"/>
    <w:rsid w:val="00CF2562"/>
    <w:rsid w:val="00CF25EB"/>
    <w:rsid w:val="00CF334B"/>
    <w:rsid w:val="00CF3E8B"/>
    <w:rsid w:val="00CF56EA"/>
    <w:rsid w:val="00D0007C"/>
    <w:rsid w:val="00D00A7E"/>
    <w:rsid w:val="00D00EA3"/>
    <w:rsid w:val="00D00FD5"/>
    <w:rsid w:val="00D0123F"/>
    <w:rsid w:val="00D01610"/>
    <w:rsid w:val="00D01DA2"/>
    <w:rsid w:val="00D026F5"/>
    <w:rsid w:val="00D03364"/>
    <w:rsid w:val="00D0425E"/>
    <w:rsid w:val="00D068B4"/>
    <w:rsid w:val="00D06DD2"/>
    <w:rsid w:val="00D06FA5"/>
    <w:rsid w:val="00D0711F"/>
    <w:rsid w:val="00D072D6"/>
    <w:rsid w:val="00D0733C"/>
    <w:rsid w:val="00D07813"/>
    <w:rsid w:val="00D1050B"/>
    <w:rsid w:val="00D1066E"/>
    <w:rsid w:val="00D1097D"/>
    <w:rsid w:val="00D10CF7"/>
    <w:rsid w:val="00D10DDC"/>
    <w:rsid w:val="00D11037"/>
    <w:rsid w:val="00D1271C"/>
    <w:rsid w:val="00D129A0"/>
    <w:rsid w:val="00D12A6E"/>
    <w:rsid w:val="00D12AEF"/>
    <w:rsid w:val="00D12BAE"/>
    <w:rsid w:val="00D131BE"/>
    <w:rsid w:val="00D131F1"/>
    <w:rsid w:val="00D13C18"/>
    <w:rsid w:val="00D141EB"/>
    <w:rsid w:val="00D14412"/>
    <w:rsid w:val="00D14414"/>
    <w:rsid w:val="00D14959"/>
    <w:rsid w:val="00D154BE"/>
    <w:rsid w:val="00D1585C"/>
    <w:rsid w:val="00D15B85"/>
    <w:rsid w:val="00D16446"/>
    <w:rsid w:val="00D17B0E"/>
    <w:rsid w:val="00D20BC6"/>
    <w:rsid w:val="00D21B0F"/>
    <w:rsid w:val="00D21D98"/>
    <w:rsid w:val="00D2209C"/>
    <w:rsid w:val="00D2223F"/>
    <w:rsid w:val="00D22788"/>
    <w:rsid w:val="00D230A6"/>
    <w:rsid w:val="00D237CA"/>
    <w:rsid w:val="00D24FCA"/>
    <w:rsid w:val="00D25530"/>
    <w:rsid w:val="00D26E86"/>
    <w:rsid w:val="00D272CE"/>
    <w:rsid w:val="00D272EC"/>
    <w:rsid w:val="00D274B2"/>
    <w:rsid w:val="00D27614"/>
    <w:rsid w:val="00D279C7"/>
    <w:rsid w:val="00D304E5"/>
    <w:rsid w:val="00D30A82"/>
    <w:rsid w:val="00D32284"/>
    <w:rsid w:val="00D33ED2"/>
    <w:rsid w:val="00D359EF"/>
    <w:rsid w:val="00D36403"/>
    <w:rsid w:val="00D36FE7"/>
    <w:rsid w:val="00D4091A"/>
    <w:rsid w:val="00D41A38"/>
    <w:rsid w:val="00D4200F"/>
    <w:rsid w:val="00D43DF6"/>
    <w:rsid w:val="00D45097"/>
    <w:rsid w:val="00D457F6"/>
    <w:rsid w:val="00D45DBD"/>
    <w:rsid w:val="00D508F8"/>
    <w:rsid w:val="00D50E11"/>
    <w:rsid w:val="00D518DD"/>
    <w:rsid w:val="00D53DE2"/>
    <w:rsid w:val="00D54BA5"/>
    <w:rsid w:val="00D551B0"/>
    <w:rsid w:val="00D55296"/>
    <w:rsid w:val="00D55651"/>
    <w:rsid w:val="00D56863"/>
    <w:rsid w:val="00D56B28"/>
    <w:rsid w:val="00D56FED"/>
    <w:rsid w:val="00D57786"/>
    <w:rsid w:val="00D57F04"/>
    <w:rsid w:val="00D6067E"/>
    <w:rsid w:val="00D60AA3"/>
    <w:rsid w:val="00D60B50"/>
    <w:rsid w:val="00D60EFE"/>
    <w:rsid w:val="00D61C51"/>
    <w:rsid w:val="00D62A2A"/>
    <w:rsid w:val="00D632FB"/>
    <w:rsid w:val="00D633AA"/>
    <w:rsid w:val="00D638BE"/>
    <w:rsid w:val="00D63A40"/>
    <w:rsid w:val="00D66C3E"/>
    <w:rsid w:val="00D67A0F"/>
    <w:rsid w:val="00D67A2B"/>
    <w:rsid w:val="00D67E48"/>
    <w:rsid w:val="00D7186E"/>
    <w:rsid w:val="00D71B83"/>
    <w:rsid w:val="00D71FE5"/>
    <w:rsid w:val="00D72736"/>
    <w:rsid w:val="00D72F33"/>
    <w:rsid w:val="00D7354B"/>
    <w:rsid w:val="00D73683"/>
    <w:rsid w:val="00D7488C"/>
    <w:rsid w:val="00D74FE5"/>
    <w:rsid w:val="00D75620"/>
    <w:rsid w:val="00D76D5B"/>
    <w:rsid w:val="00D76DF1"/>
    <w:rsid w:val="00D77129"/>
    <w:rsid w:val="00D776BC"/>
    <w:rsid w:val="00D80537"/>
    <w:rsid w:val="00D80C84"/>
    <w:rsid w:val="00D81A0F"/>
    <w:rsid w:val="00D82804"/>
    <w:rsid w:val="00D82938"/>
    <w:rsid w:val="00D82A50"/>
    <w:rsid w:val="00D82C99"/>
    <w:rsid w:val="00D82D21"/>
    <w:rsid w:val="00D82F55"/>
    <w:rsid w:val="00D833DC"/>
    <w:rsid w:val="00D83E75"/>
    <w:rsid w:val="00D84550"/>
    <w:rsid w:val="00D86BB2"/>
    <w:rsid w:val="00D870E5"/>
    <w:rsid w:val="00D87397"/>
    <w:rsid w:val="00D873CF"/>
    <w:rsid w:val="00D874A5"/>
    <w:rsid w:val="00D875D4"/>
    <w:rsid w:val="00D87A39"/>
    <w:rsid w:val="00D90944"/>
    <w:rsid w:val="00D9126C"/>
    <w:rsid w:val="00D914CE"/>
    <w:rsid w:val="00D914FA"/>
    <w:rsid w:val="00D91800"/>
    <w:rsid w:val="00D91BB9"/>
    <w:rsid w:val="00D91C9D"/>
    <w:rsid w:val="00D91DC2"/>
    <w:rsid w:val="00D91E5C"/>
    <w:rsid w:val="00D91FC6"/>
    <w:rsid w:val="00D92EA9"/>
    <w:rsid w:val="00D93352"/>
    <w:rsid w:val="00D93A01"/>
    <w:rsid w:val="00D94A38"/>
    <w:rsid w:val="00D94E51"/>
    <w:rsid w:val="00D9540C"/>
    <w:rsid w:val="00D95EB2"/>
    <w:rsid w:val="00D969B1"/>
    <w:rsid w:val="00DA0174"/>
    <w:rsid w:val="00DA06D1"/>
    <w:rsid w:val="00DA1235"/>
    <w:rsid w:val="00DA1333"/>
    <w:rsid w:val="00DA190A"/>
    <w:rsid w:val="00DA19C4"/>
    <w:rsid w:val="00DA20F4"/>
    <w:rsid w:val="00DA2102"/>
    <w:rsid w:val="00DA280A"/>
    <w:rsid w:val="00DA2E10"/>
    <w:rsid w:val="00DA30A9"/>
    <w:rsid w:val="00DA4649"/>
    <w:rsid w:val="00DA487A"/>
    <w:rsid w:val="00DA60C1"/>
    <w:rsid w:val="00DA6C27"/>
    <w:rsid w:val="00DA771C"/>
    <w:rsid w:val="00DA7D5B"/>
    <w:rsid w:val="00DA7E69"/>
    <w:rsid w:val="00DB0C34"/>
    <w:rsid w:val="00DB1E10"/>
    <w:rsid w:val="00DB1EBF"/>
    <w:rsid w:val="00DB2223"/>
    <w:rsid w:val="00DB3434"/>
    <w:rsid w:val="00DB38D1"/>
    <w:rsid w:val="00DB3D8B"/>
    <w:rsid w:val="00DB4C43"/>
    <w:rsid w:val="00DB57BA"/>
    <w:rsid w:val="00DB5B74"/>
    <w:rsid w:val="00DB7107"/>
    <w:rsid w:val="00DB72AE"/>
    <w:rsid w:val="00DB72FE"/>
    <w:rsid w:val="00DB7E25"/>
    <w:rsid w:val="00DC00E3"/>
    <w:rsid w:val="00DC0F42"/>
    <w:rsid w:val="00DC158E"/>
    <w:rsid w:val="00DC1FA4"/>
    <w:rsid w:val="00DC245D"/>
    <w:rsid w:val="00DC2B8C"/>
    <w:rsid w:val="00DC2DAD"/>
    <w:rsid w:val="00DC3107"/>
    <w:rsid w:val="00DC41EF"/>
    <w:rsid w:val="00DC4536"/>
    <w:rsid w:val="00DC48A8"/>
    <w:rsid w:val="00DC4E8A"/>
    <w:rsid w:val="00DC5F60"/>
    <w:rsid w:val="00DC673A"/>
    <w:rsid w:val="00DC685C"/>
    <w:rsid w:val="00DC68FC"/>
    <w:rsid w:val="00DC6BEB"/>
    <w:rsid w:val="00DD00D4"/>
    <w:rsid w:val="00DD187C"/>
    <w:rsid w:val="00DD29B2"/>
    <w:rsid w:val="00DD4583"/>
    <w:rsid w:val="00DD4711"/>
    <w:rsid w:val="00DD488C"/>
    <w:rsid w:val="00DD4EFA"/>
    <w:rsid w:val="00DD4FFB"/>
    <w:rsid w:val="00DD5913"/>
    <w:rsid w:val="00DD5F99"/>
    <w:rsid w:val="00DD6750"/>
    <w:rsid w:val="00DD6A5F"/>
    <w:rsid w:val="00DD6B64"/>
    <w:rsid w:val="00DE004E"/>
    <w:rsid w:val="00DE0D18"/>
    <w:rsid w:val="00DE161E"/>
    <w:rsid w:val="00DE16BC"/>
    <w:rsid w:val="00DE1FB6"/>
    <w:rsid w:val="00DE24E0"/>
    <w:rsid w:val="00DE2598"/>
    <w:rsid w:val="00DE273E"/>
    <w:rsid w:val="00DE3C06"/>
    <w:rsid w:val="00DE3D40"/>
    <w:rsid w:val="00DE3F57"/>
    <w:rsid w:val="00DE50AF"/>
    <w:rsid w:val="00DE745E"/>
    <w:rsid w:val="00DE7865"/>
    <w:rsid w:val="00DE7B3A"/>
    <w:rsid w:val="00DF04C9"/>
    <w:rsid w:val="00DF0E2D"/>
    <w:rsid w:val="00DF1414"/>
    <w:rsid w:val="00DF21D9"/>
    <w:rsid w:val="00DF3019"/>
    <w:rsid w:val="00DF375E"/>
    <w:rsid w:val="00DF3AC6"/>
    <w:rsid w:val="00DF40D1"/>
    <w:rsid w:val="00DF4913"/>
    <w:rsid w:val="00DF4E0B"/>
    <w:rsid w:val="00DF5A70"/>
    <w:rsid w:val="00DF687C"/>
    <w:rsid w:val="00E002C1"/>
    <w:rsid w:val="00E003B2"/>
    <w:rsid w:val="00E02538"/>
    <w:rsid w:val="00E02847"/>
    <w:rsid w:val="00E02A04"/>
    <w:rsid w:val="00E03977"/>
    <w:rsid w:val="00E04292"/>
    <w:rsid w:val="00E04554"/>
    <w:rsid w:val="00E04825"/>
    <w:rsid w:val="00E0590B"/>
    <w:rsid w:val="00E06290"/>
    <w:rsid w:val="00E06A6B"/>
    <w:rsid w:val="00E06B9F"/>
    <w:rsid w:val="00E07C3B"/>
    <w:rsid w:val="00E101D0"/>
    <w:rsid w:val="00E10485"/>
    <w:rsid w:val="00E10AF2"/>
    <w:rsid w:val="00E1104F"/>
    <w:rsid w:val="00E116FF"/>
    <w:rsid w:val="00E119C9"/>
    <w:rsid w:val="00E1286F"/>
    <w:rsid w:val="00E12DD2"/>
    <w:rsid w:val="00E12FA9"/>
    <w:rsid w:val="00E14E75"/>
    <w:rsid w:val="00E150BB"/>
    <w:rsid w:val="00E15583"/>
    <w:rsid w:val="00E15CD9"/>
    <w:rsid w:val="00E16F99"/>
    <w:rsid w:val="00E17096"/>
    <w:rsid w:val="00E1733A"/>
    <w:rsid w:val="00E17348"/>
    <w:rsid w:val="00E173E9"/>
    <w:rsid w:val="00E17B32"/>
    <w:rsid w:val="00E20567"/>
    <w:rsid w:val="00E217F1"/>
    <w:rsid w:val="00E218AA"/>
    <w:rsid w:val="00E21B77"/>
    <w:rsid w:val="00E2231E"/>
    <w:rsid w:val="00E22E9C"/>
    <w:rsid w:val="00E23BDA"/>
    <w:rsid w:val="00E23D98"/>
    <w:rsid w:val="00E245CE"/>
    <w:rsid w:val="00E24F72"/>
    <w:rsid w:val="00E25412"/>
    <w:rsid w:val="00E258D5"/>
    <w:rsid w:val="00E26196"/>
    <w:rsid w:val="00E2670A"/>
    <w:rsid w:val="00E27AF4"/>
    <w:rsid w:val="00E30AFA"/>
    <w:rsid w:val="00E31109"/>
    <w:rsid w:val="00E313FE"/>
    <w:rsid w:val="00E316EE"/>
    <w:rsid w:val="00E319F7"/>
    <w:rsid w:val="00E31FD7"/>
    <w:rsid w:val="00E323C3"/>
    <w:rsid w:val="00E324A7"/>
    <w:rsid w:val="00E32F03"/>
    <w:rsid w:val="00E3311B"/>
    <w:rsid w:val="00E339B4"/>
    <w:rsid w:val="00E34A71"/>
    <w:rsid w:val="00E34B28"/>
    <w:rsid w:val="00E34D9F"/>
    <w:rsid w:val="00E35C9F"/>
    <w:rsid w:val="00E360D6"/>
    <w:rsid w:val="00E373CD"/>
    <w:rsid w:val="00E37C46"/>
    <w:rsid w:val="00E40740"/>
    <w:rsid w:val="00E40B70"/>
    <w:rsid w:val="00E40EE9"/>
    <w:rsid w:val="00E41212"/>
    <w:rsid w:val="00E416DC"/>
    <w:rsid w:val="00E41F40"/>
    <w:rsid w:val="00E42054"/>
    <w:rsid w:val="00E42BD8"/>
    <w:rsid w:val="00E42F64"/>
    <w:rsid w:val="00E432CA"/>
    <w:rsid w:val="00E4491E"/>
    <w:rsid w:val="00E45286"/>
    <w:rsid w:val="00E45A39"/>
    <w:rsid w:val="00E45C03"/>
    <w:rsid w:val="00E45F12"/>
    <w:rsid w:val="00E462AD"/>
    <w:rsid w:val="00E46432"/>
    <w:rsid w:val="00E46C43"/>
    <w:rsid w:val="00E46D06"/>
    <w:rsid w:val="00E471F8"/>
    <w:rsid w:val="00E473B7"/>
    <w:rsid w:val="00E47CD3"/>
    <w:rsid w:val="00E5047A"/>
    <w:rsid w:val="00E50B24"/>
    <w:rsid w:val="00E5109A"/>
    <w:rsid w:val="00E51E3D"/>
    <w:rsid w:val="00E52AA2"/>
    <w:rsid w:val="00E53E62"/>
    <w:rsid w:val="00E5488D"/>
    <w:rsid w:val="00E5510B"/>
    <w:rsid w:val="00E553DE"/>
    <w:rsid w:val="00E55975"/>
    <w:rsid w:val="00E55AA7"/>
    <w:rsid w:val="00E56766"/>
    <w:rsid w:val="00E5782E"/>
    <w:rsid w:val="00E61255"/>
    <w:rsid w:val="00E61A64"/>
    <w:rsid w:val="00E61FC1"/>
    <w:rsid w:val="00E62876"/>
    <w:rsid w:val="00E62B86"/>
    <w:rsid w:val="00E62C10"/>
    <w:rsid w:val="00E62EC3"/>
    <w:rsid w:val="00E63F98"/>
    <w:rsid w:val="00E64908"/>
    <w:rsid w:val="00E64D33"/>
    <w:rsid w:val="00E64D8A"/>
    <w:rsid w:val="00E64DAE"/>
    <w:rsid w:val="00E6505D"/>
    <w:rsid w:val="00E650DA"/>
    <w:rsid w:val="00E653B2"/>
    <w:rsid w:val="00E663B8"/>
    <w:rsid w:val="00E66545"/>
    <w:rsid w:val="00E6699C"/>
    <w:rsid w:val="00E67155"/>
    <w:rsid w:val="00E6716A"/>
    <w:rsid w:val="00E673BD"/>
    <w:rsid w:val="00E70459"/>
    <w:rsid w:val="00E70610"/>
    <w:rsid w:val="00E714C4"/>
    <w:rsid w:val="00E71B74"/>
    <w:rsid w:val="00E71CC8"/>
    <w:rsid w:val="00E734E6"/>
    <w:rsid w:val="00E74722"/>
    <w:rsid w:val="00E74C7A"/>
    <w:rsid w:val="00E7583D"/>
    <w:rsid w:val="00E75D61"/>
    <w:rsid w:val="00E7611A"/>
    <w:rsid w:val="00E7671D"/>
    <w:rsid w:val="00E767EA"/>
    <w:rsid w:val="00E76AEA"/>
    <w:rsid w:val="00E76D97"/>
    <w:rsid w:val="00E777F5"/>
    <w:rsid w:val="00E819F8"/>
    <w:rsid w:val="00E81AE0"/>
    <w:rsid w:val="00E822D9"/>
    <w:rsid w:val="00E83D62"/>
    <w:rsid w:val="00E83D9D"/>
    <w:rsid w:val="00E84039"/>
    <w:rsid w:val="00E84465"/>
    <w:rsid w:val="00E84FEF"/>
    <w:rsid w:val="00E8528D"/>
    <w:rsid w:val="00E853FC"/>
    <w:rsid w:val="00E85633"/>
    <w:rsid w:val="00E85829"/>
    <w:rsid w:val="00E85E46"/>
    <w:rsid w:val="00E86606"/>
    <w:rsid w:val="00E87A24"/>
    <w:rsid w:val="00E90737"/>
    <w:rsid w:val="00E9228C"/>
    <w:rsid w:val="00E924ED"/>
    <w:rsid w:val="00E92862"/>
    <w:rsid w:val="00E9370C"/>
    <w:rsid w:val="00E937A3"/>
    <w:rsid w:val="00E93983"/>
    <w:rsid w:val="00E94357"/>
    <w:rsid w:val="00E943AC"/>
    <w:rsid w:val="00E94835"/>
    <w:rsid w:val="00E948B2"/>
    <w:rsid w:val="00E94E3E"/>
    <w:rsid w:val="00E95073"/>
    <w:rsid w:val="00E95091"/>
    <w:rsid w:val="00E950C2"/>
    <w:rsid w:val="00E957DB"/>
    <w:rsid w:val="00E95DDF"/>
    <w:rsid w:val="00E96868"/>
    <w:rsid w:val="00E96FB7"/>
    <w:rsid w:val="00E970CD"/>
    <w:rsid w:val="00E97AD6"/>
    <w:rsid w:val="00EA0259"/>
    <w:rsid w:val="00EA0AAF"/>
    <w:rsid w:val="00EA129D"/>
    <w:rsid w:val="00EA12A7"/>
    <w:rsid w:val="00EA13F6"/>
    <w:rsid w:val="00EA1F7E"/>
    <w:rsid w:val="00EA268B"/>
    <w:rsid w:val="00EA3228"/>
    <w:rsid w:val="00EA3A51"/>
    <w:rsid w:val="00EA3B8E"/>
    <w:rsid w:val="00EA4AFF"/>
    <w:rsid w:val="00EA529B"/>
    <w:rsid w:val="00EA5CB7"/>
    <w:rsid w:val="00EA5E10"/>
    <w:rsid w:val="00EA5F24"/>
    <w:rsid w:val="00EA62C3"/>
    <w:rsid w:val="00EA6AD3"/>
    <w:rsid w:val="00EB00FB"/>
    <w:rsid w:val="00EB184B"/>
    <w:rsid w:val="00EB185A"/>
    <w:rsid w:val="00EB19F4"/>
    <w:rsid w:val="00EB1ADA"/>
    <w:rsid w:val="00EB1B4F"/>
    <w:rsid w:val="00EB1D33"/>
    <w:rsid w:val="00EB23C3"/>
    <w:rsid w:val="00EB30CD"/>
    <w:rsid w:val="00EB41D4"/>
    <w:rsid w:val="00EB5351"/>
    <w:rsid w:val="00EB56A4"/>
    <w:rsid w:val="00EB69CC"/>
    <w:rsid w:val="00EB783D"/>
    <w:rsid w:val="00EB7DB4"/>
    <w:rsid w:val="00EC00F3"/>
    <w:rsid w:val="00EC010A"/>
    <w:rsid w:val="00EC1042"/>
    <w:rsid w:val="00EC1129"/>
    <w:rsid w:val="00EC258C"/>
    <w:rsid w:val="00EC2724"/>
    <w:rsid w:val="00EC293C"/>
    <w:rsid w:val="00EC2DB8"/>
    <w:rsid w:val="00EC39C2"/>
    <w:rsid w:val="00EC3B25"/>
    <w:rsid w:val="00EC3CAC"/>
    <w:rsid w:val="00EC3D37"/>
    <w:rsid w:val="00EC425D"/>
    <w:rsid w:val="00EC4408"/>
    <w:rsid w:val="00EC4FB1"/>
    <w:rsid w:val="00EC504A"/>
    <w:rsid w:val="00EC517E"/>
    <w:rsid w:val="00EC5867"/>
    <w:rsid w:val="00EC5911"/>
    <w:rsid w:val="00EC65E3"/>
    <w:rsid w:val="00EC6682"/>
    <w:rsid w:val="00EC6AA5"/>
    <w:rsid w:val="00EC71D4"/>
    <w:rsid w:val="00EC7299"/>
    <w:rsid w:val="00EC7ABD"/>
    <w:rsid w:val="00EC7EAE"/>
    <w:rsid w:val="00EC7F10"/>
    <w:rsid w:val="00ED08E4"/>
    <w:rsid w:val="00ED0E91"/>
    <w:rsid w:val="00ED2099"/>
    <w:rsid w:val="00ED2249"/>
    <w:rsid w:val="00ED280C"/>
    <w:rsid w:val="00ED28C5"/>
    <w:rsid w:val="00ED3030"/>
    <w:rsid w:val="00ED3226"/>
    <w:rsid w:val="00ED4399"/>
    <w:rsid w:val="00ED54A7"/>
    <w:rsid w:val="00ED6A9B"/>
    <w:rsid w:val="00ED6B21"/>
    <w:rsid w:val="00ED6E98"/>
    <w:rsid w:val="00ED70CD"/>
    <w:rsid w:val="00ED77ED"/>
    <w:rsid w:val="00ED7E43"/>
    <w:rsid w:val="00EE0646"/>
    <w:rsid w:val="00EE1218"/>
    <w:rsid w:val="00EE14F1"/>
    <w:rsid w:val="00EE1BF2"/>
    <w:rsid w:val="00EE1C0A"/>
    <w:rsid w:val="00EE6423"/>
    <w:rsid w:val="00EE72FF"/>
    <w:rsid w:val="00EE759D"/>
    <w:rsid w:val="00EF0E2B"/>
    <w:rsid w:val="00EF11D1"/>
    <w:rsid w:val="00EF13E1"/>
    <w:rsid w:val="00EF1D16"/>
    <w:rsid w:val="00EF1F61"/>
    <w:rsid w:val="00EF205E"/>
    <w:rsid w:val="00EF28A2"/>
    <w:rsid w:val="00EF2C30"/>
    <w:rsid w:val="00EF3423"/>
    <w:rsid w:val="00EF3C7A"/>
    <w:rsid w:val="00EF409B"/>
    <w:rsid w:val="00EF4670"/>
    <w:rsid w:val="00EF47B0"/>
    <w:rsid w:val="00EF49F2"/>
    <w:rsid w:val="00EF4C8F"/>
    <w:rsid w:val="00EF4FDE"/>
    <w:rsid w:val="00EF54C6"/>
    <w:rsid w:val="00EF71D3"/>
    <w:rsid w:val="00EF75E0"/>
    <w:rsid w:val="00EF763B"/>
    <w:rsid w:val="00EF79BF"/>
    <w:rsid w:val="00EF7A5D"/>
    <w:rsid w:val="00F0199E"/>
    <w:rsid w:val="00F0356E"/>
    <w:rsid w:val="00F03593"/>
    <w:rsid w:val="00F03B38"/>
    <w:rsid w:val="00F03BC3"/>
    <w:rsid w:val="00F03F0D"/>
    <w:rsid w:val="00F059FA"/>
    <w:rsid w:val="00F066B6"/>
    <w:rsid w:val="00F06F79"/>
    <w:rsid w:val="00F07B48"/>
    <w:rsid w:val="00F07F79"/>
    <w:rsid w:val="00F07FFA"/>
    <w:rsid w:val="00F10C08"/>
    <w:rsid w:val="00F11939"/>
    <w:rsid w:val="00F11F35"/>
    <w:rsid w:val="00F123A6"/>
    <w:rsid w:val="00F125FB"/>
    <w:rsid w:val="00F12AB9"/>
    <w:rsid w:val="00F12D7E"/>
    <w:rsid w:val="00F13282"/>
    <w:rsid w:val="00F139BB"/>
    <w:rsid w:val="00F1421E"/>
    <w:rsid w:val="00F14B9E"/>
    <w:rsid w:val="00F14C44"/>
    <w:rsid w:val="00F16442"/>
    <w:rsid w:val="00F229F0"/>
    <w:rsid w:val="00F230CD"/>
    <w:rsid w:val="00F2506F"/>
    <w:rsid w:val="00F257FF"/>
    <w:rsid w:val="00F25ACF"/>
    <w:rsid w:val="00F26085"/>
    <w:rsid w:val="00F26FAA"/>
    <w:rsid w:val="00F27592"/>
    <w:rsid w:val="00F27DBE"/>
    <w:rsid w:val="00F3006B"/>
    <w:rsid w:val="00F30D8B"/>
    <w:rsid w:val="00F30E25"/>
    <w:rsid w:val="00F31796"/>
    <w:rsid w:val="00F3182E"/>
    <w:rsid w:val="00F31AC9"/>
    <w:rsid w:val="00F31BEA"/>
    <w:rsid w:val="00F31D4F"/>
    <w:rsid w:val="00F31F70"/>
    <w:rsid w:val="00F33065"/>
    <w:rsid w:val="00F332F8"/>
    <w:rsid w:val="00F337BE"/>
    <w:rsid w:val="00F33BCE"/>
    <w:rsid w:val="00F34443"/>
    <w:rsid w:val="00F34C10"/>
    <w:rsid w:val="00F35026"/>
    <w:rsid w:val="00F354CC"/>
    <w:rsid w:val="00F356DA"/>
    <w:rsid w:val="00F35E33"/>
    <w:rsid w:val="00F36538"/>
    <w:rsid w:val="00F36863"/>
    <w:rsid w:val="00F37439"/>
    <w:rsid w:val="00F377B1"/>
    <w:rsid w:val="00F40DEA"/>
    <w:rsid w:val="00F41679"/>
    <w:rsid w:val="00F41BF2"/>
    <w:rsid w:val="00F42326"/>
    <w:rsid w:val="00F42493"/>
    <w:rsid w:val="00F4340F"/>
    <w:rsid w:val="00F43B6F"/>
    <w:rsid w:val="00F43BC4"/>
    <w:rsid w:val="00F44110"/>
    <w:rsid w:val="00F450B5"/>
    <w:rsid w:val="00F45946"/>
    <w:rsid w:val="00F45B15"/>
    <w:rsid w:val="00F471E6"/>
    <w:rsid w:val="00F4720A"/>
    <w:rsid w:val="00F47291"/>
    <w:rsid w:val="00F472EB"/>
    <w:rsid w:val="00F4748F"/>
    <w:rsid w:val="00F474B1"/>
    <w:rsid w:val="00F47ACC"/>
    <w:rsid w:val="00F50321"/>
    <w:rsid w:val="00F51078"/>
    <w:rsid w:val="00F510AD"/>
    <w:rsid w:val="00F51341"/>
    <w:rsid w:val="00F51454"/>
    <w:rsid w:val="00F51D06"/>
    <w:rsid w:val="00F53BF9"/>
    <w:rsid w:val="00F541B5"/>
    <w:rsid w:val="00F5435C"/>
    <w:rsid w:val="00F5440F"/>
    <w:rsid w:val="00F545A2"/>
    <w:rsid w:val="00F54605"/>
    <w:rsid w:val="00F54C7C"/>
    <w:rsid w:val="00F553A2"/>
    <w:rsid w:val="00F556E9"/>
    <w:rsid w:val="00F557AA"/>
    <w:rsid w:val="00F574F6"/>
    <w:rsid w:val="00F60B5E"/>
    <w:rsid w:val="00F61758"/>
    <w:rsid w:val="00F61B81"/>
    <w:rsid w:val="00F62B3F"/>
    <w:rsid w:val="00F63714"/>
    <w:rsid w:val="00F64B28"/>
    <w:rsid w:val="00F664D0"/>
    <w:rsid w:val="00F66911"/>
    <w:rsid w:val="00F66921"/>
    <w:rsid w:val="00F677DA"/>
    <w:rsid w:val="00F67FCF"/>
    <w:rsid w:val="00F707D6"/>
    <w:rsid w:val="00F70B4A"/>
    <w:rsid w:val="00F72125"/>
    <w:rsid w:val="00F735A4"/>
    <w:rsid w:val="00F736D2"/>
    <w:rsid w:val="00F742BE"/>
    <w:rsid w:val="00F74891"/>
    <w:rsid w:val="00F759C6"/>
    <w:rsid w:val="00F76692"/>
    <w:rsid w:val="00F769BF"/>
    <w:rsid w:val="00F76D01"/>
    <w:rsid w:val="00F76F8A"/>
    <w:rsid w:val="00F77C9D"/>
    <w:rsid w:val="00F77E71"/>
    <w:rsid w:val="00F77F34"/>
    <w:rsid w:val="00F80936"/>
    <w:rsid w:val="00F80FE1"/>
    <w:rsid w:val="00F813C0"/>
    <w:rsid w:val="00F813D4"/>
    <w:rsid w:val="00F823BF"/>
    <w:rsid w:val="00F828F7"/>
    <w:rsid w:val="00F82B06"/>
    <w:rsid w:val="00F8305B"/>
    <w:rsid w:val="00F83238"/>
    <w:rsid w:val="00F839DB"/>
    <w:rsid w:val="00F8448F"/>
    <w:rsid w:val="00F85B21"/>
    <w:rsid w:val="00F863E7"/>
    <w:rsid w:val="00F86BC8"/>
    <w:rsid w:val="00F907AE"/>
    <w:rsid w:val="00F90989"/>
    <w:rsid w:val="00F90B9D"/>
    <w:rsid w:val="00F913C3"/>
    <w:rsid w:val="00F9172F"/>
    <w:rsid w:val="00F9194D"/>
    <w:rsid w:val="00F9309F"/>
    <w:rsid w:val="00F93C0B"/>
    <w:rsid w:val="00F9448C"/>
    <w:rsid w:val="00F94F0E"/>
    <w:rsid w:val="00F962FD"/>
    <w:rsid w:val="00F96430"/>
    <w:rsid w:val="00F96BCC"/>
    <w:rsid w:val="00F96ED1"/>
    <w:rsid w:val="00F96FED"/>
    <w:rsid w:val="00F974C6"/>
    <w:rsid w:val="00F97521"/>
    <w:rsid w:val="00F97601"/>
    <w:rsid w:val="00F97760"/>
    <w:rsid w:val="00F97928"/>
    <w:rsid w:val="00F97FEC"/>
    <w:rsid w:val="00FA0020"/>
    <w:rsid w:val="00FA03A1"/>
    <w:rsid w:val="00FA040C"/>
    <w:rsid w:val="00FA0805"/>
    <w:rsid w:val="00FA11CF"/>
    <w:rsid w:val="00FA13D4"/>
    <w:rsid w:val="00FA16F0"/>
    <w:rsid w:val="00FA171F"/>
    <w:rsid w:val="00FA1C30"/>
    <w:rsid w:val="00FA1FBF"/>
    <w:rsid w:val="00FA2231"/>
    <w:rsid w:val="00FA265B"/>
    <w:rsid w:val="00FA2729"/>
    <w:rsid w:val="00FA35DD"/>
    <w:rsid w:val="00FA44B6"/>
    <w:rsid w:val="00FA557F"/>
    <w:rsid w:val="00FA5939"/>
    <w:rsid w:val="00FA6D9B"/>
    <w:rsid w:val="00FA7E17"/>
    <w:rsid w:val="00FA7E50"/>
    <w:rsid w:val="00FB0F61"/>
    <w:rsid w:val="00FB0FCD"/>
    <w:rsid w:val="00FB1ABB"/>
    <w:rsid w:val="00FB1DB3"/>
    <w:rsid w:val="00FB22C3"/>
    <w:rsid w:val="00FB2683"/>
    <w:rsid w:val="00FB3173"/>
    <w:rsid w:val="00FB3620"/>
    <w:rsid w:val="00FB384D"/>
    <w:rsid w:val="00FB38A7"/>
    <w:rsid w:val="00FB3C4D"/>
    <w:rsid w:val="00FB4378"/>
    <w:rsid w:val="00FB4F91"/>
    <w:rsid w:val="00FB541F"/>
    <w:rsid w:val="00FB5D3D"/>
    <w:rsid w:val="00FB637B"/>
    <w:rsid w:val="00FB6759"/>
    <w:rsid w:val="00FB676F"/>
    <w:rsid w:val="00FB6D0D"/>
    <w:rsid w:val="00FB6F4E"/>
    <w:rsid w:val="00FB739C"/>
    <w:rsid w:val="00FB74F1"/>
    <w:rsid w:val="00FB7527"/>
    <w:rsid w:val="00FB7D1B"/>
    <w:rsid w:val="00FC12CF"/>
    <w:rsid w:val="00FC160E"/>
    <w:rsid w:val="00FC26A6"/>
    <w:rsid w:val="00FC3AE1"/>
    <w:rsid w:val="00FC3BCD"/>
    <w:rsid w:val="00FC46B0"/>
    <w:rsid w:val="00FC4905"/>
    <w:rsid w:val="00FC5C7E"/>
    <w:rsid w:val="00FC6276"/>
    <w:rsid w:val="00FC65D2"/>
    <w:rsid w:val="00FC7F48"/>
    <w:rsid w:val="00FC7F98"/>
    <w:rsid w:val="00FD0E7D"/>
    <w:rsid w:val="00FD109E"/>
    <w:rsid w:val="00FD1639"/>
    <w:rsid w:val="00FD2040"/>
    <w:rsid w:val="00FD2F11"/>
    <w:rsid w:val="00FD3E10"/>
    <w:rsid w:val="00FD4EF1"/>
    <w:rsid w:val="00FD5201"/>
    <w:rsid w:val="00FD539C"/>
    <w:rsid w:val="00FD637B"/>
    <w:rsid w:val="00FD7869"/>
    <w:rsid w:val="00FE008C"/>
    <w:rsid w:val="00FE0359"/>
    <w:rsid w:val="00FE0DC9"/>
    <w:rsid w:val="00FE1CC6"/>
    <w:rsid w:val="00FE234B"/>
    <w:rsid w:val="00FE2B74"/>
    <w:rsid w:val="00FE2D0E"/>
    <w:rsid w:val="00FE391B"/>
    <w:rsid w:val="00FE3D52"/>
    <w:rsid w:val="00FE4270"/>
    <w:rsid w:val="00FE62A2"/>
    <w:rsid w:val="00FE6593"/>
    <w:rsid w:val="00FE723F"/>
    <w:rsid w:val="00FE7623"/>
    <w:rsid w:val="00FF001A"/>
    <w:rsid w:val="00FF0D28"/>
    <w:rsid w:val="00FF0E14"/>
    <w:rsid w:val="00FF11EB"/>
    <w:rsid w:val="00FF1825"/>
    <w:rsid w:val="00FF190F"/>
    <w:rsid w:val="00FF1BC4"/>
    <w:rsid w:val="00FF4DE7"/>
    <w:rsid w:val="00FF52B6"/>
    <w:rsid w:val="00FF66CF"/>
    <w:rsid w:val="00FF69DA"/>
    <w:rsid w:val="00FF6A28"/>
    <w:rsid w:val="00FF6B8D"/>
    <w:rsid w:val="00FF70D9"/>
    <w:rsid w:val="00FF76DD"/>
    <w:rsid w:val="00FF7A41"/>
    <w:rsid w:val="00FF7E6C"/>
    <w:rsid w:val="0274B5C0"/>
    <w:rsid w:val="036FBC96"/>
    <w:rsid w:val="03BBF62D"/>
    <w:rsid w:val="04F3276D"/>
    <w:rsid w:val="0540A64B"/>
    <w:rsid w:val="05D8E210"/>
    <w:rsid w:val="0648E44B"/>
    <w:rsid w:val="06DB69CE"/>
    <w:rsid w:val="083F2EE0"/>
    <w:rsid w:val="08EC0924"/>
    <w:rsid w:val="0A2FC640"/>
    <w:rsid w:val="0A397EBB"/>
    <w:rsid w:val="0A663934"/>
    <w:rsid w:val="0AA1098A"/>
    <w:rsid w:val="0AF8EA65"/>
    <w:rsid w:val="0B9AB47E"/>
    <w:rsid w:val="0B9F886C"/>
    <w:rsid w:val="0CB733AF"/>
    <w:rsid w:val="0EE77577"/>
    <w:rsid w:val="0F0A7E56"/>
    <w:rsid w:val="1032C228"/>
    <w:rsid w:val="10DB6A7B"/>
    <w:rsid w:val="121E43DC"/>
    <w:rsid w:val="12D38014"/>
    <w:rsid w:val="143E5F37"/>
    <w:rsid w:val="149C91C3"/>
    <w:rsid w:val="14AA939C"/>
    <w:rsid w:val="1693D8AC"/>
    <w:rsid w:val="16CCEA9E"/>
    <w:rsid w:val="17DC8451"/>
    <w:rsid w:val="18A303D6"/>
    <w:rsid w:val="18E361A7"/>
    <w:rsid w:val="19012DA9"/>
    <w:rsid w:val="1929112A"/>
    <w:rsid w:val="1BCE079E"/>
    <w:rsid w:val="1C6843A0"/>
    <w:rsid w:val="1CC40189"/>
    <w:rsid w:val="1D89568D"/>
    <w:rsid w:val="1DEF6C17"/>
    <w:rsid w:val="20F6E1E2"/>
    <w:rsid w:val="210B4E68"/>
    <w:rsid w:val="21A469EC"/>
    <w:rsid w:val="21B079CD"/>
    <w:rsid w:val="22DF7B6B"/>
    <w:rsid w:val="255DCB86"/>
    <w:rsid w:val="2652076B"/>
    <w:rsid w:val="266FDD3E"/>
    <w:rsid w:val="2674FB41"/>
    <w:rsid w:val="26EF561F"/>
    <w:rsid w:val="28A84CFA"/>
    <w:rsid w:val="28CEFA4C"/>
    <w:rsid w:val="29573774"/>
    <w:rsid w:val="2A7FA46E"/>
    <w:rsid w:val="2B069AEA"/>
    <w:rsid w:val="2DEBF345"/>
    <w:rsid w:val="2E272E2D"/>
    <w:rsid w:val="2F179E4C"/>
    <w:rsid w:val="2F2F802D"/>
    <w:rsid w:val="2FDD63DD"/>
    <w:rsid w:val="304E9384"/>
    <w:rsid w:val="3230BD6C"/>
    <w:rsid w:val="329DAB4B"/>
    <w:rsid w:val="368C070F"/>
    <w:rsid w:val="36B99255"/>
    <w:rsid w:val="377B79F2"/>
    <w:rsid w:val="379676C0"/>
    <w:rsid w:val="379A61A7"/>
    <w:rsid w:val="3805A9A2"/>
    <w:rsid w:val="3857DAAF"/>
    <w:rsid w:val="38F09DDB"/>
    <w:rsid w:val="397CD084"/>
    <w:rsid w:val="39FD13E1"/>
    <w:rsid w:val="3A050D74"/>
    <w:rsid w:val="3A0B6F39"/>
    <w:rsid w:val="3A1E6C04"/>
    <w:rsid w:val="3B891A80"/>
    <w:rsid w:val="3C828320"/>
    <w:rsid w:val="3CAE3520"/>
    <w:rsid w:val="3D12CD13"/>
    <w:rsid w:val="3D186592"/>
    <w:rsid w:val="3D73322C"/>
    <w:rsid w:val="3DDB8FA3"/>
    <w:rsid w:val="3F31375A"/>
    <w:rsid w:val="406D8556"/>
    <w:rsid w:val="4163D168"/>
    <w:rsid w:val="4374F455"/>
    <w:rsid w:val="43F43DCB"/>
    <w:rsid w:val="44601495"/>
    <w:rsid w:val="460A6270"/>
    <w:rsid w:val="466EBE38"/>
    <w:rsid w:val="48389B0E"/>
    <w:rsid w:val="48965B7B"/>
    <w:rsid w:val="48AEBD2B"/>
    <w:rsid w:val="4A4C39B4"/>
    <w:rsid w:val="4AA8526A"/>
    <w:rsid w:val="4B4ACBD7"/>
    <w:rsid w:val="4C73093F"/>
    <w:rsid w:val="4CF42F9A"/>
    <w:rsid w:val="4D0D8819"/>
    <w:rsid w:val="4E905C20"/>
    <w:rsid w:val="4EA10963"/>
    <w:rsid w:val="4F8CD252"/>
    <w:rsid w:val="4F9E44FE"/>
    <w:rsid w:val="4FA24322"/>
    <w:rsid w:val="4FD3F960"/>
    <w:rsid w:val="4FF52CAD"/>
    <w:rsid w:val="503C1C92"/>
    <w:rsid w:val="503DF4A3"/>
    <w:rsid w:val="51289B42"/>
    <w:rsid w:val="5138858C"/>
    <w:rsid w:val="51EB9C2D"/>
    <w:rsid w:val="52ED7394"/>
    <w:rsid w:val="536CEF2B"/>
    <w:rsid w:val="53BA2444"/>
    <w:rsid w:val="53E4589A"/>
    <w:rsid w:val="549DAA30"/>
    <w:rsid w:val="54A12495"/>
    <w:rsid w:val="54C96A98"/>
    <w:rsid w:val="5554AEEA"/>
    <w:rsid w:val="558F6F2E"/>
    <w:rsid w:val="559A8A90"/>
    <w:rsid w:val="5752A187"/>
    <w:rsid w:val="575C5A95"/>
    <w:rsid w:val="57670FC3"/>
    <w:rsid w:val="57DA25F8"/>
    <w:rsid w:val="5904C6ED"/>
    <w:rsid w:val="5983836C"/>
    <w:rsid w:val="59F0527A"/>
    <w:rsid w:val="5DCFF08C"/>
    <w:rsid w:val="5F88E551"/>
    <w:rsid w:val="5FA07977"/>
    <w:rsid w:val="6015283A"/>
    <w:rsid w:val="606280F7"/>
    <w:rsid w:val="60EA665A"/>
    <w:rsid w:val="62325CE4"/>
    <w:rsid w:val="62BA27B4"/>
    <w:rsid w:val="637DD79E"/>
    <w:rsid w:val="63AFDF7A"/>
    <w:rsid w:val="64908DA8"/>
    <w:rsid w:val="65D90F99"/>
    <w:rsid w:val="65E8E7D2"/>
    <w:rsid w:val="665DE5F5"/>
    <w:rsid w:val="66FBC3EC"/>
    <w:rsid w:val="6738D2DD"/>
    <w:rsid w:val="68BD985D"/>
    <w:rsid w:val="68BFE242"/>
    <w:rsid w:val="6965117F"/>
    <w:rsid w:val="6A1CE473"/>
    <w:rsid w:val="6A1FC7DE"/>
    <w:rsid w:val="6A47C06A"/>
    <w:rsid w:val="6AD6890B"/>
    <w:rsid w:val="6B699025"/>
    <w:rsid w:val="6B77A8E0"/>
    <w:rsid w:val="6CF4E18B"/>
    <w:rsid w:val="6CF9E554"/>
    <w:rsid w:val="6E436F3F"/>
    <w:rsid w:val="6E9E1C58"/>
    <w:rsid w:val="6EC60E8B"/>
    <w:rsid w:val="717349E3"/>
    <w:rsid w:val="722EEE21"/>
    <w:rsid w:val="72317216"/>
    <w:rsid w:val="725EB741"/>
    <w:rsid w:val="727E22C5"/>
    <w:rsid w:val="72C71988"/>
    <w:rsid w:val="72EC3F7D"/>
    <w:rsid w:val="7327D17F"/>
    <w:rsid w:val="73CEBBEC"/>
    <w:rsid w:val="74838655"/>
    <w:rsid w:val="7693406F"/>
    <w:rsid w:val="76E4E58C"/>
    <w:rsid w:val="773F8C38"/>
    <w:rsid w:val="77698FAA"/>
    <w:rsid w:val="7858DE2D"/>
    <w:rsid w:val="788DD21D"/>
    <w:rsid w:val="798D60F7"/>
    <w:rsid w:val="7A38FFDD"/>
    <w:rsid w:val="7A9769CB"/>
    <w:rsid w:val="7B40248F"/>
    <w:rsid w:val="7D4AD7E0"/>
    <w:rsid w:val="7DDC8152"/>
    <w:rsid w:val="7F5BF3E6"/>
    <w:rsid w:val="7FAEADA2"/>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6903B7"/>
  <w15:chartTrackingRefBased/>
  <w15:docId w15:val="{B43D36EC-3863-4BB9-B877-719ECB404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qFormat="1"/>
    <w:lsdException w:name="Subtitle" w:qFormat="1"/>
    <w:lsdException w:name="Hyperlink" w:uiPriority="99"/>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E2771"/>
    <w:pPr>
      <w:jc w:val="both"/>
    </w:pPr>
    <w:rPr>
      <w:rFonts w:ascii="Arial" w:hAnsi="Arial"/>
      <w:spacing w:val="-5"/>
    </w:rPr>
  </w:style>
  <w:style w:type="paragraph" w:styleId="Heading1">
    <w:name w:val="heading 1"/>
    <w:basedOn w:val="Normal"/>
    <w:next w:val="BodyText"/>
    <w:link w:val="Heading1Char"/>
    <w:qFormat/>
    <w:rsid w:val="003E2771"/>
    <w:pPr>
      <w:keepNext/>
      <w:keepLines/>
      <w:numPr>
        <w:numId w:val="4"/>
      </w:numPr>
      <w:spacing w:before="240" w:after="100" w:afterAutospacing="1" w:line="200" w:lineRule="atLeast"/>
      <w:outlineLvl w:val="0"/>
    </w:pPr>
    <w:rPr>
      <w:rFonts w:ascii="Arial Black" w:hAnsi="Arial Black"/>
      <w:spacing w:val="-10"/>
      <w:kern w:val="28"/>
      <w:sz w:val="22"/>
      <w:lang w:val="en-US" w:eastAsia="en-US"/>
    </w:rPr>
  </w:style>
  <w:style w:type="paragraph" w:styleId="Heading2">
    <w:name w:val="heading 2"/>
    <w:basedOn w:val="Normal"/>
    <w:next w:val="BodyText"/>
    <w:link w:val="Heading2Char"/>
    <w:qFormat/>
    <w:rsid w:val="003E2771"/>
    <w:pPr>
      <w:keepNext/>
      <w:keepLines/>
      <w:numPr>
        <w:ilvl w:val="1"/>
        <w:numId w:val="4"/>
      </w:numPr>
      <w:spacing w:before="240" w:after="100" w:afterAutospacing="1" w:line="200" w:lineRule="atLeast"/>
      <w:outlineLvl w:val="1"/>
    </w:pPr>
    <w:rPr>
      <w:rFonts w:ascii="Arial Black" w:hAnsi="Arial Black"/>
      <w:spacing w:val="-10"/>
      <w:kern w:val="28"/>
    </w:rPr>
  </w:style>
  <w:style w:type="paragraph" w:styleId="Heading3">
    <w:name w:val="heading 3"/>
    <w:aliases w:val="h3"/>
    <w:basedOn w:val="Normal"/>
    <w:next w:val="BodyText"/>
    <w:link w:val="Heading3Char"/>
    <w:qFormat/>
    <w:rsid w:val="003E2771"/>
    <w:pPr>
      <w:keepNext/>
      <w:keepLines/>
      <w:numPr>
        <w:ilvl w:val="2"/>
        <w:numId w:val="4"/>
      </w:numPr>
      <w:spacing w:before="240" w:after="100" w:afterAutospacing="1" w:line="240" w:lineRule="atLeast"/>
      <w:outlineLvl w:val="2"/>
    </w:pPr>
    <w:rPr>
      <w:rFonts w:ascii="Arial Black" w:hAnsi="Arial Black"/>
      <w:kern w:val="28"/>
    </w:rPr>
  </w:style>
  <w:style w:type="paragraph" w:styleId="Heading4">
    <w:name w:val="heading 4"/>
    <w:basedOn w:val="Normal"/>
    <w:next w:val="BodyText"/>
    <w:link w:val="Heading4Char"/>
    <w:qFormat/>
    <w:rsid w:val="003E2771"/>
    <w:pPr>
      <w:keepNext/>
      <w:keepLines/>
      <w:numPr>
        <w:ilvl w:val="3"/>
        <w:numId w:val="4"/>
      </w:numPr>
      <w:spacing w:before="240" w:after="100" w:afterAutospacing="1" w:line="240" w:lineRule="atLeast"/>
      <w:outlineLvl w:val="3"/>
    </w:pPr>
    <w:rPr>
      <w:rFonts w:ascii="Arial Black" w:hAnsi="Arial Black"/>
      <w:spacing w:val="-2"/>
      <w:kern w:val="28"/>
      <w:sz w:val="18"/>
    </w:rPr>
  </w:style>
  <w:style w:type="paragraph" w:styleId="Heading5">
    <w:name w:val="heading 5"/>
    <w:basedOn w:val="Normal"/>
    <w:next w:val="BodyText"/>
    <w:qFormat/>
    <w:rsid w:val="003E2771"/>
    <w:pPr>
      <w:keepNext/>
      <w:keepLines/>
      <w:numPr>
        <w:ilvl w:val="4"/>
        <w:numId w:val="4"/>
      </w:numPr>
      <w:spacing w:before="100" w:beforeAutospacing="1" w:after="100" w:afterAutospacing="1" w:line="180" w:lineRule="atLeast"/>
      <w:outlineLvl w:val="4"/>
    </w:pPr>
    <w:rPr>
      <w:rFonts w:ascii="Arial Black" w:hAnsi="Arial Black"/>
      <w:spacing w:val="-2"/>
      <w:kern w:val="28"/>
      <w:sz w:val="18"/>
    </w:rPr>
  </w:style>
  <w:style w:type="paragraph" w:styleId="Heading6">
    <w:name w:val="heading 6"/>
    <w:basedOn w:val="Normal"/>
    <w:next w:val="BodyText"/>
    <w:qFormat/>
    <w:rsid w:val="003E2771"/>
    <w:pPr>
      <w:keepNext/>
      <w:framePr w:w="1800" w:wrap="around" w:vAnchor="text" w:hAnchor="page" w:x="1201" w:y="1"/>
      <w:numPr>
        <w:ilvl w:val="5"/>
        <w:numId w:val="4"/>
      </w:numPr>
      <w:outlineLvl w:val="5"/>
    </w:pPr>
  </w:style>
  <w:style w:type="paragraph" w:styleId="Heading7">
    <w:name w:val="heading 7"/>
    <w:basedOn w:val="Normal"/>
    <w:next w:val="BodyText"/>
    <w:qFormat/>
    <w:rsid w:val="003E2771"/>
    <w:pPr>
      <w:framePr w:w="3780" w:hSpace="240" w:wrap="around" w:vAnchor="text" w:hAnchor="page" w:x="1489" w:y="1"/>
      <w:numPr>
        <w:ilvl w:val="6"/>
        <w:numId w:val="4"/>
      </w:numPr>
      <w:pBdr>
        <w:top w:val="single" w:sz="6" w:space="12" w:color="FFFFFF"/>
        <w:left w:val="single" w:sz="6" w:space="12" w:color="FFFFFF"/>
        <w:bottom w:val="single" w:sz="6" w:space="12" w:color="FFFFFF"/>
        <w:right w:val="single" w:sz="6" w:space="12" w:color="FFFFFF"/>
      </w:pBdr>
      <w:shd w:val="pct5" w:color="auto" w:fill="auto"/>
      <w:spacing w:before="60"/>
      <w:outlineLvl w:val="6"/>
    </w:pPr>
    <w:rPr>
      <w:i/>
      <w:sz w:val="28"/>
    </w:rPr>
  </w:style>
  <w:style w:type="paragraph" w:styleId="Heading8">
    <w:name w:val="heading 8"/>
    <w:basedOn w:val="Normal"/>
    <w:next w:val="BodyText"/>
    <w:qFormat/>
    <w:rsid w:val="003E2771"/>
    <w:pPr>
      <w:keepNext/>
      <w:framePr w:w="1860" w:wrap="around" w:vAnchor="text" w:hAnchor="page" w:x="1201" w:y="1"/>
      <w:numPr>
        <w:ilvl w:val="7"/>
        <w:numId w:val="4"/>
      </w:numPr>
      <w:pBdr>
        <w:top w:val="single" w:sz="24" w:space="0" w:color="auto"/>
        <w:bottom w:val="single" w:sz="6" w:space="0" w:color="auto"/>
      </w:pBdr>
      <w:spacing w:before="60" w:line="320" w:lineRule="exact"/>
      <w:jc w:val="center"/>
      <w:outlineLvl w:val="7"/>
    </w:pPr>
    <w:rPr>
      <w:rFonts w:ascii="Arial Black" w:hAnsi="Arial Black"/>
      <w:caps/>
      <w:spacing w:val="60"/>
      <w:sz w:val="14"/>
    </w:rPr>
  </w:style>
  <w:style w:type="paragraph" w:styleId="Heading9">
    <w:name w:val="heading 9"/>
    <w:basedOn w:val="Normal"/>
    <w:next w:val="BodyText"/>
    <w:qFormat/>
    <w:rsid w:val="003E2771"/>
    <w:pPr>
      <w:keepNext/>
      <w:numPr>
        <w:ilvl w:val="8"/>
        <w:numId w:val="4"/>
      </w:numPr>
      <w:spacing w:before="80" w:after="60"/>
      <w:outlineLvl w:val="8"/>
    </w:pPr>
    <w:rPr>
      <w:b/>
      <w:i/>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3E2771"/>
    <w:pPr>
      <w:spacing w:after="220" w:line="180" w:lineRule="atLeast"/>
    </w:pPr>
  </w:style>
  <w:style w:type="paragraph" w:styleId="BodyTextIndent">
    <w:name w:val="Body Text Indent"/>
    <w:basedOn w:val="BodyText"/>
    <w:rsid w:val="003E2771"/>
    <w:pPr>
      <w:ind w:firstLine="360"/>
    </w:pPr>
  </w:style>
  <w:style w:type="character" w:styleId="Hyperlink">
    <w:name w:val="Hyperlink"/>
    <w:uiPriority w:val="99"/>
    <w:rsid w:val="003E2771"/>
    <w:rPr>
      <w:color w:val="0000FF"/>
      <w:u w:val="single"/>
    </w:rPr>
  </w:style>
  <w:style w:type="paragraph" w:styleId="BodyTextIndent2">
    <w:name w:val="Body Text Indent 2"/>
    <w:basedOn w:val="Normal"/>
    <w:rsid w:val="003E2771"/>
    <w:pPr>
      <w:ind w:left="1440"/>
    </w:pPr>
    <w:rPr>
      <w:color w:val="0000FF"/>
    </w:rPr>
  </w:style>
  <w:style w:type="paragraph" w:styleId="TOC1">
    <w:name w:val="toc 1"/>
    <w:basedOn w:val="Normal"/>
    <w:autoRedefine/>
    <w:uiPriority w:val="39"/>
    <w:rsid w:val="003E2771"/>
    <w:pPr>
      <w:spacing w:before="120" w:after="120"/>
      <w:jc w:val="left"/>
    </w:pPr>
    <w:rPr>
      <w:rFonts w:ascii="Times New Roman" w:hAnsi="Times New Roman"/>
      <w:b/>
      <w:bCs/>
      <w:caps/>
      <w:szCs w:val="24"/>
    </w:rPr>
  </w:style>
  <w:style w:type="paragraph" w:styleId="TOC2">
    <w:name w:val="toc 2"/>
    <w:basedOn w:val="TOC1"/>
    <w:autoRedefine/>
    <w:uiPriority w:val="39"/>
    <w:rsid w:val="003E2771"/>
    <w:pPr>
      <w:spacing w:before="0" w:after="0"/>
      <w:ind w:left="200"/>
    </w:pPr>
    <w:rPr>
      <w:b w:val="0"/>
      <w:bCs w:val="0"/>
      <w:caps w:val="0"/>
      <w:smallCaps/>
    </w:rPr>
  </w:style>
  <w:style w:type="paragraph" w:styleId="TOC3">
    <w:name w:val="toc 3"/>
    <w:basedOn w:val="Normal"/>
    <w:next w:val="Normal"/>
    <w:autoRedefine/>
    <w:uiPriority w:val="39"/>
    <w:rsid w:val="003E2771"/>
    <w:pPr>
      <w:ind w:left="400"/>
      <w:jc w:val="left"/>
    </w:pPr>
    <w:rPr>
      <w:rFonts w:ascii="Times New Roman" w:hAnsi="Times New Roman"/>
      <w:i/>
      <w:iCs/>
      <w:szCs w:val="24"/>
    </w:rPr>
  </w:style>
  <w:style w:type="paragraph" w:styleId="TOC4">
    <w:name w:val="toc 4"/>
    <w:basedOn w:val="Normal"/>
    <w:next w:val="Normal"/>
    <w:autoRedefine/>
    <w:uiPriority w:val="39"/>
    <w:rsid w:val="003E2771"/>
    <w:pPr>
      <w:ind w:left="600"/>
      <w:jc w:val="left"/>
    </w:pPr>
    <w:rPr>
      <w:rFonts w:ascii="Times New Roman" w:hAnsi="Times New Roman"/>
      <w:szCs w:val="21"/>
    </w:rPr>
  </w:style>
  <w:style w:type="paragraph" w:styleId="TOC5">
    <w:name w:val="toc 5"/>
    <w:basedOn w:val="Normal"/>
    <w:next w:val="Normal"/>
    <w:autoRedefine/>
    <w:uiPriority w:val="39"/>
    <w:rsid w:val="003E2771"/>
    <w:pPr>
      <w:ind w:left="800"/>
      <w:jc w:val="left"/>
    </w:pPr>
    <w:rPr>
      <w:rFonts w:ascii="Times New Roman" w:hAnsi="Times New Roman"/>
      <w:szCs w:val="21"/>
    </w:rPr>
  </w:style>
  <w:style w:type="paragraph" w:styleId="TOC6">
    <w:name w:val="toc 6"/>
    <w:basedOn w:val="Normal"/>
    <w:next w:val="Normal"/>
    <w:autoRedefine/>
    <w:uiPriority w:val="39"/>
    <w:rsid w:val="003E2771"/>
    <w:pPr>
      <w:ind w:left="1000"/>
      <w:jc w:val="left"/>
    </w:pPr>
    <w:rPr>
      <w:rFonts w:ascii="Times New Roman" w:hAnsi="Times New Roman"/>
      <w:szCs w:val="21"/>
    </w:rPr>
  </w:style>
  <w:style w:type="paragraph" w:styleId="TOC7">
    <w:name w:val="toc 7"/>
    <w:basedOn w:val="Normal"/>
    <w:next w:val="Normal"/>
    <w:autoRedefine/>
    <w:uiPriority w:val="39"/>
    <w:rsid w:val="003E2771"/>
    <w:pPr>
      <w:ind w:left="1200"/>
      <w:jc w:val="left"/>
    </w:pPr>
    <w:rPr>
      <w:rFonts w:ascii="Times New Roman" w:hAnsi="Times New Roman"/>
      <w:szCs w:val="21"/>
    </w:rPr>
  </w:style>
  <w:style w:type="paragraph" w:styleId="TOC8">
    <w:name w:val="toc 8"/>
    <w:basedOn w:val="Normal"/>
    <w:next w:val="Normal"/>
    <w:autoRedefine/>
    <w:uiPriority w:val="39"/>
    <w:rsid w:val="003E2771"/>
    <w:pPr>
      <w:ind w:left="1400"/>
      <w:jc w:val="left"/>
    </w:pPr>
    <w:rPr>
      <w:rFonts w:ascii="Times New Roman" w:hAnsi="Times New Roman"/>
      <w:szCs w:val="21"/>
    </w:rPr>
  </w:style>
  <w:style w:type="paragraph" w:styleId="TOC9">
    <w:name w:val="toc 9"/>
    <w:basedOn w:val="Normal"/>
    <w:next w:val="Normal"/>
    <w:autoRedefine/>
    <w:uiPriority w:val="39"/>
    <w:rsid w:val="003E2771"/>
    <w:pPr>
      <w:ind w:left="1600"/>
      <w:jc w:val="left"/>
    </w:pPr>
    <w:rPr>
      <w:rFonts w:ascii="Times New Roman" w:hAnsi="Times New Roman"/>
      <w:szCs w:val="21"/>
    </w:rPr>
  </w:style>
  <w:style w:type="paragraph" w:customStyle="1" w:styleId="DocumentSubject">
    <w:name w:val="Document Subject"/>
    <w:rsid w:val="003E2771"/>
    <w:pPr>
      <w:widowControl w:val="0"/>
    </w:pPr>
    <w:rPr>
      <w:sz w:val="24"/>
    </w:rPr>
  </w:style>
  <w:style w:type="paragraph" w:customStyle="1" w:styleId="DocumentTitle">
    <w:name w:val="Document Title"/>
    <w:rsid w:val="003E2771"/>
    <w:pPr>
      <w:widowControl w:val="0"/>
    </w:pPr>
    <w:rPr>
      <w:sz w:val="24"/>
    </w:rPr>
  </w:style>
  <w:style w:type="paragraph" w:customStyle="1" w:styleId="MethodologyName">
    <w:name w:val="Methodology Name"/>
    <w:rsid w:val="003E2771"/>
    <w:pPr>
      <w:widowControl w:val="0"/>
    </w:pPr>
    <w:rPr>
      <w:sz w:val="24"/>
    </w:rPr>
  </w:style>
  <w:style w:type="paragraph" w:customStyle="1" w:styleId="DocumentDate">
    <w:name w:val="Document Date"/>
    <w:rsid w:val="003E2771"/>
    <w:pPr>
      <w:widowControl w:val="0"/>
    </w:pPr>
    <w:rPr>
      <w:sz w:val="24"/>
    </w:rPr>
  </w:style>
  <w:style w:type="paragraph" w:customStyle="1" w:styleId="Tabletop">
    <w:name w:val="Tabletop"/>
    <w:basedOn w:val="Normal"/>
    <w:rsid w:val="003E2771"/>
    <w:pPr>
      <w:keepNext/>
      <w:spacing w:before="120" w:after="120"/>
      <w:jc w:val="center"/>
    </w:pPr>
    <w:rPr>
      <w:b/>
      <w:noProof/>
    </w:rPr>
  </w:style>
  <w:style w:type="paragraph" w:customStyle="1" w:styleId="Tablecont">
    <w:name w:val="Tablecont"/>
    <w:rsid w:val="003E2771"/>
    <w:pPr>
      <w:spacing w:before="40" w:after="40"/>
      <w:jc w:val="center"/>
    </w:pPr>
    <w:rPr>
      <w:noProof/>
      <w:sz w:val="18"/>
    </w:rPr>
  </w:style>
  <w:style w:type="character" w:styleId="PageNumber">
    <w:name w:val="page number"/>
    <w:rsid w:val="003E2771"/>
    <w:rPr>
      <w:sz w:val="18"/>
    </w:rPr>
  </w:style>
  <w:style w:type="paragraph" w:styleId="Header">
    <w:name w:val="header"/>
    <w:aliases w:val="*Header,h,rh,RH,Cover Page,Chapter Name"/>
    <w:basedOn w:val="HeaderBase"/>
    <w:link w:val="HeaderChar"/>
    <w:rsid w:val="003E2771"/>
    <w:pPr>
      <w:spacing w:after="600"/>
    </w:pPr>
  </w:style>
  <w:style w:type="paragraph" w:customStyle="1" w:styleId="HeaderBase">
    <w:name w:val="Header Base"/>
    <w:basedOn w:val="BodyText"/>
    <w:rsid w:val="003E2771"/>
    <w:pPr>
      <w:keepLines/>
      <w:tabs>
        <w:tab w:val="center" w:pos="4320"/>
        <w:tab w:val="right" w:pos="8640"/>
      </w:tabs>
      <w:spacing w:after="0"/>
    </w:pPr>
  </w:style>
  <w:style w:type="paragraph" w:styleId="Footer">
    <w:name w:val="footer"/>
    <w:aliases w:val="f"/>
    <w:basedOn w:val="HeaderBase"/>
    <w:link w:val="FooterChar"/>
    <w:rsid w:val="003E2771"/>
    <w:pPr>
      <w:spacing w:before="600"/>
    </w:pPr>
    <w:rPr>
      <w:sz w:val="18"/>
    </w:rPr>
  </w:style>
  <w:style w:type="paragraph" w:customStyle="1" w:styleId="sectionblock">
    <w:name w:val="sectionblock"/>
    <w:basedOn w:val="Normal"/>
    <w:rsid w:val="003E2771"/>
    <w:pPr>
      <w:overflowPunct w:val="0"/>
      <w:autoSpaceDE w:val="0"/>
      <w:autoSpaceDN w:val="0"/>
      <w:adjustRightInd w:val="0"/>
      <w:spacing w:after="120"/>
      <w:ind w:left="360"/>
      <w:textAlignment w:val="baseline"/>
    </w:pPr>
  </w:style>
  <w:style w:type="paragraph" w:customStyle="1" w:styleId="BulletItem">
    <w:name w:val="Bullet Item"/>
    <w:basedOn w:val="NormalIndent"/>
    <w:rsid w:val="003E2771"/>
    <w:pPr>
      <w:numPr>
        <w:numId w:val="1"/>
      </w:numPr>
      <w:spacing w:before="120"/>
    </w:pPr>
    <w:rPr>
      <w:rFonts w:cs="Arial"/>
      <w:kern w:val="24"/>
      <w:lang w:val="en-US" w:eastAsia="en-US"/>
    </w:rPr>
  </w:style>
  <w:style w:type="paragraph" w:styleId="NormalIndent">
    <w:name w:val="Normal Indent"/>
    <w:basedOn w:val="Normal"/>
    <w:rsid w:val="003E2771"/>
    <w:pPr>
      <w:ind w:left="720"/>
    </w:pPr>
  </w:style>
  <w:style w:type="paragraph" w:styleId="BodyTextIndent3">
    <w:name w:val="Body Text Indent 3"/>
    <w:basedOn w:val="Normal"/>
    <w:rsid w:val="003E2771"/>
    <w:pPr>
      <w:ind w:left="1440"/>
    </w:pPr>
  </w:style>
  <w:style w:type="paragraph" w:customStyle="1" w:styleId="BulletItem2">
    <w:name w:val="Bullet Item 2"/>
    <w:basedOn w:val="BulletItem"/>
    <w:rsid w:val="003E2771"/>
    <w:pPr>
      <w:spacing w:before="0"/>
      <w:ind w:left="720"/>
    </w:pPr>
  </w:style>
  <w:style w:type="paragraph" w:customStyle="1" w:styleId="NormalNoLead">
    <w:name w:val="Normal No Lead"/>
    <w:basedOn w:val="Normal"/>
    <w:rsid w:val="003E2771"/>
  </w:style>
  <w:style w:type="paragraph" w:customStyle="1" w:styleId="TableBullet">
    <w:name w:val="Table Bullet"/>
    <w:basedOn w:val="Normal"/>
    <w:rsid w:val="003E2771"/>
    <w:pPr>
      <w:ind w:left="187" w:hanging="187"/>
    </w:pPr>
    <w:rPr>
      <w:color w:val="000000"/>
      <w:sz w:val="18"/>
    </w:rPr>
  </w:style>
  <w:style w:type="paragraph" w:customStyle="1" w:styleId="TableBullet2">
    <w:name w:val="Table Bullet 2"/>
    <w:basedOn w:val="TableBullet"/>
    <w:rsid w:val="003E2771"/>
    <w:pPr>
      <w:ind w:left="414"/>
    </w:pPr>
  </w:style>
  <w:style w:type="paragraph" w:customStyle="1" w:styleId="BulletItem3">
    <w:name w:val="Bullet Item 3"/>
    <w:basedOn w:val="BulletItem2"/>
    <w:rsid w:val="003E2771"/>
    <w:pPr>
      <w:tabs>
        <w:tab w:val="left" w:pos="1080"/>
      </w:tabs>
      <w:ind w:left="1080"/>
    </w:pPr>
  </w:style>
  <w:style w:type="paragraph" w:customStyle="1" w:styleId="maintext">
    <w:name w:val="maintext"/>
    <w:basedOn w:val="Normal"/>
    <w:rsid w:val="003E2771"/>
    <w:pPr>
      <w:ind w:left="720"/>
    </w:pPr>
  </w:style>
  <w:style w:type="paragraph" w:customStyle="1" w:styleId="Bullet">
    <w:name w:val="Bullet"/>
    <w:basedOn w:val="Normal"/>
    <w:rsid w:val="003E2771"/>
    <w:pPr>
      <w:ind w:left="360" w:hanging="360"/>
    </w:pPr>
  </w:style>
  <w:style w:type="paragraph" w:customStyle="1" w:styleId="ABLOCKPARA">
    <w:name w:val="A BLOCK PARA"/>
    <w:basedOn w:val="Normal"/>
    <w:rsid w:val="003E2771"/>
    <w:rPr>
      <w:rFonts w:ascii="Book Antiqua" w:hAnsi="Book Antiqua"/>
      <w:sz w:val="22"/>
    </w:rPr>
  </w:style>
  <w:style w:type="paragraph" w:customStyle="1" w:styleId="BlockQuotation">
    <w:name w:val="Block Quotation"/>
    <w:basedOn w:val="Normal"/>
    <w:next w:val="BodyText"/>
    <w:rsid w:val="003E2771"/>
    <w:pPr>
      <w:pBdr>
        <w:top w:val="single" w:sz="6" w:space="12" w:color="FFFFFF"/>
        <w:left w:val="single" w:sz="6" w:space="12" w:color="FFFFFF"/>
        <w:bottom w:val="single" w:sz="6" w:space="12" w:color="FFFFFF"/>
        <w:right w:val="single" w:sz="6" w:space="12" w:color="FFFFFF"/>
      </w:pBdr>
      <w:shd w:val="pct10" w:color="808080" w:fill="auto"/>
      <w:spacing w:after="240"/>
      <w:ind w:left="600" w:right="600"/>
    </w:pPr>
    <w:rPr>
      <w:sz w:val="24"/>
    </w:rPr>
  </w:style>
  <w:style w:type="paragraph" w:customStyle="1" w:styleId="BodyTextKeep">
    <w:name w:val="Body Text Keep"/>
    <w:basedOn w:val="BodyText"/>
    <w:next w:val="BodyText"/>
    <w:rsid w:val="003E2771"/>
    <w:pPr>
      <w:keepNext/>
    </w:pPr>
  </w:style>
  <w:style w:type="paragraph" w:customStyle="1" w:styleId="Picture">
    <w:name w:val="Picture"/>
    <w:basedOn w:val="BodyText"/>
    <w:next w:val="Caption"/>
    <w:rsid w:val="003E2771"/>
    <w:pPr>
      <w:keepNext/>
    </w:pPr>
  </w:style>
  <w:style w:type="paragraph" w:styleId="Caption">
    <w:name w:val="caption"/>
    <w:basedOn w:val="Normal"/>
    <w:next w:val="BodyText"/>
    <w:qFormat/>
    <w:rsid w:val="003E2771"/>
    <w:pPr>
      <w:spacing w:after="240"/>
    </w:pPr>
  </w:style>
  <w:style w:type="paragraph" w:customStyle="1" w:styleId="PartLabel">
    <w:name w:val="Part Label"/>
    <w:basedOn w:val="Normal"/>
    <w:next w:val="Normal"/>
    <w:rsid w:val="003E2771"/>
    <w:pPr>
      <w:framePr w:w="2045" w:hSpace="187" w:vSpace="187" w:wrap="notBeside" w:vAnchor="page" w:hAnchor="margin" w:xAlign="right" w:y="966"/>
      <w:shd w:val="pct20" w:color="auto" w:fill="auto"/>
      <w:spacing w:before="320" w:line="1560" w:lineRule="exact"/>
      <w:jc w:val="center"/>
    </w:pPr>
    <w:rPr>
      <w:rFonts w:ascii="Arial Black" w:hAnsi="Arial Black"/>
      <w:color w:val="FFFFFF"/>
      <w:sz w:val="196"/>
    </w:rPr>
  </w:style>
  <w:style w:type="paragraph" w:customStyle="1" w:styleId="PartTitle">
    <w:name w:val="Part Title"/>
    <w:basedOn w:val="Normal"/>
    <w:next w:val="PartLabel"/>
    <w:rsid w:val="003E2771"/>
    <w:pPr>
      <w:keepNext/>
      <w:pageBreakBefore/>
      <w:framePr w:w="2045" w:hSpace="187" w:vSpace="187" w:wrap="notBeside" w:vAnchor="page" w:hAnchor="margin" w:xAlign="right" w:y="966"/>
      <w:shd w:val="pct20" w:color="auto" w:fill="auto"/>
      <w:spacing w:line="480" w:lineRule="exact"/>
      <w:jc w:val="center"/>
    </w:pPr>
    <w:rPr>
      <w:rFonts w:ascii="Arial Black" w:hAnsi="Arial Black"/>
      <w:spacing w:val="-50"/>
      <w:sz w:val="36"/>
    </w:rPr>
  </w:style>
  <w:style w:type="paragraph" w:customStyle="1" w:styleId="HeadingBase">
    <w:name w:val="Heading Base"/>
    <w:basedOn w:val="BodyText"/>
    <w:next w:val="BodyText"/>
    <w:rsid w:val="003E2771"/>
    <w:pPr>
      <w:keepNext/>
      <w:keepLines/>
      <w:spacing w:after="0"/>
      <w:jc w:val="left"/>
    </w:pPr>
    <w:rPr>
      <w:rFonts w:ascii="Arial Black" w:hAnsi="Arial Black"/>
      <w:spacing w:val="-10"/>
      <w:kern w:val="28"/>
    </w:rPr>
  </w:style>
  <w:style w:type="paragraph" w:styleId="Title">
    <w:name w:val="Title"/>
    <w:basedOn w:val="HeadingBase"/>
    <w:qFormat/>
    <w:rsid w:val="003E2771"/>
    <w:pPr>
      <w:pBdr>
        <w:bottom w:val="single" w:sz="6" w:space="14" w:color="808080"/>
      </w:pBdr>
      <w:spacing w:before="100" w:after="3600" w:line="600" w:lineRule="exact"/>
      <w:jc w:val="center"/>
    </w:pPr>
    <w:rPr>
      <w:b/>
      <w:color w:val="808080"/>
      <w:spacing w:val="-35"/>
      <w:sz w:val="48"/>
    </w:rPr>
  </w:style>
  <w:style w:type="paragraph" w:styleId="Subtitle">
    <w:name w:val="Subtitle"/>
    <w:basedOn w:val="Title"/>
    <w:next w:val="BodyText"/>
    <w:qFormat/>
    <w:rsid w:val="003E2771"/>
    <w:pPr>
      <w:spacing w:before="1940" w:after="0" w:line="200" w:lineRule="atLeast"/>
    </w:pPr>
    <w:rPr>
      <w:rFonts w:ascii="Garamond" w:hAnsi="Garamond"/>
      <w:b w:val="0"/>
      <w:caps/>
      <w:spacing w:val="30"/>
      <w:sz w:val="18"/>
    </w:rPr>
  </w:style>
  <w:style w:type="paragraph" w:customStyle="1" w:styleId="ChapterSubtitle">
    <w:name w:val="Chapter Subtitle"/>
    <w:basedOn w:val="Normal"/>
    <w:next w:val="BodyText"/>
    <w:rsid w:val="003E2771"/>
    <w:pPr>
      <w:keepNext/>
      <w:keepLines/>
      <w:spacing w:after="360" w:line="240" w:lineRule="atLeast"/>
      <w:ind w:right="1800"/>
    </w:pPr>
    <w:rPr>
      <w:i/>
      <w:spacing w:val="-20"/>
      <w:kern w:val="28"/>
      <w:sz w:val="28"/>
    </w:rPr>
  </w:style>
  <w:style w:type="paragraph" w:customStyle="1" w:styleId="CompanyName">
    <w:name w:val="Company Name"/>
    <w:basedOn w:val="Normal"/>
    <w:rsid w:val="003E2771"/>
    <w:pPr>
      <w:keepLines/>
      <w:framePr w:w="3557" w:hSpace="187" w:vSpace="187" w:wrap="notBeside" w:vAnchor="page" w:hAnchor="page" w:x="7345" w:y="1009" w:anchorLock="1"/>
      <w:pBdr>
        <w:top w:val="single" w:sz="6" w:space="9" w:color="auto"/>
        <w:left w:val="single" w:sz="6" w:space="9" w:color="auto"/>
        <w:bottom w:val="single" w:sz="6" w:space="9" w:color="auto"/>
        <w:right w:val="single" w:sz="6" w:space="9" w:color="auto"/>
      </w:pBdr>
      <w:shd w:val="solid" w:color="auto" w:fill="auto"/>
      <w:spacing w:line="320" w:lineRule="exact"/>
    </w:pPr>
    <w:rPr>
      <w:rFonts w:ascii="Arial Black" w:hAnsi="Arial Black"/>
      <w:spacing w:val="-15"/>
      <w:position w:val="-2"/>
      <w:sz w:val="32"/>
    </w:rPr>
  </w:style>
  <w:style w:type="paragraph" w:customStyle="1" w:styleId="ChapterTitle">
    <w:name w:val="Chapter Title"/>
    <w:basedOn w:val="Normal"/>
    <w:next w:val="ChapterSubtitle"/>
    <w:rsid w:val="003E2771"/>
    <w:pPr>
      <w:keepNext/>
      <w:keepLines/>
      <w:spacing w:before="480" w:after="360" w:line="440" w:lineRule="atLeast"/>
      <w:ind w:right="2160"/>
    </w:pPr>
    <w:rPr>
      <w:rFonts w:ascii="Arial Black" w:hAnsi="Arial Black"/>
      <w:color w:val="808080"/>
      <w:spacing w:val="-35"/>
      <w:kern w:val="28"/>
      <w:sz w:val="44"/>
    </w:rPr>
  </w:style>
  <w:style w:type="character" w:styleId="CommentReference">
    <w:name w:val="annotation reference"/>
    <w:semiHidden/>
    <w:rsid w:val="003E2771"/>
    <w:rPr>
      <w:sz w:val="16"/>
    </w:rPr>
  </w:style>
  <w:style w:type="paragraph" w:customStyle="1" w:styleId="FootnoteBase">
    <w:name w:val="Footnote Base"/>
    <w:basedOn w:val="Normal"/>
    <w:rsid w:val="003E2771"/>
    <w:pPr>
      <w:spacing w:before="240"/>
    </w:pPr>
    <w:rPr>
      <w:sz w:val="18"/>
    </w:rPr>
  </w:style>
  <w:style w:type="paragraph" w:styleId="CommentText">
    <w:name w:val="annotation text"/>
    <w:basedOn w:val="Normal"/>
    <w:link w:val="CommentTextChar"/>
    <w:semiHidden/>
    <w:rsid w:val="003E2771"/>
    <w:pPr>
      <w:tabs>
        <w:tab w:val="left" w:pos="187"/>
      </w:tabs>
      <w:spacing w:after="120" w:line="220" w:lineRule="exact"/>
      <w:ind w:left="187" w:hanging="187"/>
    </w:pPr>
  </w:style>
  <w:style w:type="paragraph" w:customStyle="1" w:styleId="TableText">
    <w:name w:val="Table Text"/>
    <w:basedOn w:val="Normal"/>
    <w:rsid w:val="003E2771"/>
    <w:pPr>
      <w:spacing w:before="60"/>
    </w:pPr>
    <w:rPr>
      <w:sz w:val="16"/>
    </w:rPr>
  </w:style>
  <w:style w:type="paragraph" w:customStyle="1" w:styleId="TitleCover">
    <w:name w:val="Title Cover"/>
    <w:basedOn w:val="HeadingBase"/>
    <w:next w:val="SubtitleCover"/>
    <w:rsid w:val="003E2771"/>
    <w:pPr>
      <w:keepNext w:val="0"/>
      <w:pBdr>
        <w:top w:val="single" w:sz="6" w:space="31" w:color="FFFFFF"/>
        <w:left w:val="single" w:sz="6" w:space="31" w:color="FFFFFF"/>
        <w:bottom w:val="single" w:sz="6" w:space="31" w:color="FFFFFF"/>
        <w:right w:val="single" w:sz="6" w:space="31" w:color="FFFFFF"/>
      </w:pBdr>
      <w:shd w:val="pct10" w:color="auto" w:fill="auto"/>
      <w:spacing w:line="1440" w:lineRule="exact"/>
      <w:ind w:left="600" w:right="600"/>
      <w:jc w:val="right"/>
    </w:pPr>
    <w:rPr>
      <w:rFonts w:ascii="Garamond" w:hAnsi="Garamond"/>
      <w:b/>
      <w:spacing w:val="-70"/>
      <w:sz w:val="144"/>
    </w:rPr>
  </w:style>
  <w:style w:type="paragraph" w:customStyle="1" w:styleId="SubtitleCover">
    <w:name w:val="Subtitle Cover"/>
    <w:basedOn w:val="Normal"/>
    <w:next w:val="Normal"/>
    <w:rsid w:val="003E2771"/>
    <w:pPr>
      <w:keepNext/>
      <w:pBdr>
        <w:top w:val="single" w:sz="6" w:space="1" w:color="auto"/>
      </w:pBdr>
      <w:spacing w:after="5280" w:line="480" w:lineRule="exact"/>
    </w:pPr>
    <w:rPr>
      <w:spacing w:val="-15"/>
      <w:kern w:val="28"/>
      <w:sz w:val="44"/>
    </w:rPr>
  </w:style>
  <w:style w:type="paragraph" w:customStyle="1" w:styleId="DocumentLabel">
    <w:name w:val="Document Label"/>
    <w:basedOn w:val="Normal"/>
    <w:next w:val="Normal"/>
    <w:rsid w:val="003E2771"/>
    <w:pPr>
      <w:keepNext/>
      <w:keepLines/>
      <w:spacing w:before="400" w:after="120" w:line="240" w:lineRule="atLeast"/>
      <w:ind w:left="-840"/>
    </w:pPr>
    <w:rPr>
      <w:rFonts w:ascii="Arial Black" w:hAnsi="Arial Black"/>
      <w:kern w:val="28"/>
      <w:sz w:val="96"/>
    </w:rPr>
  </w:style>
  <w:style w:type="character" w:styleId="Emphasis">
    <w:name w:val="Emphasis"/>
    <w:qFormat/>
    <w:rsid w:val="003E2771"/>
    <w:rPr>
      <w:rFonts w:ascii="Arial Black" w:hAnsi="Arial Black"/>
      <w:sz w:val="18"/>
    </w:rPr>
  </w:style>
  <w:style w:type="character" w:styleId="EndnoteReference">
    <w:name w:val="endnote reference"/>
    <w:semiHidden/>
    <w:rsid w:val="003E2771"/>
    <w:rPr>
      <w:sz w:val="18"/>
      <w:vertAlign w:val="superscript"/>
    </w:rPr>
  </w:style>
  <w:style w:type="paragraph" w:styleId="EndnoteText">
    <w:name w:val="endnote text"/>
    <w:basedOn w:val="Normal"/>
    <w:semiHidden/>
    <w:rsid w:val="003E2771"/>
    <w:pPr>
      <w:tabs>
        <w:tab w:val="left" w:pos="187"/>
      </w:tabs>
      <w:spacing w:after="120" w:line="220" w:lineRule="exact"/>
      <w:ind w:left="187" w:hanging="187"/>
    </w:pPr>
    <w:rPr>
      <w:sz w:val="18"/>
    </w:rPr>
  </w:style>
  <w:style w:type="paragraph" w:customStyle="1" w:styleId="FooterEven">
    <w:name w:val="Footer Even"/>
    <w:basedOn w:val="Footer"/>
    <w:rsid w:val="003E2771"/>
  </w:style>
  <w:style w:type="paragraph" w:customStyle="1" w:styleId="FooterFirst">
    <w:name w:val="Footer First"/>
    <w:basedOn w:val="Footer"/>
    <w:rsid w:val="003E2771"/>
    <w:pPr>
      <w:tabs>
        <w:tab w:val="clear" w:pos="8640"/>
      </w:tabs>
    </w:pPr>
    <w:rPr>
      <w:spacing w:val="-10"/>
    </w:rPr>
  </w:style>
  <w:style w:type="paragraph" w:customStyle="1" w:styleId="FooterOdd">
    <w:name w:val="Footer Odd"/>
    <w:basedOn w:val="Footer"/>
    <w:rsid w:val="003E2771"/>
    <w:pPr>
      <w:tabs>
        <w:tab w:val="right" w:pos="0"/>
      </w:tabs>
    </w:pPr>
  </w:style>
  <w:style w:type="character" w:styleId="FootnoteReference">
    <w:name w:val="footnote reference"/>
    <w:semiHidden/>
    <w:rsid w:val="003E2771"/>
    <w:rPr>
      <w:sz w:val="18"/>
      <w:vertAlign w:val="superscript"/>
    </w:rPr>
  </w:style>
  <w:style w:type="paragraph" w:styleId="FootnoteText">
    <w:name w:val="footnote text"/>
    <w:basedOn w:val="FootnoteBase"/>
    <w:semiHidden/>
    <w:rsid w:val="003E2771"/>
    <w:pPr>
      <w:spacing w:after="120"/>
    </w:pPr>
  </w:style>
  <w:style w:type="paragraph" w:customStyle="1" w:styleId="HeaderEven">
    <w:name w:val="Header Even"/>
    <w:basedOn w:val="Header"/>
    <w:rsid w:val="003E2771"/>
  </w:style>
  <w:style w:type="paragraph" w:customStyle="1" w:styleId="HeaderFirst">
    <w:name w:val="Header First"/>
    <w:basedOn w:val="Header"/>
    <w:rsid w:val="003E2771"/>
    <w:pPr>
      <w:tabs>
        <w:tab w:val="clear" w:pos="8640"/>
      </w:tabs>
    </w:pPr>
    <w:rPr>
      <w:rFonts w:ascii="Garamond" w:hAnsi="Garamond"/>
      <w:b/>
    </w:rPr>
  </w:style>
  <w:style w:type="paragraph" w:customStyle="1" w:styleId="HeaderOdd">
    <w:name w:val="Header Odd"/>
    <w:basedOn w:val="Header"/>
    <w:rsid w:val="003E2771"/>
    <w:pPr>
      <w:tabs>
        <w:tab w:val="right" w:pos="0"/>
      </w:tabs>
      <w:jc w:val="right"/>
    </w:pPr>
  </w:style>
  <w:style w:type="paragraph" w:customStyle="1" w:styleId="IndexBase">
    <w:name w:val="Index Base"/>
    <w:basedOn w:val="Normal"/>
    <w:rsid w:val="003E2771"/>
    <w:pPr>
      <w:tabs>
        <w:tab w:val="right" w:pos="3960"/>
      </w:tabs>
      <w:spacing w:line="240" w:lineRule="atLeast"/>
    </w:pPr>
    <w:rPr>
      <w:sz w:val="18"/>
    </w:rPr>
  </w:style>
  <w:style w:type="paragraph" w:styleId="Index1">
    <w:name w:val="index 1"/>
    <w:basedOn w:val="Normal"/>
    <w:autoRedefine/>
    <w:semiHidden/>
    <w:rsid w:val="003E2771"/>
    <w:pPr>
      <w:tabs>
        <w:tab w:val="right" w:leader="dot" w:pos="3960"/>
      </w:tabs>
      <w:spacing w:line="240" w:lineRule="atLeast"/>
      <w:ind w:left="720" w:hanging="720"/>
    </w:pPr>
    <w:rPr>
      <w:rFonts w:ascii="Arial Black" w:hAnsi="Arial Black"/>
      <w:sz w:val="15"/>
    </w:rPr>
  </w:style>
  <w:style w:type="paragraph" w:styleId="Index2">
    <w:name w:val="index 2"/>
    <w:basedOn w:val="Normal"/>
    <w:autoRedefine/>
    <w:semiHidden/>
    <w:rsid w:val="003E2771"/>
    <w:pPr>
      <w:tabs>
        <w:tab w:val="right" w:leader="dot" w:pos="3960"/>
      </w:tabs>
      <w:spacing w:line="240" w:lineRule="atLeast"/>
      <w:ind w:left="180"/>
    </w:pPr>
    <w:rPr>
      <w:rFonts w:ascii="Arial Black" w:hAnsi="Arial Black"/>
      <w:sz w:val="15"/>
    </w:rPr>
  </w:style>
  <w:style w:type="paragraph" w:styleId="Index3">
    <w:name w:val="index 3"/>
    <w:basedOn w:val="Normal"/>
    <w:autoRedefine/>
    <w:semiHidden/>
    <w:rsid w:val="003E2771"/>
    <w:pPr>
      <w:tabs>
        <w:tab w:val="right" w:leader="dot" w:pos="3960"/>
      </w:tabs>
      <w:spacing w:line="240" w:lineRule="atLeast"/>
      <w:ind w:left="180"/>
    </w:pPr>
    <w:rPr>
      <w:sz w:val="18"/>
    </w:rPr>
  </w:style>
  <w:style w:type="paragraph" w:styleId="Index4">
    <w:name w:val="index 4"/>
    <w:basedOn w:val="Normal"/>
    <w:autoRedefine/>
    <w:semiHidden/>
    <w:rsid w:val="003E2771"/>
    <w:pPr>
      <w:tabs>
        <w:tab w:val="right" w:pos="3960"/>
      </w:tabs>
      <w:spacing w:line="240" w:lineRule="atLeast"/>
      <w:ind w:left="180"/>
    </w:pPr>
    <w:rPr>
      <w:sz w:val="18"/>
    </w:rPr>
  </w:style>
  <w:style w:type="paragraph" w:styleId="Index5">
    <w:name w:val="index 5"/>
    <w:basedOn w:val="Normal"/>
    <w:autoRedefine/>
    <w:semiHidden/>
    <w:rsid w:val="003E2771"/>
    <w:pPr>
      <w:tabs>
        <w:tab w:val="right" w:pos="3960"/>
      </w:tabs>
      <w:spacing w:line="240" w:lineRule="atLeast"/>
      <w:ind w:left="180"/>
    </w:pPr>
    <w:rPr>
      <w:sz w:val="18"/>
    </w:rPr>
  </w:style>
  <w:style w:type="paragraph" w:styleId="IndexHeading">
    <w:name w:val="index heading"/>
    <w:basedOn w:val="Normal"/>
    <w:next w:val="Index1"/>
    <w:semiHidden/>
    <w:rsid w:val="003E2771"/>
    <w:pPr>
      <w:keepNext/>
      <w:spacing w:line="480" w:lineRule="exact"/>
    </w:pPr>
    <w:rPr>
      <w:caps/>
      <w:color w:val="808080"/>
      <w:kern w:val="28"/>
      <w:sz w:val="36"/>
    </w:rPr>
  </w:style>
  <w:style w:type="character" w:customStyle="1" w:styleId="Lead-inEmphasis">
    <w:name w:val="Lead-in Emphasis"/>
    <w:rsid w:val="003E2771"/>
    <w:rPr>
      <w:caps/>
      <w:sz w:val="22"/>
    </w:rPr>
  </w:style>
  <w:style w:type="character" w:styleId="LineNumber">
    <w:name w:val="line number"/>
    <w:rsid w:val="003E2771"/>
    <w:rPr>
      <w:rFonts w:ascii="Arial" w:hAnsi="Arial"/>
      <w:sz w:val="18"/>
    </w:rPr>
  </w:style>
  <w:style w:type="paragraph" w:styleId="List">
    <w:name w:val="List"/>
    <w:basedOn w:val="BodyText"/>
    <w:rsid w:val="003E2771"/>
    <w:pPr>
      <w:tabs>
        <w:tab w:val="left" w:pos="720"/>
      </w:tabs>
      <w:ind w:left="360"/>
    </w:pPr>
  </w:style>
  <w:style w:type="paragraph" w:styleId="List2">
    <w:name w:val="List 2"/>
    <w:basedOn w:val="List"/>
    <w:rsid w:val="003E2771"/>
    <w:pPr>
      <w:tabs>
        <w:tab w:val="clear" w:pos="720"/>
        <w:tab w:val="left" w:pos="1080"/>
      </w:tabs>
      <w:ind w:left="1080"/>
    </w:pPr>
  </w:style>
  <w:style w:type="paragraph" w:styleId="List3">
    <w:name w:val="List 3"/>
    <w:basedOn w:val="List"/>
    <w:rsid w:val="003E2771"/>
    <w:pPr>
      <w:tabs>
        <w:tab w:val="clear" w:pos="720"/>
        <w:tab w:val="left" w:pos="1440"/>
      </w:tabs>
      <w:ind w:left="1440"/>
    </w:pPr>
  </w:style>
  <w:style w:type="paragraph" w:styleId="List4">
    <w:name w:val="List 4"/>
    <w:basedOn w:val="List"/>
    <w:rsid w:val="003E2771"/>
    <w:pPr>
      <w:tabs>
        <w:tab w:val="clear" w:pos="720"/>
        <w:tab w:val="left" w:pos="1800"/>
      </w:tabs>
      <w:ind w:left="1800"/>
    </w:pPr>
  </w:style>
  <w:style w:type="paragraph" w:styleId="List5">
    <w:name w:val="List 5"/>
    <w:basedOn w:val="List"/>
    <w:rsid w:val="003E2771"/>
    <w:pPr>
      <w:tabs>
        <w:tab w:val="clear" w:pos="720"/>
        <w:tab w:val="left" w:pos="2160"/>
      </w:tabs>
      <w:ind w:left="2160"/>
    </w:pPr>
  </w:style>
  <w:style w:type="paragraph" w:styleId="ListBullet">
    <w:name w:val="List Bullet"/>
    <w:basedOn w:val="List"/>
    <w:autoRedefine/>
    <w:rsid w:val="003E2771"/>
    <w:pPr>
      <w:numPr>
        <w:numId w:val="2"/>
      </w:numPr>
      <w:tabs>
        <w:tab w:val="clear" w:pos="360"/>
        <w:tab w:val="clear" w:pos="720"/>
      </w:tabs>
      <w:ind w:right="360"/>
    </w:pPr>
    <w:rPr>
      <w:lang w:val="en-US" w:eastAsia="en-US"/>
    </w:rPr>
  </w:style>
  <w:style w:type="paragraph" w:styleId="ListBullet2">
    <w:name w:val="List Bullet 2"/>
    <w:basedOn w:val="ListBullet"/>
    <w:autoRedefine/>
    <w:rsid w:val="003E2771"/>
    <w:pPr>
      <w:ind w:left="1080"/>
    </w:pPr>
  </w:style>
  <w:style w:type="paragraph" w:styleId="ListBullet3">
    <w:name w:val="List Bullet 3"/>
    <w:basedOn w:val="ListBullet"/>
    <w:autoRedefine/>
    <w:rsid w:val="003E2771"/>
    <w:pPr>
      <w:ind w:left="1440"/>
    </w:pPr>
  </w:style>
  <w:style w:type="paragraph" w:styleId="ListBullet4">
    <w:name w:val="List Bullet 4"/>
    <w:basedOn w:val="ListBullet"/>
    <w:autoRedefine/>
    <w:rsid w:val="003E2771"/>
    <w:pPr>
      <w:ind w:left="1800"/>
    </w:pPr>
  </w:style>
  <w:style w:type="paragraph" w:styleId="ListBullet5">
    <w:name w:val="List Bullet 5"/>
    <w:basedOn w:val="Normal"/>
    <w:autoRedefine/>
    <w:rsid w:val="003E2771"/>
    <w:pPr>
      <w:framePr w:w="1860" w:wrap="around" w:vAnchor="text" w:hAnchor="page" w:x="1201" w:y="1"/>
      <w:numPr>
        <w:numId w:val="3"/>
      </w:numPr>
      <w:pBdr>
        <w:bottom w:val="single" w:sz="6" w:space="0" w:color="auto"/>
        <w:between w:val="single" w:sz="6" w:space="0" w:color="auto"/>
      </w:pBdr>
      <w:spacing w:line="320" w:lineRule="exact"/>
    </w:pPr>
    <w:rPr>
      <w:sz w:val="18"/>
      <w:lang w:val="en-US" w:eastAsia="en-US"/>
    </w:rPr>
  </w:style>
  <w:style w:type="paragraph" w:styleId="ListContinue">
    <w:name w:val="List Continue"/>
    <w:basedOn w:val="List"/>
    <w:rsid w:val="003E2771"/>
    <w:pPr>
      <w:tabs>
        <w:tab w:val="clear" w:pos="720"/>
      </w:tabs>
      <w:spacing w:after="160"/>
    </w:pPr>
  </w:style>
  <w:style w:type="paragraph" w:styleId="ListContinue2">
    <w:name w:val="List Continue 2"/>
    <w:basedOn w:val="ListContinue"/>
    <w:rsid w:val="003E2771"/>
    <w:pPr>
      <w:ind w:left="1080"/>
    </w:pPr>
  </w:style>
  <w:style w:type="paragraph" w:styleId="ListContinue3">
    <w:name w:val="List Continue 3"/>
    <w:basedOn w:val="ListContinue"/>
    <w:rsid w:val="003E2771"/>
    <w:pPr>
      <w:ind w:left="1440"/>
    </w:pPr>
  </w:style>
  <w:style w:type="paragraph" w:styleId="ListContinue4">
    <w:name w:val="List Continue 4"/>
    <w:basedOn w:val="ListContinue"/>
    <w:rsid w:val="003E2771"/>
    <w:pPr>
      <w:ind w:left="1800"/>
    </w:pPr>
  </w:style>
  <w:style w:type="paragraph" w:styleId="ListContinue5">
    <w:name w:val="List Continue 5"/>
    <w:basedOn w:val="ListContinue"/>
    <w:rsid w:val="003E2771"/>
    <w:pPr>
      <w:ind w:left="2160"/>
    </w:pPr>
  </w:style>
  <w:style w:type="paragraph" w:styleId="ListNumber">
    <w:name w:val="List Number"/>
    <w:basedOn w:val="List"/>
    <w:rsid w:val="003E2771"/>
    <w:pPr>
      <w:tabs>
        <w:tab w:val="clear" w:pos="720"/>
      </w:tabs>
      <w:ind w:left="720" w:right="360" w:hanging="360"/>
    </w:pPr>
  </w:style>
  <w:style w:type="paragraph" w:styleId="ListNumber2">
    <w:name w:val="List Number 2"/>
    <w:basedOn w:val="ListNumber"/>
    <w:rsid w:val="003E2771"/>
    <w:pPr>
      <w:ind w:left="1080"/>
    </w:pPr>
  </w:style>
  <w:style w:type="paragraph" w:styleId="ListNumber3">
    <w:name w:val="List Number 3"/>
    <w:basedOn w:val="ListNumber"/>
    <w:rsid w:val="003E2771"/>
    <w:pPr>
      <w:ind w:left="1440"/>
    </w:pPr>
  </w:style>
  <w:style w:type="paragraph" w:styleId="ListNumber4">
    <w:name w:val="List Number 4"/>
    <w:basedOn w:val="ListNumber"/>
    <w:rsid w:val="003E2771"/>
    <w:pPr>
      <w:ind w:left="1800"/>
    </w:pPr>
  </w:style>
  <w:style w:type="paragraph" w:styleId="ListNumber5">
    <w:name w:val="List Number 5"/>
    <w:basedOn w:val="ListNumber"/>
    <w:rsid w:val="003E2771"/>
    <w:pPr>
      <w:ind w:left="2160"/>
    </w:pPr>
  </w:style>
  <w:style w:type="paragraph" w:customStyle="1" w:styleId="TableHeader">
    <w:name w:val="Table Header"/>
    <w:basedOn w:val="Normal"/>
    <w:rsid w:val="003E2771"/>
    <w:pPr>
      <w:spacing w:before="60"/>
      <w:jc w:val="center"/>
    </w:pPr>
    <w:rPr>
      <w:rFonts w:ascii="Arial Black" w:hAnsi="Arial Black"/>
      <w:sz w:val="16"/>
    </w:rPr>
  </w:style>
  <w:style w:type="paragraph" w:styleId="MessageHeader">
    <w:name w:val="Message Header"/>
    <w:basedOn w:val="BodyText"/>
    <w:rsid w:val="003E2771"/>
    <w:pPr>
      <w:keepLines/>
      <w:spacing w:after="120"/>
      <w:ind w:left="720" w:hanging="720"/>
      <w:jc w:val="left"/>
    </w:pPr>
  </w:style>
  <w:style w:type="paragraph" w:customStyle="1" w:styleId="PartSubtitle">
    <w:name w:val="Part Subtitle"/>
    <w:basedOn w:val="Normal"/>
    <w:next w:val="BodyText"/>
    <w:rsid w:val="003E2771"/>
    <w:pPr>
      <w:keepNext/>
      <w:spacing w:before="360" w:after="120"/>
      <w:jc w:val="center"/>
    </w:pPr>
    <w:rPr>
      <w:i/>
      <w:kern w:val="28"/>
      <w:sz w:val="32"/>
    </w:rPr>
  </w:style>
  <w:style w:type="paragraph" w:customStyle="1" w:styleId="ReturnAddress">
    <w:name w:val="Return Address"/>
    <w:basedOn w:val="Normal"/>
    <w:rsid w:val="003E2771"/>
    <w:pPr>
      <w:keepLines/>
      <w:framePr w:w="5040" w:hSpace="180" w:wrap="notBeside" w:vAnchor="page" w:hAnchor="page" w:x="1801" w:y="961" w:anchorLock="1"/>
      <w:spacing w:line="200" w:lineRule="atLeast"/>
    </w:pPr>
    <w:rPr>
      <w:spacing w:val="-2"/>
      <w:sz w:val="16"/>
    </w:rPr>
  </w:style>
  <w:style w:type="paragraph" w:customStyle="1" w:styleId="SectionHeading">
    <w:name w:val="Section Heading"/>
    <w:basedOn w:val="Normal"/>
    <w:next w:val="BodyText"/>
    <w:rsid w:val="003E2771"/>
    <w:pPr>
      <w:spacing w:line="640" w:lineRule="atLeast"/>
    </w:pPr>
    <w:rPr>
      <w:rFonts w:ascii="Arial Black" w:hAnsi="Arial Black"/>
      <w:caps/>
      <w:spacing w:val="60"/>
      <w:sz w:val="15"/>
    </w:rPr>
  </w:style>
  <w:style w:type="paragraph" w:customStyle="1" w:styleId="SectionLabel">
    <w:name w:val="Section Label"/>
    <w:basedOn w:val="Normal"/>
    <w:next w:val="Normal"/>
    <w:rsid w:val="003E2771"/>
    <w:pPr>
      <w:spacing w:before="2040" w:after="360" w:line="480" w:lineRule="atLeast"/>
    </w:pPr>
    <w:rPr>
      <w:rFonts w:ascii="Arial Black" w:hAnsi="Arial Black"/>
      <w:color w:val="808080"/>
      <w:spacing w:val="-35"/>
      <w:sz w:val="48"/>
    </w:rPr>
  </w:style>
  <w:style w:type="character" w:customStyle="1" w:styleId="Slogan">
    <w:name w:val="Slogan"/>
    <w:rsid w:val="003E2771"/>
    <w:rPr>
      <w:i/>
      <w:spacing w:val="-6"/>
      <w:sz w:val="24"/>
    </w:rPr>
  </w:style>
  <w:style w:type="character" w:customStyle="1" w:styleId="Superscript">
    <w:name w:val="Superscript"/>
    <w:rsid w:val="003E2771"/>
    <w:rPr>
      <w:position w:val="0"/>
      <w:vertAlign w:val="superscript"/>
    </w:rPr>
  </w:style>
  <w:style w:type="paragraph" w:styleId="TableofAuthorities">
    <w:name w:val="table of authorities"/>
    <w:basedOn w:val="Normal"/>
    <w:semiHidden/>
    <w:rsid w:val="003E2771"/>
    <w:pPr>
      <w:tabs>
        <w:tab w:val="right" w:leader="dot" w:pos="8640"/>
      </w:tabs>
      <w:spacing w:after="240"/>
    </w:pPr>
  </w:style>
  <w:style w:type="paragraph" w:customStyle="1" w:styleId="TOCBase">
    <w:name w:val="TOC Base"/>
    <w:basedOn w:val="TOC2"/>
    <w:rsid w:val="003E2771"/>
  </w:style>
  <w:style w:type="paragraph" w:styleId="TableofFigures">
    <w:name w:val="table of figures"/>
    <w:basedOn w:val="Normal"/>
    <w:semiHidden/>
    <w:rsid w:val="003E2771"/>
    <w:pPr>
      <w:tabs>
        <w:tab w:val="right" w:leader="dot" w:pos="8640"/>
      </w:tabs>
      <w:ind w:left="720" w:hanging="720"/>
    </w:pPr>
  </w:style>
  <w:style w:type="paragraph" w:styleId="TOAHeading">
    <w:name w:val="toa heading"/>
    <w:basedOn w:val="Normal"/>
    <w:next w:val="Normal"/>
    <w:semiHidden/>
    <w:rsid w:val="003E2771"/>
    <w:pPr>
      <w:pBdr>
        <w:top w:val="single" w:sz="24" w:space="1" w:color="auto"/>
        <w:between w:val="single" w:sz="24" w:space="1" w:color="auto"/>
      </w:pBdr>
      <w:tabs>
        <w:tab w:val="right" w:pos="4740"/>
      </w:tabs>
      <w:spacing w:before="60" w:after="60" w:line="360" w:lineRule="exact"/>
      <w:jc w:val="center"/>
    </w:pPr>
    <w:rPr>
      <w:rFonts w:ascii="Arial Black" w:hAnsi="Arial Black"/>
      <w:b/>
      <w:spacing w:val="-10"/>
      <w:sz w:val="22"/>
    </w:rPr>
  </w:style>
  <w:style w:type="paragraph" w:customStyle="1" w:styleId="BlockQuotationFirst">
    <w:name w:val="Block Quotation First"/>
    <w:basedOn w:val="Normal"/>
    <w:next w:val="BlockQuotation"/>
    <w:rsid w:val="003E2771"/>
    <w:pPr>
      <w:keepLines/>
      <w:pBdr>
        <w:top w:val="single" w:sz="6" w:space="6" w:color="FFFFFF"/>
        <w:left w:val="single" w:sz="6" w:space="6" w:color="FFFFFF"/>
        <w:right w:val="single" w:sz="6" w:space="6" w:color="FFFFFF"/>
      </w:pBdr>
      <w:shd w:val="pct10" w:color="auto" w:fill="auto"/>
      <w:ind w:left="480" w:right="480" w:firstLine="60"/>
    </w:pPr>
    <w:rPr>
      <w:rFonts w:ascii="Arial Black" w:hAnsi="Arial Black"/>
      <w:spacing w:val="-10"/>
      <w:sz w:val="21"/>
    </w:rPr>
  </w:style>
  <w:style w:type="paragraph" w:customStyle="1" w:styleId="BlockQuotationLast">
    <w:name w:val="Block Quotation Last"/>
    <w:basedOn w:val="BlockQuotation"/>
    <w:next w:val="BodyText"/>
    <w:rsid w:val="003E2771"/>
    <w:pPr>
      <w:keepLines/>
      <w:pBdr>
        <w:top w:val="none" w:sz="0" w:space="0" w:color="auto"/>
        <w:left w:val="none" w:sz="0" w:space="0" w:color="auto"/>
        <w:bottom w:val="none" w:sz="0" w:space="0" w:color="auto"/>
        <w:right w:val="none" w:sz="0" w:space="0" w:color="auto"/>
      </w:pBdr>
      <w:shd w:val="clear" w:color="auto" w:fill="auto"/>
      <w:ind w:left="720" w:right="720"/>
      <w:jc w:val="left"/>
    </w:pPr>
    <w:rPr>
      <w:rFonts w:ascii="Times New Roman" w:hAnsi="Times New Roman"/>
      <w:i/>
      <w:spacing w:val="0"/>
      <w:sz w:val="20"/>
    </w:rPr>
  </w:style>
  <w:style w:type="paragraph" w:customStyle="1" w:styleId="ChapterLabel">
    <w:name w:val="Chapter Label"/>
    <w:basedOn w:val="Normal"/>
    <w:next w:val="BodyText"/>
    <w:rsid w:val="003E2771"/>
    <w:pPr>
      <w:keepNext/>
      <w:pBdr>
        <w:bottom w:val="single" w:sz="6" w:space="3" w:color="auto"/>
      </w:pBdr>
      <w:spacing w:after="240"/>
    </w:pPr>
    <w:rPr>
      <w:rFonts w:ascii="Arial Black" w:hAnsi="Arial Black"/>
      <w:caps/>
      <w:spacing w:val="70"/>
      <w:kern w:val="28"/>
      <w:sz w:val="15"/>
    </w:rPr>
  </w:style>
  <w:style w:type="paragraph" w:styleId="Date">
    <w:name w:val="Date"/>
    <w:basedOn w:val="BodyText"/>
    <w:rsid w:val="003E2771"/>
    <w:pPr>
      <w:spacing w:before="480" w:after="160"/>
      <w:jc w:val="center"/>
    </w:pPr>
    <w:rPr>
      <w:rFonts w:ascii="Times New Roman" w:hAnsi="Times New Roman"/>
      <w:b/>
      <w:spacing w:val="0"/>
    </w:rPr>
  </w:style>
  <w:style w:type="paragraph" w:customStyle="1" w:styleId="Icon1">
    <w:name w:val="Icon 1"/>
    <w:basedOn w:val="Normal"/>
    <w:rsid w:val="003E2771"/>
    <w:pPr>
      <w:framePr w:w="1440" w:hSpace="187" w:wrap="around" w:vAnchor="text" w:hAnchor="margin" w:y="1"/>
      <w:shd w:val="pct10" w:color="auto" w:fill="auto"/>
      <w:spacing w:before="60" w:line="1440" w:lineRule="exact"/>
      <w:jc w:val="center"/>
    </w:pPr>
    <w:rPr>
      <w:rFonts w:ascii="Wingdings" w:hAnsi="Wingdings"/>
      <w:b/>
      <w:color w:val="FFFFFF"/>
      <w:spacing w:val="-10"/>
      <w:sz w:val="160"/>
    </w:rPr>
  </w:style>
  <w:style w:type="paragraph" w:styleId="Index6">
    <w:name w:val="index 6"/>
    <w:basedOn w:val="Index1"/>
    <w:next w:val="Normal"/>
    <w:autoRedefine/>
    <w:semiHidden/>
    <w:rsid w:val="003E2771"/>
    <w:pPr>
      <w:tabs>
        <w:tab w:val="right" w:leader="dot" w:pos="3600"/>
      </w:tabs>
      <w:ind w:left="960" w:hanging="160"/>
    </w:pPr>
  </w:style>
  <w:style w:type="paragraph" w:styleId="Index7">
    <w:name w:val="index 7"/>
    <w:basedOn w:val="Index1"/>
    <w:next w:val="Normal"/>
    <w:autoRedefine/>
    <w:semiHidden/>
    <w:rsid w:val="003E2771"/>
    <w:pPr>
      <w:tabs>
        <w:tab w:val="right" w:leader="dot" w:pos="3600"/>
      </w:tabs>
      <w:ind w:left="1120" w:hanging="160"/>
    </w:pPr>
  </w:style>
  <w:style w:type="paragraph" w:styleId="Index8">
    <w:name w:val="index 8"/>
    <w:basedOn w:val="Normal"/>
    <w:next w:val="Normal"/>
    <w:autoRedefine/>
    <w:semiHidden/>
    <w:rsid w:val="003E2771"/>
    <w:pPr>
      <w:tabs>
        <w:tab w:val="right" w:leader="dot" w:pos="3600"/>
      </w:tabs>
      <w:ind w:left="1280" w:hanging="160"/>
    </w:pPr>
  </w:style>
  <w:style w:type="paragraph" w:customStyle="1" w:styleId="ListBulletFirst">
    <w:name w:val="List Bullet First"/>
    <w:basedOn w:val="ListBullet"/>
    <w:next w:val="ListBullet"/>
    <w:rsid w:val="003E2771"/>
    <w:pPr>
      <w:spacing w:before="80" w:after="160"/>
      <w:ind w:right="0"/>
      <w:jc w:val="left"/>
    </w:pPr>
    <w:rPr>
      <w:rFonts w:ascii="Times New Roman" w:hAnsi="Times New Roman"/>
      <w:spacing w:val="0"/>
    </w:rPr>
  </w:style>
  <w:style w:type="paragraph" w:customStyle="1" w:styleId="ListBulletLast">
    <w:name w:val="List Bullet Last"/>
    <w:basedOn w:val="ListBullet"/>
    <w:next w:val="BodyText"/>
    <w:rsid w:val="003E2771"/>
    <w:pPr>
      <w:ind w:right="0"/>
      <w:jc w:val="left"/>
    </w:pPr>
    <w:rPr>
      <w:rFonts w:ascii="Times New Roman" w:hAnsi="Times New Roman"/>
      <w:spacing w:val="0"/>
    </w:rPr>
  </w:style>
  <w:style w:type="paragraph" w:customStyle="1" w:styleId="ListFirst">
    <w:name w:val="List First"/>
    <w:basedOn w:val="List"/>
    <w:next w:val="List"/>
    <w:rsid w:val="003E2771"/>
    <w:pPr>
      <w:spacing w:before="80" w:after="80"/>
      <w:ind w:left="720" w:hanging="360"/>
      <w:jc w:val="left"/>
    </w:pPr>
    <w:rPr>
      <w:rFonts w:ascii="Times New Roman" w:hAnsi="Times New Roman"/>
      <w:spacing w:val="0"/>
    </w:rPr>
  </w:style>
  <w:style w:type="paragraph" w:customStyle="1" w:styleId="ListLast">
    <w:name w:val="List Last"/>
    <w:basedOn w:val="List"/>
    <w:next w:val="BodyText"/>
    <w:rsid w:val="003E2771"/>
    <w:pPr>
      <w:ind w:left="720" w:hanging="360"/>
      <w:jc w:val="left"/>
    </w:pPr>
    <w:rPr>
      <w:rFonts w:ascii="Times New Roman" w:hAnsi="Times New Roman"/>
      <w:spacing w:val="0"/>
    </w:rPr>
  </w:style>
  <w:style w:type="paragraph" w:customStyle="1" w:styleId="ListNumberFirst">
    <w:name w:val="List Number First"/>
    <w:basedOn w:val="ListNumber"/>
    <w:next w:val="ListNumber"/>
    <w:rsid w:val="003E2771"/>
    <w:pPr>
      <w:spacing w:before="80" w:after="160"/>
      <w:ind w:right="0"/>
      <w:jc w:val="left"/>
    </w:pPr>
    <w:rPr>
      <w:rFonts w:ascii="Times New Roman" w:hAnsi="Times New Roman"/>
      <w:spacing w:val="0"/>
    </w:rPr>
  </w:style>
  <w:style w:type="paragraph" w:customStyle="1" w:styleId="ListNumberLast">
    <w:name w:val="List Number Last"/>
    <w:basedOn w:val="ListNumber"/>
    <w:next w:val="BodyText"/>
    <w:rsid w:val="003E2771"/>
    <w:pPr>
      <w:ind w:right="0"/>
      <w:jc w:val="left"/>
    </w:pPr>
    <w:rPr>
      <w:rFonts w:ascii="Times New Roman" w:hAnsi="Times New Roman"/>
      <w:spacing w:val="0"/>
    </w:rPr>
  </w:style>
  <w:style w:type="paragraph" w:styleId="MacroText">
    <w:name w:val="macro"/>
    <w:basedOn w:val="BodyText"/>
    <w:semiHidden/>
    <w:rsid w:val="003E2771"/>
    <w:pPr>
      <w:spacing w:after="120"/>
    </w:pPr>
    <w:rPr>
      <w:rFonts w:ascii="Courier New" w:hAnsi="Courier New"/>
    </w:rPr>
  </w:style>
  <w:style w:type="paragraph" w:styleId="Closing">
    <w:name w:val="Closing"/>
    <w:basedOn w:val="Normal"/>
    <w:rsid w:val="003E2771"/>
    <w:pPr>
      <w:keepNext/>
      <w:spacing w:line="220" w:lineRule="atLeast"/>
    </w:pPr>
  </w:style>
  <w:style w:type="paragraph" w:customStyle="1" w:styleId="Enclosure">
    <w:name w:val="Enclosure"/>
    <w:basedOn w:val="BodyText"/>
    <w:next w:val="Normal"/>
    <w:rsid w:val="003E2771"/>
    <w:pPr>
      <w:keepLines/>
      <w:spacing w:before="220"/>
      <w:jc w:val="left"/>
    </w:pPr>
  </w:style>
  <w:style w:type="paragraph" w:customStyle="1" w:styleId="MessageHeaderFirst">
    <w:name w:val="Message Header First"/>
    <w:basedOn w:val="MessageHeader"/>
    <w:next w:val="MessageHeader"/>
    <w:rsid w:val="003E2771"/>
    <w:pPr>
      <w:spacing w:before="220"/>
    </w:pPr>
  </w:style>
  <w:style w:type="character" w:customStyle="1" w:styleId="MessageHeaderLabel">
    <w:name w:val="Message Header Label"/>
    <w:rsid w:val="003E2771"/>
    <w:rPr>
      <w:rFonts w:ascii="Arial Black" w:hAnsi="Arial Black"/>
      <w:spacing w:val="-10"/>
      <w:sz w:val="18"/>
    </w:rPr>
  </w:style>
  <w:style w:type="paragraph" w:customStyle="1" w:styleId="MessageHeaderLast">
    <w:name w:val="Message Header Last"/>
    <w:basedOn w:val="MessageHeader"/>
    <w:next w:val="BodyText"/>
    <w:rsid w:val="003E2771"/>
    <w:pPr>
      <w:pBdr>
        <w:bottom w:val="single" w:sz="6" w:space="15" w:color="auto"/>
      </w:pBdr>
      <w:spacing w:after="320"/>
    </w:pPr>
  </w:style>
  <w:style w:type="paragraph" w:styleId="Signature">
    <w:name w:val="Signature"/>
    <w:basedOn w:val="BodyText"/>
    <w:rsid w:val="003E2771"/>
    <w:pPr>
      <w:keepNext/>
      <w:keepLines/>
      <w:spacing w:before="660" w:after="0"/>
    </w:pPr>
  </w:style>
  <w:style w:type="paragraph" w:customStyle="1" w:styleId="SignatureJobTitle">
    <w:name w:val="Signature Job Title"/>
    <w:basedOn w:val="Signature"/>
    <w:next w:val="Normal"/>
    <w:rsid w:val="003E2771"/>
    <w:pPr>
      <w:spacing w:before="0"/>
      <w:jc w:val="left"/>
    </w:pPr>
  </w:style>
  <w:style w:type="paragraph" w:customStyle="1" w:styleId="SignatureName">
    <w:name w:val="Signature Name"/>
    <w:basedOn w:val="Signature"/>
    <w:next w:val="SignatureJobTitle"/>
    <w:rsid w:val="003E2771"/>
    <w:pPr>
      <w:spacing w:before="720"/>
      <w:jc w:val="left"/>
    </w:pPr>
  </w:style>
  <w:style w:type="character" w:styleId="FollowedHyperlink">
    <w:name w:val="FollowedHyperlink"/>
    <w:rsid w:val="003E2771"/>
    <w:rPr>
      <w:color w:val="800080"/>
      <w:u w:val="single"/>
    </w:rPr>
  </w:style>
  <w:style w:type="paragraph" w:customStyle="1" w:styleId="HeadingSection">
    <w:name w:val="Heading Section"/>
    <w:basedOn w:val="Normal"/>
    <w:rsid w:val="003E2771"/>
    <w:pPr>
      <w:overflowPunct w:val="0"/>
      <w:autoSpaceDE w:val="0"/>
      <w:autoSpaceDN w:val="0"/>
      <w:adjustRightInd w:val="0"/>
      <w:spacing w:after="120"/>
      <w:ind w:left="720" w:hanging="720"/>
      <w:jc w:val="left"/>
      <w:textAlignment w:val="baseline"/>
    </w:pPr>
    <w:rPr>
      <w:b/>
      <w:caps/>
      <w:spacing w:val="0"/>
      <w:sz w:val="28"/>
    </w:rPr>
  </w:style>
  <w:style w:type="paragraph" w:customStyle="1" w:styleId="BulletItemnotopspace">
    <w:name w:val="Bullet Item no top space"/>
    <w:basedOn w:val="BulletItem"/>
    <w:rsid w:val="003E2771"/>
    <w:pPr>
      <w:spacing w:before="0"/>
    </w:pPr>
  </w:style>
  <w:style w:type="paragraph" w:customStyle="1" w:styleId="EA-Report">
    <w:name w:val="EA-Report"/>
    <w:rsid w:val="003E2771"/>
    <w:pPr>
      <w:spacing w:before="120" w:after="120"/>
      <w:jc w:val="both"/>
    </w:pPr>
    <w:rPr>
      <w:sz w:val="24"/>
    </w:rPr>
  </w:style>
  <w:style w:type="paragraph" w:customStyle="1" w:styleId="EA-Bullet1">
    <w:name w:val="EA-Bullet 1"/>
    <w:rsid w:val="003E2771"/>
    <w:pPr>
      <w:numPr>
        <w:numId w:val="5"/>
      </w:numPr>
      <w:spacing w:before="60" w:after="60"/>
    </w:pPr>
    <w:rPr>
      <w:noProof/>
      <w:sz w:val="24"/>
    </w:rPr>
  </w:style>
  <w:style w:type="paragraph" w:customStyle="1" w:styleId="LGSVIC-TableText">
    <w:name w:val="LGSVIC - Table Text"/>
    <w:rsid w:val="003E2771"/>
    <w:pPr>
      <w:widowControl w:val="0"/>
      <w:spacing w:before="60" w:after="60"/>
    </w:pPr>
    <w:rPr>
      <w:color w:val="000000"/>
    </w:rPr>
  </w:style>
  <w:style w:type="paragraph" w:customStyle="1" w:styleId="LGSVIC-TableTitle">
    <w:name w:val="LGSVIC - Table Title"/>
    <w:basedOn w:val="Normal"/>
    <w:rsid w:val="003E2771"/>
    <w:pPr>
      <w:widowControl w:val="0"/>
      <w:spacing w:before="60" w:after="60"/>
      <w:jc w:val="center"/>
    </w:pPr>
    <w:rPr>
      <w:b/>
      <w:color w:val="000000"/>
      <w:spacing w:val="0"/>
    </w:rPr>
  </w:style>
  <w:style w:type="paragraph" w:customStyle="1" w:styleId="EA-CenterHeading">
    <w:name w:val="EA-Center Heading"/>
    <w:next w:val="EA-Report"/>
    <w:rsid w:val="003E2771"/>
    <w:pPr>
      <w:spacing w:before="120" w:after="120"/>
      <w:jc w:val="center"/>
    </w:pPr>
    <w:rPr>
      <w:rFonts w:ascii="Arial" w:hAnsi="Arial"/>
      <w:b/>
      <w:noProof/>
      <w:sz w:val="32"/>
    </w:rPr>
  </w:style>
  <w:style w:type="paragraph" w:customStyle="1" w:styleId="spstdparagraph">
    <w:name w:val="sp. std paragraph"/>
    <w:rsid w:val="003E2771"/>
    <w:pPr>
      <w:overflowPunct w:val="0"/>
      <w:autoSpaceDE w:val="0"/>
      <w:autoSpaceDN w:val="0"/>
      <w:adjustRightInd w:val="0"/>
      <w:spacing w:before="140" w:line="300" w:lineRule="exact"/>
      <w:ind w:left="2160"/>
      <w:jc w:val="both"/>
      <w:textAlignment w:val="baseline"/>
    </w:pPr>
    <w:rPr>
      <w:color w:val="000000"/>
      <w:sz w:val="22"/>
    </w:rPr>
  </w:style>
  <w:style w:type="paragraph" w:customStyle="1" w:styleId="InfoBlue">
    <w:name w:val="InfoBlue"/>
    <w:basedOn w:val="Normal"/>
    <w:next w:val="BodyText"/>
    <w:rsid w:val="003E2771"/>
    <w:pPr>
      <w:widowControl w:val="0"/>
      <w:spacing w:after="120" w:line="240" w:lineRule="atLeast"/>
      <w:ind w:left="432"/>
      <w:jc w:val="left"/>
    </w:pPr>
    <w:rPr>
      <w:rFonts w:ascii="Times New Roman" w:hAnsi="Times New Roman"/>
      <w:i/>
      <w:vanish/>
      <w:color w:val="0000FF"/>
      <w:spacing w:val="0"/>
    </w:rPr>
  </w:style>
  <w:style w:type="paragraph" w:customStyle="1" w:styleId="TableHeading">
    <w:name w:val="Table Heading"/>
    <w:rsid w:val="003E2771"/>
    <w:pPr>
      <w:shd w:val="pct5" w:color="000000" w:fill="FFFFFF"/>
    </w:pPr>
    <w:rPr>
      <w:rFonts w:ascii="Arial" w:hAnsi="Arial"/>
      <w:b/>
      <w:noProof/>
    </w:rPr>
  </w:style>
  <w:style w:type="paragraph" w:customStyle="1" w:styleId="Tabletext0">
    <w:name w:val="Tabletext"/>
    <w:basedOn w:val="Normal"/>
    <w:rsid w:val="003E2771"/>
    <w:pPr>
      <w:keepLines/>
      <w:widowControl w:val="0"/>
      <w:spacing w:after="120" w:line="240" w:lineRule="atLeast"/>
      <w:jc w:val="left"/>
    </w:pPr>
    <w:rPr>
      <w:rFonts w:ascii="Times New Roman" w:hAnsi="Times New Roman"/>
      <w:spacing w:val="0"/>
    </w:rPr>
  </w:style>
  <w:style w:type="paragraph" w:styleId="BodyText2">
    <w:name w:val="Body Text 2"/>
    <w:basedOn w:val="BodyText"/>
    <w:rsid w:val="003E2771"/>
    <w:pPr>
      <w:overflowPunct w:val="0"/>
      <w:autoSpaceDE w:val="0"/>
      <w:autoSpaceDN w:val="0"/>
      <w:adjustRightInd w:val="0"/>
      <w:ind w:firstLine="360"/>
      <w:textAlignment w:val="baseline"/>
    </w:pPr>
  </w:style>
  <w:style w:type="paragraph" w:customStyle="1" w:styleId="inf">
    <w:name w:val="inf"/>
    <w:basedOn w:val="BodyText"/>
    <w:rsid w:val="003E2771"/>
  </w:style>
  <w:style w:type="paragraph" w:styleId="DocumentMap">
    <w:name w:val="Document Map"/>
    <w:basedOn w:val="Normal"/>
    <w:semiHidden/>
    <w:rsid w:val="003E2771"/>
    <w:pPr>
      <w:shd w:val="clear" w:color="auto" w:fill="000080"/>
    </w:pPr>
    <w:rPr>
      <w:rFonts w:ascii="Tahoma" w:hAnsi="Tahoma" w:cs="Tahoma"/>
    </w:rPr>
  </w:style>
  <w:style w:type="paragraph" w:customStyle="1" w:styleId="BaseToc">
    <w:name w:val="Base Toc"/>
    <w:rsid w:val="003E2771"/>
    <w:pPr>
      <w:tabs>
        <w:tab w:val="left" w:pos="360"/>
        <w:tab w:val="right" w:leader="dot" w:pos="9000"/>
      </w:tabs>
      <w:spacing w:before="240"/>
    </w:pPr>
    <w:rPr>
      <w:rFonts w:ascii="Arial" w:hAnsi="Arial"/>
      <w:sz w:val="22"/>
    </w:rPr>
  </w:style>
  <w:style w:type="paragraph" w:customStyle="1" w:styleId="Paragraph2">
    <w:name w:val="Paragraph2"/>
    <w:basedOn w:val="Normal"/>
    <w:rsid w:val="003E2771"/>
    <w:pPr>
      <w:widowControl w:val="0"/>
      <w:spacing w:before="80" w:after="120" w:line="240" w:lineRule="atLeast"/>
      <w:ind w:left="720"/>
    </w:pPr>
    <w:rPr>
      <w:color w:val="000000"/>
      <w:spacing w:val="0"/>
      <w:lang w:val="en-AU"/>
    </w:rPr>
  </w:style>
  <w:style w:type="paragraph" w:customStyle="1" w:styleId="sectitile">
    <w:name w:val="sectitile"/>
    <w:rsid w:val="003E2771"/>
    <w:pPr>
      <w:tabs>
        <w:tab w:val="right" w:leader="underscore" w:pos="10080"/>
      </w:tabs>
      <w:overflowPunct w:val="0"/>
      <w:autoSpaceDE w:val="0"/>
      <w:autoSpaceDN w:val="0"/>
      <w:adjustRightInd w:val="0"/>
      <w:jc w:val="both"/>
      <w:textAlignment w:val="baseline"/>
    </w:pPr>
    <w:rPr>
      <w:rFonts w:ascii="CG Times (W1)" w:hAnsi="CG Times (W1)"/>
      <w:b/>
    </w:rPr>
  </w:style>
  <w:style w:type="paragraph" w:styleId="BodyText3">
    <w:name w:val="Body Text 3"/>
    <w:basedOn w:val="Normal"/>
    <w:rsid w:val="003E2771"/>
    <w:rPr>
      <w:i/>
      <w:iCs/>
      <w:color w:val="0000FF"/>
    </w:rPr>
  </w:style>
  <w:style w:type="character" w:customStyle="1" w:styleId="Heading1Char">
    <w:name w:val="Heading 1 Char"/>
    <w:link w:val="Heading1"/>
    <w:rsid w:val="003B619B"/>
    <w:rPr>
      <w:rFonts w:ascii="Arial Black" w:hAnsi="Arial Black"/>
      <w:spacing w:val="-10"/>
      <w:kern w:val="28"/>
      <w:sz w:val="22"/>
      <w:lang w:val="en-US" w:eastAsia="en-US"/>
    </w:rPr>
  </w:style>
  <w:style w:type="character" w:customStyle="1" w:styleId="Heading2Char">
    <w:name w:val="Heading 2 Char"/>
    <w:link w:val="Heading2"/>
    <w:rsid w:val="003B619B"/>
    <w:rPr>
      <w:rFonts w:ascii="Arial Black" w:hAnsi="Arial Black"/>
      <w:spacing w:val="-10"/>
      <w:kern w:val="28"/>
    </w:rPr>
  </w:style>
  <w:style w:type="character" w:customStyle="1" w:styleId="HeaderChar">
    <w:name w:val="Header Char"/>
    <w:aliases w:val="*Header Char,h Char,rh Char,RH Char,Cover Page Char,Chapter Name Char"/>
    <w:link w:val="Header"/>
    <w:rsid w:val="003B619B"/>
    <w:rPr>
      <w:rFonts w:ascii="Arial" w:hAnsi="Arial"/>
      <w:spacing w:val="-5"/>
      <w:lang w:val="en-US" w:eastAsia="en-US"/>
    </w:rPr>
  </w:style>
  <w:style w:type="character" w:customStyle="1" w:styleId="FooterChar">
    <w:name w:val="Footer Char"/>
    <w:aliases w:val="f Char"/>
    <w:link w:val="Footer"/>
    <w:rsid w:val="003B619B"/>
    <w:rPr>
      <w:rFonts w:ascii="Arial" w:hAnsi="Arial"/>
      <w:spacing w:val="-5"/>
      <w:sz w:val="18"/>
      <w:lang w:val="en-US" w:eastAsia="en-US"/>
    </w:rPr>
  </w:style>
  <w:style w:type="paragraph" w:customStyle="1" w:styleId="NormalNotesBulleted">
    <w:name w:val="Normal Notes Bulleted"/>
    <w:basedOn w:val="Normal"/>
    <w:rsid w:val="003B619B"/>
    <w:pPr>
      <w:numPr>
        <w:numId w:val="6"/>
      </w:numPr>
      <w:jc w:val="left"/>
    </w:pPr>
    <w:rPr>
      <w:rFonts w:ascii="Trebuchet MS" w:hAnsi="Trebuchet MS"/>
      <w:bCs/>
      <w:color w:val="000000"/>
      <w:spacing w:val="0"/>
      <w:szCs w:val="22"/>
      <w:lang w:val="en-US" w:eastAsia="en-US"/>
    </w:rPr>
  </w:style>
  <w:style w:type="paragraph" w:styleId="ListParagraph">
    <w:name w:val="List Paragraph"/>
    <w:basedOn w:val="Normal"/>
    <w:uiPriority w:val="34"/>
    <w:qFormat/>
    <w:rsid w:val="004037CD"/>
    <w:pPr>
      <w:spacing w:after="160" w:line="278" w:lineRule="auto"/>
      <w:ind w:left="720"/>
      <w:contextualSpacing/>
      <w:jc w:val="left"/>
    </w:pPr>
    <w:rPr>
      <w:rFonts w:ascii="Aptos" w:eastAsia="Aptos" w:hAnsi="Aptos"/>
      <w:spacing w:val="0"/>
      <w:kern w:val="2"/>
      <w:sz w:val="24"/>
      <w:szCs w:val="24"/>
    </w:rPr>
  </w:style>
  <w:style w:type="paragraph" w:customStyle="1" w:styleId="ccc16d0">
    <w:name w:val="___ccc16d0"/>
    <w:basedOn w:val="Normal"/>
    <w:rsid w:val="00463398"/>
    <w:pPr>
      <w:spacing w:before="100" w:beforeAutospacing="1" w:after="100" w:afterAutospacing="1"/>
      <w:jc w:val="left"/>
    </w:pPr>
    <w:rPr>
      <w:rFonts w:ascii="Times New Roman" w:hAnsi="Times New Roman"/>
      <w:spacing w:val="0"/>
      <w:sz w:val="24"/>
      <w:szCs w:val="24"/>
    </w:rPr>
  </w:style>
  <w:style w:type="character" w:styleId="Strong">
    <w:name w:val="Strong"/>
    <w:uiPriority w:val="22"/>
    <w:qFormat/>
    <w:rsid w:val="00463398"/>
    <w:rPr>
      <w:b/>
      <w:bCs/>
    </w:rPr>
  </w:style>
  <w:style w:type="table" w:styleId="TableGrid">
    <w:name w:val="Table Grid"/>
    <w:basedOn w:val="TableNormal"/>
    <w:rsid w:val="001458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E416DC"/>
    <w:rPr>
      <w:color w:val="605E5C"/>
      <w:shd w:val="clear" w:color="auto" w:fill="E1DFDD"/>
    </w:rPr>
  </w:style>
  <w:style w:type="paragraph" w:styleId="CommentSubject">
    <w:name w:val="annotation subject"/>
    <w:basedOn w:val="CommentText"/>
    <w:next w:val="CommentText"/>
    <w:link w:val="CommentSubjectChar"/>
    <w:rsid w:val="006E2AA5"/>
    <w:pPr>
      <w:tabs>
        <w:tab w:val="clear" w:pos="187"/>
      </w:tabs>
      <w:spacing w:after="0" w:line="240" w:lineRule="auto"/>
      <w:ind w:left="0" w:firstLine="0"/>
    </w:pPr>
    <w:rPr>
      <w:b/>
      <w:bCs/>
    </w:rPr>
  </w:style>
  <w:style w:type="character" w:customStyle="1" w:styleId="CommentTextChar">
    <w:name w:val="Comment Text Char"/>
    <w:link w:val="CommentText"/>
    <w:semiHidden/>
    <w:rsid w:val="006E2AA5"/>
    <w:rPr>
      <w:rFonts w:ascii="Arial" w:hAnsi="Arial"/>
      <w:spacing w:val="-5"/>
    </w:rPr>
  </w:style>
  <w:style w:type="character" w:customStyle="1" w:styleId="CommentSubjectChar">
    <w:name w:val="Comment Subject Char"/>
    <w:link w:val="CommentSubject"/>
    <w:rsid w:val="006E2AA5"/>
    <w:rPr>
      <w:rFonts w:ascii="Arial" w:hAnsi="Arial"/>
      <w:b/>
      <w:bCs/>
      <w:spacing w:val="-5"/>
      <w:lang w:val="en-IN" w:eastAsia="en-IN"/>
    </w:rPr>
  </w:style>
  <w:style w:type="paragraph" w:styleId="Revision">
    <w:name w:val="Revision"/>
    <w:hidden/>
    <w:uiPriority w:val="99"/>
    <w:semiHidden/>
    <w:rsid w:val="006E2AA5"/>
    <w:rPr>
      <w:rFonts w:ascii="Arial" w:hAnsi="Arial"/>
      <w:spacing w:val="-5"/>
    </w:rPr>
  </w:style>
  <w:style w:type="character" w:styleId="Mention">
    <w:name w:val="Mention"/>
    <w:uiPriority w:val="99"/>
    <w:unhideWhenUsed/>
    <w:rsid w:val="00660D57"/>
    <w:rPr>
      <w:color w:val="2B579A"/>
      <w:shd w:val="clear" w:color="auto" w:fill="E1DFDD"/>
    </w:rPr>
  </w:style>
  <w:style w:type="character" w:customStyle="1" w:styleId="Heading3Char">
    <w:name w:val="Heading 3 Char"/>
    <w:aliases w:val="h3 Char"/>
    <w:link w:val="Heading3"/>
    <w:rsid w:val="00910477"/>
    <w:rPr>
      <w:rFonts w:ascii="Arial Black" w:hAnsi="Arial Black"/>
      <w:spacing w:val="-5"/>
      <w:kern w:val="28"/>
    </w:rPr>
  </w:style>
  <w:style w:type="character" w:customStyle="1" w:styleId="Heading4Char">
    <w:name w:val="Heading 4 Char"/>
    <w:link w:val="Heading4"/>
    <w:rsid w:val="00910477"/>
    <w:rPr>
      <w:rFonts w:ascii="Arial Black" w:hAnsi="Arial Black"/>
      <w:spacing w:val="-2"/>
      <w:kern w:val="28"/>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9385">
      <w:bodyDiv w:val="1"/>
      <w:marLeft w:val="0"/>
      <w:marRight w:val="0"/>
      <w:marTop w:val="0"/>
      <w:marBottom w:val="0"/>
      <w:divBdr>
        <w:top w:val="none" w:sz="0" w:space="0" w:color="auto"/>
        <w:left w:val="none" w:sz="0" w:space="0" w:color="auto"/>
        <w:bottom w:val="none" w:sz="0" w:space="0" w:color="auto"/>
        <w:right w:val="none" w:sz="0" w:space="0" w:color="auto"/>
      </w:divBdr>
    </w:div>
    <w:div w:id="34281249">
      <w:bodyDiv w:val="1"/>
      <w:marLeft w:val="0"/>
      <w:marRight w:val="0"/>
      <w:marTop w:val="0"/>
      <w:marBottom w:val="0"/>
      <w:divBdr>
        <w:top w:val="none" w:sz="0" w:space="0" w:color="auto"/>
        <w:left w:val="none" w:sz="0" w:space="0" w:color="auto"/>
        <w:bottom w:val="none" w:sz="0" w:space="0" w:color="auto"/>
        <w:right w:val="none" w:sz="0" w:space="0" w:color="auto"/>
      </w:divBdr>
    </w:div>
    <w:div w:id="36009610">
      <w:bodyDiv w:val="1"/>
      <w:marLeft w:val="0"/>
      <w:marRight w:val="0"/>
      <w:marTop w:val="0"/>
      <w:marBottom w:val="0"/>
      <w:divBdr>
        <w:top w:val="none" w:sz="0" w:space="0" w:color="auto"/>
        <w:left w:val="none" w:sz="0" w:space="0" w:color="auto"/>
        <w:bottom w:val="none" w:sz="0" w:space="0" w:color="auto"/>
        <w:right w:val="none" w:sz="0" w:space="0" w:color="auto"/>
      </w:divBdr>
      <w:divsChild>
        <w:div w:id="1839422306">
          <w:marLeft w:val="0"/>
          <w:marRight w:val="0"/>
          <w:marTop w:val="120"/>
          <w:marBottom w:val="60"/>
          <w:divBdr>
            <w:top w:val="none" w:sz="0" w:space="0" w:color="auto"/>
            <w:left w:val="none" w:sz="0" w:space="0" w:color="auto"/>
            <w:bottom w:val="none" w:sz="0" w:space="0" w:color="auto"/>
            <w:right w:val="none" w:sz="0" w:space="0" w:color="auto"/>
          </w:divBdr>
        </w:div>
      </w:divsChild>
    </w:div>
    <w:div w:id="57754438">
      <w:bodyDiv w:val="1"/>
      <w:marLeft w:val="0"/>
      <w:marRight w:val="0"/>
      <w:marTop w:val="0"/>
      <w:marBottom w:val="0"/>
      <w:divBdr>
        <w:top w:val="none" w:sz="0" w:space="0" w:color="auto"/>
        <w:left w:val="none" w:sz="0" w:space="0" w:color="auto"/>
        <w:bottom w:val="none" w:sz="0" w:space="0" w:color="auto"/>
        <w:right w:val="none" w:sz="0" w:space="0" w:color="auto"/>
      </w:divBdr>
    </w:div>
    <w:div w:id="94442946">
      <w:bodyDiv w:val="1"/>
      <w:marLeft w:val="0"/>
      <w:marRight w:val="0"/>
      <w:marTop w:val="0"/>
      <w:marBottom w:val="0"/>
      <w:divBdr>
        <w:top w:val="none" w:sz="0" w:space="0" w:color="auto"/>
        <w:left w:val="none" w:sz="0" w:space="0" w:color="auto"/>
        <w:bottom w:val="none" w:sz="0" w:space="0" w:color="auto"/>
        <w:right w:val="none" w:sz="0" w:space="0" w:color="auto"/>
      </w:divBdr>
    </w:div>
    <w:div w:id="102192898">
      <w:bodyDiv w:val="1"/>
      <w:marLeft w:val="0"/>
      <w:marRight w:val="0"/>
      <w:marTop w:val="0"/>
      <w:marBottom w:val="0"/>
      <w:divBdr>
        <w:top w:val="none" w:sz="0" w:space="0" w:color="auto"/>
        <w:left w:val="none" w:sz="0" w:space="0" w:color="auto"/>
        <w:bottom w:val="none" w:sz="0" w:space="0" w:color="auto"/>
        <w:right w:val="none" w:sz="0" w:space="0" w:color="auto"/>
      </w:divBdr>
    </w:div>
    <w:div w:id="115375337">
      <w:bodyDiv w:val="1"/>
      <w:marLeft w:val="0"/>
      <w:marRight w:val="0"/>
      <w:marTop w:val="0"/>
      <w:marBottom w:val="0"/>
      <w:divBdr>
        <w:top w:val="none" w:sz="0" w:space="0" w:color="auto"/>
        <w:left w:val="none" w:sz="0" w:space="0" w:color="auto"/>
        <w:bottom w:val="none" w:sz="0" w:space="0" w:color="auto"/>
        <w:right w:val="none" w:sz="0" w:space="0" w:color="auto"/>
      </w:divBdr>
    </w:div>
    <w:div w:id="127012117">
      <w:bodyDiv w:val="1"/>
      <w:marLeft w:val="0"/>
      <w:marRight w:val="0"/>
      <w:marTop w:val="0"/>
      <w:marBottom w:val="0"/>
      <w:divBdr>
        <w:top w:val="none" w:sz="0" w:space="0" w:color="auto"/>
        <w:left w:val="none" w:sz="0" w:space="0" w:color="auto"/>
        <w:bottom w:val="none" w:sz="0" w:space="0" w:color="auto"/>
        <w:right w:val="none" w:sz="0" w:space="0" w:color="auto"/>
      </w:divBdr>
    </w:div>
    <w:div w:id="139999487">
      <w:bodyDiv w:val="1"/>
      <w:marLeft w:val="0"/>
      <w:marRight w:val="0"/>
      <w:marTop w:val="0"/>
      <w:marBottom w:val="0"/>
      <w:divBdr>
        <w:top w:val="none" w:sz="0" w:space="0" w:color="auto"/>
        <w:left w:val="none" w:sz="0" w:space="0" w:color="auto"/>
        <w:bottom w:val="none" w:sz="0" w:space="0" w:color="auto"/>
        <w:right w:val="none" w:sz="0" w:space="0" w:color="auto"/>
      </w:divBdr>
    </w:div>
    <w:div w:id="141775193">
      <w:bodyDiv w:val="1"/>
      <w:marLeft w:val="0"/>
      <w:marRight w:val="0"/>
      <w:marTop w:val="0"/>
      <w:marBottom w:val="0"/>
      <w:divBdr>
        <w:top w:val="none" w:sz="0" w:space="0" w:color="auto"/>
        <w:left w:val="none" w:sz="0" w:space="0" w:color="auto"/>
        <w:bottom w:val="none" w:sz="0" w:space="0" w:color="auto"/>
        <w:right w:val="none" w:sz="0" w:space="0" w:color="auto"/>
      </w:divBdr>
    </w:div>
    <w:div w:id="144704669">
      <w:bodyDiv w:val="1"/>
      <w:marLeft w:val="0"/>
      <w:marRight w:val="0"/>
      <w:marTop w:val="0"/>
      <w:marBottom w:val="0"/>
      <w:divBdr>
        <w:top w:val="none" w:sz="0" w:space="0" w:color="auto"/>
        <w:left w:val="none" w:sz="0" w:space="0" w:color="auto"/>
        <w:bottom w:val="none" w:sz="0" w:space="0" w:color="auto"/>
        <w:right w:val="none" w:sz="0" w:space="0" w:color="auto"/>
      </w:divBdr>
      <w:divsChild>
        <w:div w:id="135612247">
          <w:marLeft w:val="0"/>
          <w:marRight w:val="0"/>
          <w:marTop w:val="120"/>
          <w:marBottom w:val="60"/>
          <w:divBdr>
            <w:top w:val="none" w:sz="0" w:space="0" w:color="auto"/>
            <w:left w:val="none" w:sz="0" w:space="0" w:color="auto"/>
            <w:bottom w:val="none" w:sz="0" w:space="0" w:color="auto"/>
            <w:right w:val="none" w:sz="0" w:space="0" w:color="auto"/>
          </w:divBdr>
        </w:div>
        <w:div w:id="409351664">
          <w:marLeft w:val="-300"/>
          <w:marRight w:val="-300"/>
          <w:marTop w:val="0"/>
          <w:marBottom w:val="0"/>
          <w:divBdr>
            <w:top w:val="none" w:sz="0" w:space="0" w:color="auto"/>
            <w:left w:val="none" w:sz="0" w:space="0" w:color="auto"/>
            <w:bottom w:val="none" w:sz="0" w:space="0" w:color="auto"/>
            <w:right w:val="none" w:sz="0" w:space="0" w:color="auto"/>
          </w:divBdr>
        </w:div>
        <w:div w:id="1561398907">
          <w:marLeft w:val="0"/>
          <w:marRight w:val="0"/>
          <w:marTop w:val="120"/>
          <w:marBottom w:val="60"/>
          <w:divBdr>
            <w:top w:val="none" w:sz="0" w:space="0" w:color="auto"/>
            <w:left w:val="none" w:sz="0" w:space="0" w:color="auto"/>
            <w:bottom w:val="none" w:sz="0" w:space="0" w:color="auto"/>
            <w:right w:val="none" w:sz="0" w:space="0" w:color="auto"/>
          </w:divBdr>
        </w:div>
      </w:divsChild>
    </w:div>
    <w:div w:id="152264437">
      <w:bodyDiv w:val="1"/>
      <w:marLeft w:val="0"/>
      <w:marRight w:val="0"/>
      <w:marTop w:val="0"/>
      <w:marBottom w:val="0"/>
      <w:divBdr>
        <w:top w:val="none" w:sz="0" w:space="0" w:color="auto"/>
        <w:left w:val="none" w:sz="0" w:space="0" w:color="auto"/>
        <w:bottom w:val="none" w:sz="0" w:space="0" w:color="auto"/>
        <w:right w:val="none" w:sz="0" w:space="0" w:color="auto"/>
      </w:divBdr>
      <w:divsChild>
        <w:div w:id="377516374">
          <w:marLeft w:val="446"/>
          <w:marRight w:val="0"/>
          <w:marTop w:val="0"/>
          <w:marBottom w:val="0"/>
          <w:divBdr>
            <w:top w:val="none" w:sz="0" w:space="0" w:color="auto"/>
            <w:left w:val="none" w:sz="0" w:space="0" w:color="auto"/>
            <w:bottom w:val="none" w:sz="0" w:space="0" w:color="auto"/>
            <w:right w:val="none" w:sz="0" w:space="0" w:color="auto"/>
          </w:divBdr>
        </w:div>
        <w:div w:id="521550235">
          <w:marLeft w:val="446"/>
          <w:marRight w:val="0"/>
          <w:marTop w:val="0"/>
          <w:marBottom w:val="0"/>
          <w:divBdr>
            <w:top w:val="none" w:sz="0" w:space="0" w:color="auto"/>
            <w:left w:val="none" w:sz="0" w:space="0" w:color="auto"/>
            <w:bottom w:val="none" w:sz="0" w:space="0" w:color="auto"/>
            <w:right w:val="none" w:sz="0" w:space="0" w:color="auto"/>
          </w:divBdr>
        </w:div>
        <w:div w:id="798306684">
          <w:marLeft w:val="446"/>
          <w:marRight w:val="0"/>
          <w:marTop w:val="0"/>
          <w:marBottom w:val="0"/>
          <w:divBdr>
            <w:top w:val="none" w:sz="0" w:space="0" w:color="auto"/>
            <w:left w:val="none" w:sz="0" w:space="0" w:color="auto"/>
            <w:bottom w:val="none" w:sz="0" w:space="0" w:color="auto"/>
            <w:right w:val="none" w:sz="0" w:space="0" w:color="auto"/>
          </w:divBdr>
        </w:div>
        <w:div w:id="1004891909">
          <w:marLeft w:val="446"/>
          <w:marRight w:val="0"/>
          <w:marTop w:val="0"/>
          <w:marBottom w:val="0"/>
          <w:divBdr>
            <w:top w:val="none" w:sz="0" w:space="0" w:color="auto"/>
            <w:left w:val="none" w:sz="0" w:space="0" w:color="auto"/>
            <w:bottom w:val="none" w:sz="0" w:space="0" w:color="auto"/>
            <w:right w:val="none" w:sz="0" w:space="0" w:color="auto"/>
          </w:divBdr>
        </w:div>
        <w:div w:id="1339038781">
          <w:marLeft w:val="446"/>
          <w:marRight w:val="0"/>
          <w:marTop w:val="0"/>
          <w:marBottom w:val="0"/>
          <w:divBdr>
            <w:top w:val="none" w:sz="0" w:space="0" w:color="auto"/>
            <w:left w:val="none" w:sz="0" w:space="0" w:color="auto"/>
            <w:bottom w:val="none" w:sz="0" w:space="0" w:color="auto"/>
            <w:right w:val="none" w:sz="0" w:space="0" w:color="auto"/>
          </w:divBdr>
        </w:div>
        <w:div w:id="1448431261">
          <w:marLeft w:val="446"/>
          <w:marRight w:val="0"/>
          <w:marTop w:val="0"/>
          <w:marBottom w:val="0"/>
          <w:divBdr>
            <w:top w:val="none" w:sz="0" w:space="0" w:color="auto"/>
            <w:left w:val="none" w:sz="0" w:space="0" w:color="auto"/>
            <w:bottom w:val="none" w:sz="0" w:space="0" w:color="auto"/>
            <w:right w:val="none" w:sz="0" w:space="0" w:color="auto"/>
          </w:divBdr>
        </w:div>
      </w:divsChild>
    </w:div>
    <w:div w:id="173347304">
      <w:bodyDiv w:val="1"/>
      <w:marLeft w:val="0"/>
      <w:marRight w:val="0"/>
      <w:marTop w:val="0"/>
      <w:marBottom w:val="0"/>
      <w:divBdr>
        <w:top w:val="none" w:sz="0" w:space="0" w:color="auto"/>
        <w:left w:val="none" w:sz="0" w:space="0" w:color="auto"/>
        <w:bottom w:val="none" w:sz="0" w:space="0" w:color="auto"/>
        <w:right w:val="none" w:sz="0" w:space="0" w:color="auto"/>
      </w:divBdr>
    </w:div>
    <w:div w:id="178542197">
      <w:bodyDiv w:val="1"/>
      <w:marLeft w:val="0"/>
      <w:marRight w:val="0"/>
      <w:marTop w:val="0"/>
      <w:marBottom w:val="0"/>
      <w:divBdr>
        <w:top w:val="none" w:sz="0" w:space="0" w:color="auto"/>
        <w:left w:val="none" w:sz="0" w:space="0" w:color="auto"/>
        <w:bottom w:val="none" w:sz="0" w:space="0" w:color="auto"/>
        <w:right w:val="none" w:sz="0" w:space="0" w:color="auto"/>
      </w:divBdr>
    </w:div>
    <w:div w:id="211698125">
      <w:bodyDiv w:val="1"/>
      <w:marLeft w:val="0"/>
      <w:marRight w:val="0"/>
      <w:marTop w:val="0"/>
      <w:marBottom w:val="0"/>
      <w:divBdr>
        <w:top w:val="none" w:sz="0" w:space="0" w:color="auto"/>
        <w:left w:val="none" w:sz="0" w:space="0" w:color="auto"/>
        <w:bottom w:val="none" w:sz="0" w:space="0" w:color="auto"/>
        <w:right w:val="none" w:sz="0" w:space="0" w:color="auto"/>
      </w:divBdr>
    </w:div>
    <w:div w:id="238683855">
      <w:bodyDiv w:val="1"/>
      <w:marLeft w:val="0"/>
      <w:marRight w:val="0"/>
      <w:marTop w:val="0"/>
      <w:marBottom w:val="0"/>
      <w:divBdr>
        <w:top w:val="none" w:sz="0" w:space="0" w:color="auto"/>
        <w:left w:val="none" w:sz="0" w:space="0" w:color="auto"/>
        <w:bottom w:val="none" w:sz="0" w:space="0" w:color="auto"/>
        <w:right w:val="none" w:sz="0" w:space="0" w:color="auto"/>
      </w:divBdr>
    </w:div>
    <w:div w:id="245917826">
      <w:bodyDiv w:val="1"/>
      <w:marLeft w:val="0"/>
      <w:marRight w:val="0"/>
      <w:marTop w:val="0"/>
      <w:marBottom w:val="0"/>
      <w:divBdr>
        <w:top w:val="none" w:sz="0" w:space="0" w:color="auto"/>
        <w:left w:val="none" w:sz="0" w:space="0" w:color="auto"/>
        <w:bottom w:val="none" w:sz="0" w:space="0" w:color="auto"/>
        <w:right w:val="none" w:sz="0" w:space="0" w:color="auto"/>
      </w:divBdr>
    </w:div>
    <w:div w:id="304745252">
      <w:bodyDiv w:val="1"/>
      <w:marLeft w:val="0"/>
      <w:marRight w:val="0"/>
      <w:marTop w:val="0"/>
      <w:marBottom w:val="0"/>
      <w:divBdr>
        <w:top w:val="none" w:sz="0" w:space="0" w:color="auto"/>
        <w:left w:val="none" w:sz="0" w:space="0" w:color="auto"/>
        <w:bottom w:val="none" w:sz="0" w:space="0" w:color="auto"/>
        <w:right w:val="none" w:sz="0" w:space="0" w:color="auto"/>
      </w:divBdr>
    </w:div>
    <w:div w:id="307127254">
      <w:bodyDiv w:val="1"/>
      <w:marLeft w:val="0"/>
      <w:marRight w:val="0"/>
      <w:marTop w:val="0"/>
      <w:marBottom w:val="0"/>
      <w:divBdr>
        <w:top w:val="none" w:sz="0" w:space="0" w:color="auto"/>
        <w:left w:val="none" w:sz="0" w:space="0" w:color="auto"/>
        <w:bottom w:val="none" w:sz="0" w:space="0" w:color="auto"/>
        <w:right w:val="none" w:sz="0" w:space="0" w:color="auto"/>
      </w:divBdr>
    </w:div>
    <w:div w:id="310065948">
      <w:bodyDiv w:val="1"/>
      <w:marLeft w:val="0"/>
      <w:marRight w:val="0"/>
      <w:marTop w:val="0"/>
      <w:marBottom w:val="0"/>
      <w:divBdr>
        <w:top w:val="none" w:sz="0" w:space="0" w:color="auto"/>
        <w:left w:val="none" w:sz="0" w:space="0" w:color="auto"/>
        <w:bottom w:val="none" w:sz="0" w:space="0" w:color="auto"/>
        <w:right w:val="none" w:sz="0" w:space="0" w:color="auto"/>
      </w:divBdr>
    </w:div>
    <w:div w:id="319427739">
      <w:bodyDiv w:val="1"/>
      <w:marLeft w:val="0"/>
      <w:marRight w:val="0"/>
      <w:marTop w:val="0"/>
      <w:marBottom w:val="0"/>
      <w:divBdr>
        <w:top w:val="none" w:sz="0" w:space="0" w:color="auto"/>
        <w:left w:val="none" w:sz="0" w:space="0" w:color="auto"/>
        <w:bottom w:val="none" w:sz="0" w:space="0" w:color="auto"/>
        <w:right w:val="none" w:sz="0" w:space="0" w:color="auto"/>
      </w:divBdr>
    </w:div>
    <w:div w:id="387849804">
      <w:bodyDiv w:val="1"/>
      <w:marLeft w:val="0"/>
      <w:marRight w:val="0"/>
      <w:marTop w:val="0"/>
      <w:marBottom w:val="0"/>
      <w:divBdr>
        <w:top w:val="none" w:sz="0" w:space="0" w:color="auto"/>
        <w:left w:val="none" w:sz="0" w:space="0" w:color="auto"/>
        <w:bottom w:val="none" w:sz="0" w:space="0" w:color="auto"/>
        <w:right w:val="none" w:sz="0" w:space="0" w:color="auto"/>
      </w:divBdr>
    </w:div>
    <w:div w:id="410197994">
      <w:bodyDiv w:val="1"/>
      <w:marLeft w:val="0"/>
      <w:marRight w:val="0"/>
      <w:marTop w:val="0"/>
      <w:marBottom w:val="0"/>
      <w:divBdr>
        <w:top w:val="none" w:sz="0" w:space="0" w:color="auto"/>
        <w:left w:val="none" w:sz="0" w:space="0" w:color="auto"/>
        <w:bottom w:val="none" w:sz="0" w:space="0" w:color="auto"/>
        <w:right w:val="none" w:sz="0" w:space="0" w:color="auto"/>
      </w:divBdr>
    </w:div>
    <w:div w:id="455173686">
      <w:bodyDiv w:val="1"/>
      <w:marLeft w:val="0"/>
      <w:marRight w:val="0"/>
      <w:marTop w:val="0"/>
      <w:marBottom w:val="0"/>
      <w:divBdr>
        <w:top w:val="none" w:sz="0" w:space="0" w:color="auto"/>
        <w:left w:val="none" w:sz="0" w:space="0" w:color="auto"/>
        <w:bottom w:val="none" w:sz="0" w:space="0" w:color="auto"/>
        <w:right w:val="none" w:sz="0" w:space="0" w:color="auto"/>
      </w:divBdr>
    </w:div>
    <w:div w:id="459424003">
      <w:bodyDiv w:val="1"/>
      <w:marLeft w:val="0"/>
      <w:marRight w:val="0"/>
      <w:marTop w:val="0"/>
      <w:marBottom w:val="0"/>
      <w:divBdr>
        <w:top w:val="none" w:sz="0" w:space="0" w:color="auto"/>
        <w:left w:val="none" w:sz="0" w:space="0" w:color="auto"/>
        <w:bottom w:val="none" w:sz="0" w:space="0" w:color="auto"/>
        <w:right w:val="none" w:sz="0" w:space="0" w:color="auto"/>
      </w:divBdr>
    </w:div>
    <w:div w:id="500052503">
      <w:bodyDiv w:val="1"/>
      <w:marLeft w:val="0"/>
      <w:marRight w:val="0"/>
      <w:marTop w:val="0"/>
      <w:marBottom w:val="0"/>
      <w:divBdr>
        <w:top w:val="none" w:sz="0" w:space="0" w:color="auto"/>
        <w:left w:val="none" w:sz="0" w:space="0" w:color="auto"/>
        <w:bottom w:val="none" w:sz="0" w:space="0" w:color="auto"/>
        <w:right w:val="none" w:sz="0" w:space="0" w:color="auto"/>
      </w:divBdr>
    </w:div>
    <w:div w:id="504906543">
      <w:bodyDiv w:val="1"/>
      <w:marLeft w:val="0"/>
      <w:marRight w:val="0"/>
      <w:marTop w:val="0"/>
      <w:marBottom w:val="0"/>
      <w:divBdr>
        <w:top w:val="none" w:sz="0" w:space="0" w:color="auto"/>
        <w:left w:val="none" w:sz="0" w:space="0" w:color="auto"/>
        <w:bottom w:val="none" w:sz="0" w:space="0" w:color="auto"/>
        <w:right w:val="none" w:sz="0" w:space="0" w:color="auto"/>
      </w:divBdr>
    </w:div>
    <w:div w:id="600450027">
      <w:bodyDiv w:val="1"/>
      <w:marLeft w:val="0"/>
      <w:marRight w:val="0"/>
      <w:marTop w:val="0"/>
      <w:marBottom w:val="0"/>
      <w:divBdr>
        <w:top w:val="none" w:sz="0" w:space="0" w:color="auto"/>
        <w:left w:val="none" w:sz="0" w:space="0" w:color="auto"/>
        <w:bottom w:val="none" w:sz="0" w:space="0" w:color="auto"/>
        <w:right w:val="none" w:sz="0" w:space="0" w:color="auto"/>
      </w:divBdr>
    </w:div>
    <w:div w:id="612902050">
      <w:bodyDiv w:val="1"/>
      <w:marLeft w:val="0"/>
      <w:marRight w:val="0"/>
      <w:marTop w:val="0"/>
      <w:marBottom w:val="0"/>
      <w:divBdr>
        <w:top w:val="none" w:sz="0" w:space="0" w:color="auto"/>
        <w:left w:val="none" w:sz="0" w:space="0" w:color="auto"/>
        <w:bottom w:val="none" w:sz="0" w:space="0" w:color="auto"/>
        <w:right w:val="none" w:sz="0" w:space="0" w:color="auto"/>
      </w:divBdr>
    </w:div>
    <w:div w:id="627471330">
      <w:bodyDiv w:val="1"/>
      <w:marLeft w:val="0"/>
      <w:marRight w:val="0"/>
      <w:marTop w:val="0"/>
      <w:marBottom w:val="0"/>
      <w:divBdr>
        <w:top w:val="none" w:sz="0" w:space="0" w:color="auto"/>
        <w:left w:val="none" w:sz="0" w:space="0" w:color="auto"/>
        <w:bottom w:val="none" w:sz="0" w:space="0" w:color="auto"/>
        <w:right w:val="none" w:sz="0" w:space="0" w:color="auto"/>
      </w:divBdr>
      <w:divsChild>
        <w:div w:id="899562554">
          <w:marLeft w:val="0"/>
          <w:marRight w:val="0"/>
          <w:marTop w:val="120"/>
          <w:marBottom w:val="60"/>
          <w:divBdr>
            <w:top w:val="none" w:sz="0" w:space="0" w:color="auto"/>
            <w:left w:val="none" w:sz="0" w:space="0" w:color="auto"/>
            <w:bottom w:val="none" w:sz="0" w:space="0" w:color="auto"/>
            <w:right w:val="none" w:sz="0" w:space="0" w:color="auto"/>
          </w:divBdr>
        </w:div>
        <w:div w:id="1565486598">
          <w:marLeft w:val="0"/>
          <w:marRight w:val="0"/>
          <w:marTop w:val="120"/>
          <w:marBottom w:val="60"/>
          <w:divBdr>
            <w:top w:val="none" w:sz="0" w:space="0" w:color="auto"/>
            <w:left w:val="none" w:sz="0" w:space="0" w:color="auto"/>
            <w:bottom w:val="none" w:sz="0" w:space="0" w:color="auto"/>
            <w:right w:val="none" w:sz="0" w:space="0" w:color="auto"/>
          </w:divBdr>
        </w:div>
      </w:divsChild>
    </w:div>
    <w:div w:id="627902750">
      <w:bodyDiv w:val="1"/>
      <w:marLeft w:val="0"/>
      <w:marRight w:val="0"/>
      <w:marTop w:val="0"/>
      <w:marBottom w:val="0"/>
      <w:divBdr>
        <w:top w:val="none" w:sz="0" w:space="0" w:color="auto"/>
        <w:left w:val="none" w:sz="0" w:space="0" w:color="auto"/>
        <w:bottom w:val="none" w:sz="0" w:space="0" w:color="auto"/>
        <w:right w:val="none" w:sz="0" w:space="0" w:color="auto"/>
      </w:divBdr>
    </w:div>
    <w:div w:id="630593316">
      <w:bodyDiv w:val="1"/>
      <w:marLeft w:val="0"/>
      <w:marRight w:val="0"/>
      <w:marTop w:val="0"/>
      <w:marBottom w:val="0"/>
      <w:divBdr>
        <w:top w:val="none" w:sz="0" w:space="0" w:color="auto"/>
        <w:left w:val="none" w:sz="0" w:space="0" w:color="auto"/>
        <w:bottom w:val="none" w:sz="0" w:space="0" w:color="auto"/>
        <w:right w:val="none" w:sz="0" w:space="0" w:color="auto"/>
      </w:divBdr>
    </w:div>
    <w:div w:id="684600077">
      <w:bodyDiv w:val="1"/>
      <w:marLeft w:val="0"/>
      <w:marRight w:val="0"/>
      <w:marTop w:val="0"/>
      <w:marBottom w:val="0"/>
      <w:divBdr>
        <w:top w:val="none" w:sz="0" w:space="0" w:color="auto"/>
        <w:left w:val="none" w:sz="0" w:space="0" w:color="auto"/>
        <w:bottom w:val="none" w:sz="0" w:space="0" w:color="auto"/>
        <w:right w:val="none" w:sz="0" w:space="0" w:color="auto"/>
      </w:divBdr>
    </w:div>
    <w:div w:id="726614206">
      <w:bodyDiv w:val="1"/>
      <w:marLeft w:val="0"/>
      <w:marRight w:val="0"/>
      <w:marTop w:val="0"/>
      <w:marBottom w:val="0"/>
      <w:divBdr>
        <w:top w:val="none" w:sz="0" w:space="0" w:color="auto"/>
        <w:left w:val="none" w:sz="0" w:space="0" w:color="auto"/>
        <w:bottom w:val="none" w:sz="0" w:space="0" w:color="auto"/>
        <w:right w:val="none" w:sz="0" w:space="0" w:color="auto"/>
      </w:divBdr>
    </w:div>
    <w:div w:id="735007395">
      <w:bodyDiv w:val="1"/>
      <w:marLeft w:val="0"/>
      <w:marRight w:val="0"/>
      <w:marTop w:val="0"/>
      <w:marBottom w:val="0"/>
      <w:divBdr>
        <w:top w:val="none" w:sz="0" w:space="0" w:color="auto"/>
        <w:left w:val="none" w:sz="0" w:space="0" w:color="auto"/>
        <w:bottom w:val="none" w:sz="0" w:space="0" w:color="auto"/>
        <w:right w:val="none" w:sz="0" w:space="0" w:color="auto"/>
      </w:divBdr>
    </w:div>
    <w:div w:id="749351708">
      <w:bodyDiv w:val="1"/>
      <w:marLeft w:val="0"/>
      <w:marRight w:val="0"/>
      <w:marTop w:val="0"/>
      <w:marBottom w:val="0"/>
      <w:divBdr>
        <w:top w:val="none" w:sz="0" w:space="0" w:color="auto"/>
        <w:left w:val="none" w:sz="0" w:space="0" w:color="auto"/>
        <w:bottom w:val="none" w:sz="0" w:space="0" w:color="auto"/>
        <w:right w:val="none" w:sz="0" w:space="0" w:color="auto"/>
      </w:divBdr>
    </w:div>
    <w:div w:id="760567010">
      <w:bodyDiv w:val="1"/>
      <w:marLeft w:val="0"/>
      <w:marRight w:val="0"/>
      <w:marTop w:val="0"/>
      <w:marBottom w:val="0"/>
      <w:divBdr>
        <w:top w:val="none" w:sz="0" w:space="0" w:color="auto"/>
        <w:left w:val="none" w:sz="0" w:space="0" w:color="auto"/>
        <w:bottom w:val="none" w:sz="0" w:space="0" w:color="auto"/>
        <w:right w:val="none" w:sz="0" w:space="0" w:color="auto"/>
      </w:divBdr>
    </w:div>
    <w:div w:id="771630675">
      <w:bodyDiv w:val="1"/>
      <w:marLeft w:val="0"/>
      <w:marRight w:val="0"/>
      <w:marTop w:val="0"/>
      <w:marBottom w:val="0"/>
      <w:divBdr>
        <w:top w:val="none" w:sz="0" w:space="0" w:color="auto"/>
        <w:left w:val="none" w:sz="0" w:space="0" w:color="auto"/>
        <w:bottom w:val="none" w:sz="0" w:space="0" w:color="auto"/>
        <w:right w:val="none" w:sz="0" w:space="0" w:color="auto"/>
      </w:divBdr>
    </w:div>
    <w:div w:id="775369167">
      <w:bodyDiv w:val="1"/>
      <w:marLeft w:val="0"/>
      <w:marRight w:val="0"/>
      <w:marTop w:val="0"/>
      <w:marBottom w:val="0"/>
      <w:divBdr>
        <w:top w:val="none" w:sz="0" w:space="0" w:color="auto"/>
        <w:left w:val="none" w:sz="0" w:space="0" w:color="auto"/>
        <w:bottom w:val="none" w:sz="0" w:space="0" w:color="auto"/>
        <w:right w:val="none" w:sz="0" w:space="0" w:color="auto"/>
      </w:divBdr>
      <w:divsChild>
        <w:div w:id="716123964">
          <w:marLeft w:val="0"/>
          <w:marRight w:val="0"/>
          <w:marTop w:val="120"/>
          <w:marBottom w:val="60"/>
          <w:divBdr>
            <w:top w:val="none" w:sz="0" w:space="0" w:color="auto"/>
            <w:left w:val="none" w:sz="0" w:space="0" w:color="auto"/>
            <w:bottom w:val="none" w:sz="0" w:space="0" w:color="auto"/>
            <w:right w:val="none" w:sz="0" w:space="0" w:color="auto"/>
          </w:divBdr>
        </w:div>
      </w:divsChild>
    </w:div>
    <w:div w:id="775903902">
      <w:bodyDiv w:val="1"/>
      <w:marLeft w:val="0"/>
      <w:marRight w:val="0"/>
      <w:marTop w:val="0"/>
      <w:marBottom w:val="0"/>
      <w:divBdr>
        <w:top w:val="none" w:sz="0" w:space="0" w:color="auto"/>
        <w:left w:val="none" w:sz="0" w:space="0" w:color="auto"/>
        <w:bottom w:val="none" w:sz="0" w:space="0" w:color="auto"/>
        <w:right w:val="none" w:sz="0" w:space="0" w:color="auto"/>
      </w:divBdr>
    </w:div>
    <w:div w:id="788476511">
      <w:bodyDiv w:val="1"/>
      <w:marLeft w:val="0"/>
      <w:marRight w:val="0"/>
      <w:marTop w:val="0"/>
      <w:marBottom w:val="0"/>
      <w:divBdr>
        <w:top w:val="none" w:sz="0" w:space="0" w:color="auto"/>
        <w:left w:val="none" w:sz="0" w:space="0" w:color="auto"/>
        <w:bottom w:val="none" w:sz="0" w:space="0" w:color="auto"/>
        <w:right w:val="none" w:sz="0" w:space="0" w:color="auto"/>
      </w:divBdr>
    </w:div>
    <w:div w:id="789931245">
      <w:bodyDiv w:val="1"/>
      <w:marLeft w:val="0"/>
      <w:marRight w:val="0"/>
      <w:marTop w:val="0"/>
      <w:marBottom w:val="0"/>
      <w:divBdr>
        <w:top w:val="none" w:sz="0" w:space="0" w:color="auto"/>
        <w:left w:val="none" w:sz="0" w:space="0" w:color="auto"/>
        <w:bottom w:val="none" w:sz="0" w:space="0" w:color="auto"/>
        <w:right w:val="none" w:sz="0" w:space="0" w:color="auto"/>
      </w:divBdr>
    </w:div>
    <w:div w:id="835071437">
      <w:bodyDiv w:val="1"/>
      <w:marLeft w:val="0"/>
      <w:marRight w:val="0"/>
      <w:marTop w:val="0"/>
      <w:marBottom w:val="0"/>
      <w:divBdr>
        <w:top w:val="none" w:sz="0" w:space="0" w:color="auto"/>
        <w:left w:val="none" w:sz="0" w:space="0" w:color="auto"/>
        <w:bottom w:val="none" w:sz="0" w:space="0" w:color="auto"/>
        <w:right w:val="none" w:sz="0" w:space="0" w:color="auto"/>
      </w:divBdr>
    </w:div>
    <w:div w:id="838230079">
      <w:bodyDiv w:val="1"/>
      <w:marLeft w:val="0"/>
      <w:marRight w:val="0"/>
      <w:marTop w:val="0"/>
      <w:marBottom w:val="0"/>
      <w:divBdr>
        <w:top w:val="none" w:sz="0" w:space="0" w:color="auto"/>
        <w:left w:val="none" w:sz="0" w:space="0" w:color="auto"/>
        <w:bottom w:val="none" w:sz="0" w:space="0" w:color="auto"/>
        <w:right w:val="none" w:sz="0" w:space="0" w:color="auto"/>
      </w:divBdr>
      <w:divsChild>
        <w:div w:id="400007">
          <w:marLeft w:val="-300"/>
          <w:marRight w:val="-300"/>
          <w:marTop w:val="0"/>
          <w:marBottom w:val="0"/>
          <w:divBdr>
            <w:top w:val="none" w:sz="0" w:space="0" w:color="auto"/>
            <w:left w:val="none" w:sz="0" w:space="0" w:color="auto"/>
            <w:bottom w:val="none" w:sz="0" w:space="0" w:color="auto"/>
            <w:right w:val="none" w:sz="0" w:space="0" w:color="auto"/>
          </w:divBdr>
        </w:div>
        <w:div w:id="381371128">
          <w:marLeft w:val="0"/>
          <w:marRight w:val="0"/>
          <w:marTop w:val="120"/>
          <w:marBottom w:val="60"/>
          <w:divBdr>
            <w:top w:val="none" w:sz="0" w:space="0" w:color="auto"/>
            <w:left w:val="none" w:sz="0" w:space="0" w:color="auto"/>
            <w:bottom w:val="none" w:sz="0" w:space="0" w:color="auto"/>
            <w:right w:val="none" w:sz="0" w:space="0" w:color="auto"/>
          </w:divBdr>
        </w:div>
        <w:div w:id="971904393">
          <w:marLeft w:val="0"/>
          <w:marRight w:val="0"/>
          <w:marTop w:val="120"/>
          <w:marBottom w:val="60"/>
          <w:divBdr>
            <w:top w:val="none" w:sz="0" w:space="0" w:color="auto"/>
            <w:left w:val="none" w:sz="0" w:space="0" w:color="auto"/>
            <w:bottom w:val="none" w:sz="0" w:space="0" w:color="auto"/>
            <w:right w:val="none" w:sz="0" w:space="0" w:color="auto"/>
          </w:divBdr>
        </w:div>
      </w:divsChild>
    </w:div>
    <w:div w:id="859198505">
      <w:bodyDiv w:val="1"/>
      <w:marLeft w:val="0"/>
      <w:marRight w:val="0"/>
      <w:marTop w:val="0"/>
      <w:marBottom w:val="0"/>
      <w:divBdr>
        <w:top w:val="none" w:sz="0" w:space="0" w:color="auto"/>
        <w:left w:val="none" w:sz="0" w:space="0" w:color="auto"/>
        <w:bottom w:val="none" w:sz="0" w:space="0" w:color="auto"/>
        <w:right w:val="none" w:sz="0" w:space="0" w:color="auto"/>
      </w:divBdr>
    </w:div>
    <w:div w:id="860824624">
      <w:bodyDiv w:val="1"/>
      <w:marLeft w:val="0"/>
      <w:marRight w:val="0"/>
      <w:marTop w:val="0"/>
      <w:marBottom w:val="0"/>
      <w:divBdr>
        <w:top w:val="none" w:sz="0" w:space="0" w:color="auto"/>
        <w:left w:val="none" w:sz="0" w:space="0" w:color="auto"/>
        <w:bottom w:val="none" w:sz="0" w:space="0" w:color="auto"/>
        <w:right w:val="none" w:sz="0" w:space="0" w:color="auto"/>
      </w:divBdr>
    </w:div>
    <w:div w:id="928657923">
      <w:bodyDiv w:val="1"/>
      <w:marLeft w:val="0"/>
      <w:marRight w:val="0"/>
      <w:marTop w:val="0"/>
      <w:marBottom w:val="0"/>
      <w:divBdr>
        <w:top w:val="none" w:sz="0" w:space="0" w:color="auto"/>
        <w:left w:val="none" w:sz="0" w:space="0" w:color="auto"/>
        <w:bottom w:val="none" w:sz="0" w:space="0" w:color="auto"/>
        <w:right w:val="none" w:sz="0" w:space="0" w:color="auto"/>
      </w:divBdr>
    </w:div>
    <w:div w:id="980765717">
      <w:bodyDiv w:val="1"/>
      <w:marLeft w:val="0"/>
      <w:marRight w:val="0"/>
      <w:marTop w:val="0"/>
      <w:marBottom w:val="0"/>
      <w:divBdr>
        <w:top w:val="none" w:sz="0" w:space="0" w:color="auto"/>
        <w:left w:val="none" w:sz="0" w:space="0" w:color="auto"/>
        <w:bottom w:val="none" w:sz="0" w:space="0" w:color="auto"/>
        <w:right w:val="none" w:sz="0" w:space="0" w:color="auto"/>
      </w:divBdr>
    </w:div>
    <w:div w:id="1007178144">
      <w:bodyDiv w:val="1"/>
      <w:marLeft w:val="0"/>
      <w:marRight w:val="0"/>
      <w:marTop w:val="0"/>
      <w:marBottom w:val="0"/>
      <w:divBdr>
        <w:top w:val="none" w:sz="0" w:space="0" w:color="auto"/>
        <w:left w:val="none" w:sz="0" w:space="0" w:color="auto"/>
        <w:bottom w:val="none" w:sz="0" w:space="0" w:color="auto"/>
        <w:right w:val="none" w:sz="0" w:space="0" w:color="auto"/>
      </w:divBdr>
    </w:div>
    <w:div w:id="1011958233">
      <w:bodyDiv w:val="1"/>
      <w:marLeft w:val="0"/>
      <w:marRight w:val="0"/>
      <w:marTop w:val="0"/>
      <w:marBottom w:val="0"/>
      <w:divBdr>
        <w:top w:val="none" w:sz="0" w:space="0" w:color="auto"/>
        <w:left w:val="none" w:sz="0" w:space="0" w:color="auto"/>
        <w:bottom w:val="none" w:sz="0" w:space="0" w:color="auto"/>
        <w:right w:val="none" w:sz="0" w:space="0" w:color="auto"/>
      </w:divBdr>
    </w:div>
    <w:div w:id="1020661018">
      <w:bodyDiv w:val="1"/>
      <w:marLeft w:val="0"/>
      <w:marRight w:val="0"/>
      <w:marTop w:val="0"/>
      <w:marBottom w:val="0"/>
      <w:divBdr>
        <w:top w:val="none" w:sz="0" w:space="0" w:color="auto"/>
        <w:left w:val="none" w:sz="0" w:space="0" w:color="auto"/>
        <w:bottom w:val="none" w:sz="0" w:space="0" w:color="auto"/>
        <w:right w:val="none" w:sz="0" w:space="0" w:color="auto"/>
      </w:divBdr>
    </w:div>
    <w:div w:id="1062754137">
      <w:bodyDiv w:val="1"/>
      <w:marLeft w:val="0"/>
      <w:marRight w:val="0"/>
      <w:marTop w:val="0"/>
      <w:marBottom w:val="0"/>
      <w:divBdr>
        <w:top w:val="none" w:sz="0" w:space="0" w:color="auto"/>
        <w:left w:val="none" w:sz="0" w:space="0" w:color="auto"/>
        <w:bottom w:val="none" w:sz="0" w:space="0" w:color="auto"/>
        <w:right w:val="none" w:sz="0" w:space="0" w:color="auto"/>
      </w:divBdr>
    </w:div>
    <w:div w:id="1069308829">
      <w:bodyDiv w:val="1"/>
      <w:marLeft w:val="0"/>
      <w:marRight w:val="0"/>
      <w:marTop w:val="0"/>
      <w:marBottom w:val="0"/>
      <w:divBdr>
        <w:top w:val="none" w:sz="0" w:space="0" w:color="auto"/>
        <w:left w:val="none" w:sz="0" w:space="0" w:color="auto"/>
        <w:bottom w:val="none" w:sz="0" w:space="0" w:color="auto"/>
        <w:right w:val="none" w:sz="0" w:space="0" w:color="auto"/>
      </w:divBdr>
      <w:divsChild>
        <w:div w:id="55209714">
          <w:marLeft w:val="446"/>
          <w:marRight w:val="0"/>
          <w:marTop w:val="0"/>
          <w:marBottom w:val="0"/>
          <w:divBdr>
            <w:top w:val="none" w:sz="0" w:space="0" w:color="auto"/>
            <w:left w:val="none" w:sz="0" w:space="0" w:color="auto"/>
            <w:bottom w:val="none" w:sz="0" w:space="0" w:color="auto"/>
            <w:right w:val="none" w:sz="0" w:space="0" w:color="auto"/>
          </w:divBdr>
        </w:div>
        <w:div w:id="83571297">
          <w:marLeft w:val="446"/>
          <w:marRight w:val="0"/>
          <w:marTop w:val="0"/>
          <w:marBottom w:val="0"/>
          <w:divBdr>
            <w:top w:val="none" w:sz="0" w:space="0" w:color="auto"/>
            <w:left w:val="none" w:sz="0" w:space="0" w:color="auto"/>
            <w:bottom w:val="none" w:sz="0" w:space="0" w:color="auto"/>
            <w:right w:val="none" w:sz="0" w:space="0" w:color="auto"/>
          </w:divBdr>
        </w:div>
        <w:div w:id="146437202">
          <w:marLeft w:val="446"/>
          <w:marRight w:val="0"/>
          <w:marTop w:val="0"/>
          <w:marBottom w:val="0"/>
          <w:divBdr>
            <w:top w:val="none" w:sz="0" w:space="0" w:color="auto"/>
            <w:left w:val="none" w:sz="0" w:space="0" w:color="auto"/>
            <w:bottom w:val="none" w:sz="0" w:space="0" w:color="auto"/>
            <w:right w:val="none" w:sz="0" w:space="0" w:color="auto"/>
          </w:divBdr>
        </w:div>
        <w:div w:id="197357363">
          <w:marLeft w:val="446"/>
          <w:marRight w:val="0"/>
          <w:marTop w:val="0"/>
          <w:marBottom w:val="0"/>
          <w:divBdr>
            <w:top w:val="none" w:sz="0" w:space="0" w:color="auto"/>
            <w:left w:val="none" w:sz="0" w:space="0" w:color="auto"/>
            <w:bottom w:val="none" w:sz="0" w:space="0" w:color="auto"/>
            <w:right w:val="none" w:sz="0" w:space="0" w:color="auto"/>
          </w:divBdr>
        </w:div>
        <w:div w:id="253897842">
          <w:marLeft w:val="446"/>
          <w:marRight w:val="0"/>
          <w:marTop w:val="0"/>
          <w:marBottom w:val="0"/>
          <w:divBdr>
            <w:top w:val="none" w:sz="0" w:space="0" w:color="auto"/>
            <w:left w:val="none" w:sz="0" w:space="0" w:color="auto"/>
            <w:bottom w:val="none" w:sz="0" w:space="0" w:color="auto"/>
            <w:right w:val="none" w:sz="0" w:space="0" w:color="auto"/>
          </w:divBdr>
        </w:div>
        <w:div w:id="297104034">
          <w:marLeft w:val="446"/>
          <w:marRight w:val="0"/>
          <w:marTop w:val="0"/>
          <w:marBottom w:val="0"/>
          <w:divBdr>
            <w:top w:val="none" w:sz="0" w:space="0" w:color="auto"/>
            <w:left w:val="none" w:sz="0" w:space="0" w:color="auto"/>
            <w:bottom w:val="none" w:sz="0" w:space="0" w:color="auto"/>
            <w:right w:val="none" w:sz="0" w:space="0" w:color="auto"/>
          </w:divBdr>
        </w:div>
        <w:div w:id="377046497">
          <w:marLeft w:val="446"/>
          <w:marRight w:val="0"/>
          <w:marTop w:val="0"/>
          <w:marBottom w:val="0"/>
          <w:divBdr>
            <w:top w:val="none" w:sz="0" w:space="0" w:color="auto"/>
            <w:left w:val="none" w:sz="0" w:space="0" w:color="auto"/>
            <w:bottom w:val="none" w:sz="0" w:space="0" w:color="auto"/>
            <w:right w:val="none" w:sz="0" w:space="0" w:color="auto"/>
          </w:divBdr>
        </w:div>
        <w:div w:id="520823504">
          <w:marLeft w:val="446"/>
          <w:marRight w:val="0"/>
          <w:marTop w:val="0"/>
          <w:marBottom w:val="0"/>
          <w:divBdr>
            <w:top w:val="none" w:sz="0" w:space="0" w:color="auto"/>
            <w:left w:val="none" w:sz="0" w:space="0" w:color="auto"/>
            <w:bottom w:val="none" w:sz="0" w:space="0" w:color="auto"/>
            <w:right w:val="none" w:sz="0" w:space="0" w:color="auto"/>
          </w:divBdr>
        </w:div>
        <w:div w:id="1097142711">
          <w:marLeft w:val="446"/>
          <w:marRight w:val="0"/>
          <w:marTop w:val="0"/>
          <w:marBottom w:val="0"/>
          <w:divBdr>
            <w:top w:val="none" w:sz="0" w:space="0" w:color="auto"/>
            <w:left w:val="none" w:sz="0" w:space="0" w:color="auto"/>
            <w:bottom w:val="none" w:sz="0" w:space="0" w:color="auto"/>
            <w:right w:val="none" w:sz="0" w:space="0" w:color="auto"/>
          </w:divBdr>
        </w:div>
        <w:div w:id="1131052171">
          <w:marLeft w:val="446"/>
          <w:marRight w:val="0"/>
          <w:marTop w:val="0"/>
          <w:marBottom w:val="0"/>
          <w:divBdr>
            <w:top w:val="none" w:sz="0" w:space="0" w:color="auto"/>
            <w:left w:val="none" w:sz="0" w:space="0" w:color="auto"/>
            <w:bottom w:val="none" w:sz="0" w:space="0" w:color="auto"/>
            <w:right w:val="none" w:sz="0" w:space="0" w:color="auto"/>
          </w:divBdr>
        </w:div>
        <w:div w:id="1179083060">
          <w:marLeft w:val="446"/>
          <w:marRight w:val="0"/>
          <w:marTop w:val="0"/>
          <w:marBottom w:val="0"/>
          <w:divBdr>
            <w:top w:val="none" w:sz="0" w:space="0" w:color="auto"/>
            <w:left w:val="none" w:sz="0" w:space="0" w:color="auto"/>
            <w:bottom w:val="none" w:sz="0" w:space="0" w:color="auto"/>
            <w:right w:val="none" w:sz="0" w:space="0" w:color="auto"/>
          </w:divBdr>
        </w:div>
        <w:div w:id="1364014043">
          <w:marLeft w:val="446"/>
          <w:marRight w:val="0"/>
          <w:marTop w:val="0"/>
          <w:marBottom w:val="0"/>
          <w:divBdr>
            <w:top w:val="none" w:sz="0" w:space="0" w:color="auto"/>
            <w:left w:val="none" w:sz="0" w:space="0" w:color="auto"/>
            <w:bottom w:val="none" w:sz="0" w:space="0" w:color="auto"/>
            <w:right w:val="none" w:sz="0" w:space="0" w:color="auto"/>
          </w:divBdr>
        </w:div>
        <w:div w:id="1441024028">
          <w:marLeft w:val="446"/>
          <w:marRight w:val="0"/>
          <w:marTop w:val="0"/>
          <w:marBottom w:val="0"/>
          <w:divBdr>
            <w:top w:val="none" w:sz="0" w:space="0" w:color="auto"/>
            <w:left w:val="none" w:sz="0" w:space="0" w:color="auto"/>
            <w:bottom w:val="none" w:sz="0" w:space="0" w:color="auto"/>
            <w:right w:val="none" w:sz="0" w:space="0" w:color="auto"/>
          </w:divBdr>
        </w:div>
        <w:div w:id="1806966295">
          <w:marLeft w:val="446"/>
          <w:marRight w:val="0"/>
          <w:marTop w:val="0"/>
          <w:marBottom w:val="0"/>
          <w:divBdr>
            <w:top w:val="none" w:sz="0" w:space="0" w:color="auto"/>
            <w:left w:val="none" w:sz="0" w:space="0" w:color="auto"/>
            <w:bottom w:val="none" w:sz="0" w:space="0" w:color="auto"/>
            <w:right w:val="none" w:sz="0" w:space="0" w:color="auto"/>
          </w:divBdr>
        </w:div>
        <w:div w:id="1880778702">
          <w:marLeft w:val="446"/>
          <w:marRight w:val="0"/>
          <w:marTop w:val="0"/>
          <w:marBottom w:val="0"/>
          <w:divBdr>
            <w:top w:val="none" w:sz="0" w:space="0" w:color="auto"/>
            <w:left w:val="none" w:sz="0" w:space="0" w:color="auto"/>
            <w:bottom w:val="none" w:sz="0" w:space="0" w:color="auto"/>
            <w:right w:val="none" w:sz="0" w:space="0" w:color="auto"/>
          </w:divBdr>
        </w:div>
        <w:div w:id="1950550082">
          <w:marLeft w:val="446"/>
          <w:marRight w:val="0"/>
          <w:marTop w:val="0"/>
          <w:marBottom w:val="0"/>
          <w:divBdr>
            <w:top w:val="none" w:sz="0" w:space="0" w:color="auto"/>
            <w:left w:val="none" w:sz="0" w:space="0" w:color="auto"/>
            <w:bottom w:val="none" w:sz="0" w:space="0" w:color="auto"/>
            <w:right w:val="none" w:sz="0" w:space="0" w:color="auto"/>
          </w:divBdr>
        </w:div>
        <w:div w:id="2040931118">
          <w:marLeft w:val="446"/>
          <w:marRight w:val="0"/>
          <w:marTop w:val="0"/>
          <w:marBottom w:val="0"/>
          <w:divBdr>
            <w:top w:val="none" w:sz="0" w:space="0" w:color="auto"/>
            <w:left w:val="none" w:sz="0" w:space="0" w:color="auto"/>
            <w:bottom w:val="none" w:sz="0" w:space="0" w:color="auto"/>
            <w:right w:val="none" w:sz="0" w:space="0" w:color="auto"/>
          </w:divBdr>
        </w:div>
        <w:div w:id="2095974814">
          <w:marLeft w:val="446"/>
          <w:marRight w:val="0"/>
          <w:marTop w:val="0"/>
          <w:marBottom w:val="0"/>
          <w:divBdr>
            <w:top w:val="none" w:sz="0" w:space="0" w:color="auto"/>
            <w:left w:val="none" w:sz="0" w:space="0" w:color="auto"/>
            <w:bottom w:val="none" w:sz="0" w:space="0" w:color="auto"/>
            <w:right w:val="none" w:sz="0" w:space="0" w:color="auto"/>
          </w:divBdr>
        </w:div>
      </w:divsChild>
    </w:div>
    <w:div w:id="1138260533">
      <w:bodyDiv w:val="1"/>
      <w:marLeft w:val="0"/>
      <w:marRight w:val="0"/>
      <w:marTop w:val="0"/>
      <w:marBottom w:val="0"/>
      <w:divBdr>
        <w:top w:val="none" w:sz="0" w:space="0" w:color="auto"/>
        <w:left w:val="none" w:sz="0" w:space="0" w:color="auto"/>
        <w:bottom w:val="none" w:sz="0" w:space="0" w:color="auto"/>
        <w:right w:val="none" w:sz="0" w:space="0" w:color="auto"/>
      </w:divBdr>
    </w:div>
    <w:div w:id="1155491222">
      <w:bodyDiv w:val="1"/>
      <w:marLeft w:val="0"/>
      <w:marRight w:val="0"/>
      <w:marTop w:val="0"/>
      <w:marBottom w:val="0"/>
      <w:divBdr>
        <w:top w:val="none" w:sz="0" w:space="0" w:color="auto"/>
        <w:left w:val="none" w:sz="0" w:space="0" w:color="auto"/>
        <w:bottom w:val="none" w:sz="0" w:space="0" w:color="auto"/>
        <w:right w:val="none" w:sz="0" w:space="0" w:color="auto"/>
      </w:divBdr>
    </w:div>
    <w:div w:id="1164779130">
      <w:bodyDiv w:val="1"/>
      <w:marLeft w:val="0"/>
      <w:marRight w:val="0"/>
      <w:marTop w:val="0"/>
      <w:marBottom w:val="0"/>
      <w:divBdr>
        <w:top w:val="none" w:sz="0" w:space="0" w:color="auto"/>
        <w:left w:val="none" w:sz="0" w:space="0" w:color="auto"/>
        <w:bottom w:val="none" w:sz="0" w:space="0" w:color="auto"/>
        <w:right w:val="none" w:sz="0" w:space="0" w:color="auto"/>
      </w:divBdr>
    </w:div>
    <w:div w:id="1167599852">
      <w:bodyDiv w:val="1"/>
      <w:marLeft w:val="0"/>
      <w:marRight w:val="0"/>
      <w:marTop w:val="0"/>
      <w:marBottom w:val="0"/>
      <w:divBdr>
        <w:top w:val="none" w:sz="0" w:space="0" w:color="auto"/>
        <w:left w:val="none" w:sz="0" w:space="0" w:color="auto"/>
        <w:bottom w:val="none" w:sz="0" w:space="0" w:color="auto"/>
        <w:right w:val="none" w:sz="0" w:space="0" w:color="auto"/>
      </w:divBdr>
      <w:divsChild>
        <w:div w:id="578635473">
          <w:marLeft w:val="0"/>
          <w:marRight w:val="0"/>
          <w:marTop w:val="120"/>
          <w:marBottom w:val="60"/>
          <w:divBdr>
            <w:top w:val="none" w:sz="0" w:space="0" w:color="auto"/>
            <w:left w:val="none" w:sz="0" w:space="0" w:color="auto"/>
            <w:bottom w:val="none" w:sz="0" w:space="0" w:color="auto"/>
            <w:right w:val="none" w:sz="0" w:space="0" w:color="auto"/>
          </w:divBdr>
        </w:div>
        <w:div w:id="1149829682">
          <w:marLeft w:val="0"/>
          <w:marRight w:val="0"/>
          <w:marTop w:val="120"/>
          <w:marBottom w:val="60"/>
          <w:divBdr>
            <w:top w:val="none" w:sz="0" w:space="0" w:color="auto"/>
            <w:left w:val="none" w:sz="0" w:space="0" w:color="auto"/>
            <w:bottom w:val="none" w:sz="0" w:space="0" w:color="auto"/>
            <w:right w:val="none" w:sz="0" w:space="0" w:color="auto"/>
          </w:divBdr>
        </w:div>
      </w:divsChild>
    </w:div>
    <w:div w:id="1174612733">
      <w:bodyDiv w:val="1"/>
      <w:marLeft w:val="0"/>
      <w:marRight w:val="0"/>
      <w:marTop w:val="0"/>
      <w:marBottom w:val="0"/>
      <w:divBdr>
        <w:top w:val="none" w:sz="0" w:space="0" w:color="auto"/>
        <w:left w:val="none" w:sz="0" w:space="0" w:color="auto"/>
        <w:bottom w:val="none" w:sz="0" w:space="0" w:color="auto"/>
        <w:right w:val="none" w:sz="0" w:space="0" w:color="auto"/>
      </w:divBdr>
    </w:div>
    <w:div w:id="1183934882">
      <w:bodyDiv w:val="1"/>
      <w:marLeft w:val="0"/>
      <w:marRight w:val="0"/>
      <w:marTop w:val="0"/>
      <w:marBottom w:val="0"/>
      <w:divBdr>
        <w:top w:val="none" w:sz="0" w:space="0" w:color="auto"/>
        <w:left w:val="none" w:sz="0" w:space="0" w:color="auto"/>
        <w:bottom w:val="none" w:sz="0" w:space="0" w:color="auto"/>
        <w:right w:val="none" w:sz="0" w:space="0" w:color="auto"/>
      </w:divBdr>
    </w:div>
    <w:div w:id="1192961311">
      <w:bodyDiv w:val="1"/>
      <w:marLeft w:val="0"/>
      <w:marRight w:val="0"/>
      <w:marTop w:val="0"/>
      <w:marBottom w:val="0"/>
      <w:divBdr>
        <w:top w:val="none" w:sz="0" w:space="0" w:color="auto"/>
        <w:left w:val="none" w:sz="0" w:space="0" w:color="auto"/>
        <w:bottom w:val="none" w:sz="0" w:space="0" w:color="auto"/>
        <w:right w:val="none" w:sz="0" w:space="0" w:color="auto"/>
      </w:divBdr>
    </w:div>
    <w:div w:id="1203518282">
      <w:bodyDiv w:val="1"/>
      <w:marLeft w:val="0"/>
      <w:marRight w:val="0"/>
      <w:marTop w:val="0"/>
      <w:marBottom w:val="0"/>
      <w:divBdr>
        <w:top w:val="none" w:sz="0" w:space="0" w:color="auto"/>
        <w:left w:val="none" w:sz="0" w:space="0" w:color="auto"/>
        <w:bottom w:val="none" w:sz="0" w:space="0" w:color="auto"/>
        <w:right w:val="none" w:sz="0" w:space="0" w:color="auto"/>
      </w:divBdr>
      <w:divsChild>
        <w:div w:id="435902252">
          <w:marLeft w:val="-300"/>
          <w:marRight w:val="-300"/>
          <w:marTop w:val="0"/>
          <w:marBottom w:val="0"/>
          <w:divBdr>
            <w:top w:val="none" w:sz="0" w:space="0" w:color="auto"/>
            <w:left w:val="none" w:sz="0" w:space="0" w:color="auto"/>
            <w:bottom w:val="none" w:sz="0" w:space="0" w:color="auto"/>
            <w:right w:val="none" w:sz="0" w:space="0" w:color="auto"/>
          </w:divBdr>
        </w:div>
        <w:div w:id="820392608">
          <w:marLeft w:val="-300"/>
          <w:marRight w:val="-300"/>
          <w:marTop w:val="0"/>
          <w:marBottom w:val="0"/>
          <w:divBdr>
            <w:top w:val="none" w:sz="0" w:space="0" w:color="auto"/>
            <w:left w:val="none" w:sz="0" w:space="0" w:color="auto"/>
            <w:bottom w:val="none" w:sz="0" w:space="0" w:color="auto"/>
            <w:right w:val="none" w:sz="0" w:space="0" w:color="auto"/>
          </w:divBdr>
        </w:div>
        <w:div w:id="1444616788">
          <w:marLeft w:val="-300"/>
          <w:marRight w:val="-300"/>
          <w:marTop w:val="0"/>
          <w:marBottom w:val="0"/>
          <w:divBdr>
            <w:top w:val="none" w:sz="0" w:space="0" w:color="auto"/>
            <w:left w:val="none" w:sz="0" w:space="0" w:color="auto"/>
            <w:bottom w:val="none" w:sz="0" w:space="0" w:color="auto"/>
            <w:right w:val="none" w:sz="0" w:space="0" w:color="auto"/>
          </w:divBdr>
        </w:div>
        <w:div w:id="1686831423">
          <w:marLeft w:val="-300"/>
          <w:marRight w:val="-300"/>
          <w:marTop w:val="0"/>
          <w:marBottom w:val="0"/>
          <w:divBdr>
            <w:top w:val="none" w:sz="0" w:space="0" w:color="auto"/>
            <w:left w:val="none" w:sz="0" w:space="0" w:color="auto"/>
            <w:bottom w:val="none" w:sz="0" w:space="0" w:color="auto"/>
            <w:right w:val="none" w:sz="0" w:space="0" w:color="auto"/>
          </w:divBdr>
        </w:div>
      </w:divsChild>
    </w:div>
    <w:div w:id="1229804983">
      <w:bodyDiv w:val="1"/>
      <w:marLeft w:val="0"/>
      <w:marRight w:val="0"/>
      <w:marTop w:val="0"/>
      <w:marBottom w:val="0"/>
      <w:divBdr>
        <w:top w:val="none" w:sz="0" w:space="0" w:color="auto"/>
        <w:left w:val="none" w:sz="0" w:space="0" w:color="auto"/>
        <w:bottom w:val="none" w:sz="0" w:space="0" w:color="auto"/>
        <w:right w:val="none" w:sz="0" w:space="0" w:color="auto"/>
      </w:divBdr>
    </w:div>
    <w:div w:id="1239903271">
      <w:bodyDiv w:val="1"/>
      <w:marLeft w:val="0"/>
      <w:marRight w:val="0"/>
      <w:marTop w:val="0"/>
      <w:marBottom w:val="0"/>
      <w:divBdr>
        <w:top w:val="none" w:sz="0" w:space="0" w:color="auto"/>
        <w:left w:val="none" w:sz="0" w:space="0" w:color="auto"/>
        <w:bottom w:val="none" w:sz="0" w:space="0" w:color="auto"/>
        <w:right w:val="none" w:sz="0" w:space="0" w:color="auto"/>
      </w:divBdr>
      <w:divsChild>
        <w:div w:id="1506748457">
          <w:marLeft w:val="0"/>
          <w:marRight w:val="0"/>
          <w:marTop w:val="120"/>
          <w:marBottom w:val="60"/>
          <w:divBdr>
            <w:top w:val="none" w:sz="0" w:space="0" w:color="auto"/>
            <w:left w:val="none" w:sz="0" w:space="0" w:color="auto"/>
            <w:bottom w:val="none" w:sz="0" w:space="0" w:color="auto"/>
            <w:right w:val="none" w:sz="0" w:space="0" w:color="auto"/>
          </w:divBdr>
        </w:div>
      </w:divsChild>
    </w:div>
    <w:div w:id="1298221043">
      <w:bodyDiv w:val="1"/>
      <w:marLeft w:val="0"/>
      <w:marRight w:val="0"/>
      <w:marTop w:val="0"/>
      <w:marBottom w:val="0"/>
      <w:divBdr>
        <w:top w:val="none" w:sz="0" w:space="0" w:color="auto"/>
        <w:left w:val="none" w:sz="0" w:space="0" w:color="auto"/>
        <w:bottom w:val="none" w:sz="0" w:space="0" w:color="auto"/>
        <w:right w:val="none" w:sz="0" w:space="0" w:color="auto"/>
      </w:divBdr>
    </w:div>
    <w:div w:id="1298758014">
      <w:bodyDiv w:val="1"/>
      <w:marLeft w:val="0"/>
      <w:marRight w:val="0"/>
      <w:marTop w:val="0"/>
      <w:marBottom w:val="0"/>
      <w:divBdr>
        <w:top w:val="none" w:sz="0" w:space="0" w:color="auto"/>
        <w:left w:val="none" w:sz="0" w:space="0" w:color="auto"/>
        <w:bottom w:val="none" w:sz="0" w:space="0" w:color="auto"/>
        <w:right w:val="none" w:sz="0" w:space="0" w:color="auto"/>
      </w:divBdr>
    </w:div>
    <w:div w:id="1303460787">
      <w:bodyDiv w:val="1"/>
      <w:marLeft w:val="0"/>
      <w:marRight w:val="0"/>
      <w:marTop w:val="0"/>
      <w:marBottom w:val="0"/>
      <w:divBdr>
        <w:top w:val="none" w:sz="0" w:space="0" w:color="auto"/>
        <w:left w:val="none" w:sz="0" w:space="0" w:color="auto"/>
        <w:bottom w:val="none" w:sz="0" w:space="0" w:color="auto"/>
        <w:right w:val="none" w:sz="0" w:space="0" w:color="auto"/>
      </w:divBdr>
    </w:div>
    <w:div w:id="1320117521">
      <w:bodyDiv w:val="1"/>
      <w:marLeft w:val="0"/>
      <w:marRight w:val="0"/>
      <w:marTop w:val="0"/>
      <w:marBottom w:val="0"/>
      <w:divBdr>
        <w:top w:val="none" w:sz="0" w:space="0" w:color="auto"/>
        <w:left w:val="none" w:sz="0" w:space="0" w:color="auto"/>
        <w:bottom w:val="none" w:sz="0" w:space="0" w:color="auto"/>
        <w:right w:val="none" w:sz="0" w:space="0" w:color="auto"/>
      </w:divBdr>
    </w:div>
    <w:div w:id="1367758538">
      <w:bodyDiv w:val="1"/>
      <w:marLeft w:val="0"/>
      <w:marRight w:val="0"/>
      <w:marTop w:val="0"/>
      <w:marBottom w:val="0"/>
      <w:divBdr>
        <w:top w:val="none" w:sz="0" w:space="0" w:color="auto"/>
        <w:left w:val="none" w:sz="0" w:space="0" w:color="auto"/>
        <w:bottom w:val="none" w:sz="0" w:space="0" w:color="auto"/>
        <w:right w:val="none" w:sz="0" w:space="0" w:color="auto"/>
      </w:divBdr>
      <w:divsChild>
        <w:div w:id="64107550">
          <w:marLeft w:val="0"/>
          <w:marRight w:val="0"/>
          <w:marTop w:val="120"/>
          <w:marBottom w:val="60"/>
          <w:divBdr>
            <w:top w:val="none" w:sz="0" w:space="0" w:color="auto"/>
            <w:left w:val="none" w:sz="0" w:space="0" w:color="auto"/>
            <w:bottom w:val="none" w:sz="0" w:space="0" w:color="auto"/>
            <w:right w:val="none" w:sz="0" w:space="0" w:color="auto"/>
          </w:divBdr>
        </w:div>
        <w:div w:id="447622323">
          <w:marLeft w:val="0"/>
          <w:marRight w:val="0"/>
          <w:marTop w:val="120"/>
          <w:marBottom w:val="60"/>
          <w:divBdr>
            <w:top w:val="none" w:sz="0" w:space="0" w:color="auto"/>
            <w:left w:val="none" w:sz="0" w:space="0" w:color="auto"/>
            <w:bottom w:val="none" w:sz="0" w:space="0" w:color="auto"/>
            <w:right w:val="none" w:sz="0" w:space="0" w:color="auto"/>
          </w:divBdr>
        </w:div>
        <w:div w:id="650402301">
          <w:marLeft w:val="0"/>
          <w:marRight w:val="0"/>
          <w:marTop w:val="120"/>
          <w:marBottom w:val="60"/>
          <w:divBdr>
            <w:top w:val="none" w:sz="0" w:space="0" w:color="auto"/>
            <w:left w:val="none" w:sz="0" w:space="0" w:color="auto"/>
            <w:bottom w:val="none" w:sz="0" w:space="0" w:color="auto"/>
            <w:right w:val="none" w:sz="0" w:space="0" w:color="auto"/>
          </w:divBdr>
        </w:div>
        <w:div w:id="668407650">
          <w:blockQuote w:val="1"/>
          <w:marLeft w:val="0"/>
          <w:marRight w:val="0"/>
          <w:marTop w:val="0"/>
          <w:marBottom w:val="0"/>
          <w:divBdr>
            <w:top w:val="none" w:sz="0" w:space="0" w:color="auto"/>
            <w:left w:val="single" w:sz="6" w:space="18" w:color="707070"/>
            <w:bottom w:val="none" w:sz="0" w:space="0" w:color="auto"/>
            <w:right w:val="none" w:sz="0" w:space="0" w:color="auto"/>
          </w:divBdr>
          <w:divsChild>
            <w:div w:id="987586107">
              <w:marLeft w:val="0"/>
              <w:marRight w:val="0"/>
              <w:marTop w:val="120"/>
              <w:marBottom w:val="60"/>
              <w:divBdr>
                <w:top w:val="none" w:sz="0" w:space="0" w:color="auto"/>
                <w:left w:val="none" w:sz="0" w:space="0" w:color="auto"/>
                <w:bottom w:val="none" w:sz="0" w:space="0" w:color="auto"/>
                <w:right w:val="none" w:sz="0" w:space="0" w:color="auto"/>
              </w:divBdr>
            </w:div>
          </w:divsChild>
        </w:div>
        <w:div w:id="671302689">
          <w:blockQuote w:val="1"/>
          <w:marLeft w:val="0"/>
          <w:marRight w:val="0"/>
          <w:marTop w:val="0"/>
          <w:marBottom w:val="0"/>
          <w:divBdr>
            <w:top w:val="none" w:sz="0" w:space="0" w:color="auto"/>
            <w:left w:val="single" w:sz="6" w:space="18" w:color="707070"/>
            <w:bottom w:val="none" w:sz="0" w:space="0" w:color="auto"/>
            <w:right w:val="none" w:sz="0" w:space="0" w:color="auto"/>
          </w:divBdr>
          <w:divsChild>
            <w:div w:id="2049455519">
              <w:marLeft w:val="0"/>
              <w:marRight w:val="0"/>
              <w:marTop w:val="120"/>
              <w:marBottom w:val="60"/>
              <w:divBdr>
                <w:top w:val="none" w:sz="0" w:space="0" w:color="auto"/>
                <w:left w:val="none" w:sz="0" w:space="0" w:color="auto"/>
                <w:bottom w:val="none" w:sz="0" w:space="0" w:color="auto"/>
                <w:right w:val="none" w:sz="0" w:space="0" w:color="auto"/>
              </w:divBdr>
            </w:div>
          </w:divsChild>
        </w:div>
        <w:div w:id="689767155">
          <w:marLeft w:val="0"/>
          <w:marRight w:val="0"/>
          <w:marTop w:val="120"/>
          <w:marBottom w:val="60"/>
          <w:divBdr>
            <w:top w:val="none" w:sz="0" w:space="0" w:color="auto"/>
            <w:left w:val="none" w:sz="0" w:space="0" w:color="auto"/>
            <w:bottom w:val="none" w:sz="0" w:space="0" w:color="auto"/>
            <w:right w:val="none" w:sz="0" w:space="0" w:color="auto"/>
          </w:divBdr>
        </w:div>
        <w:div w:id="705911093">
          <w:blockQuote w:val="1"/>
          <w:marLeft w:val="0"/>
          <w:marRight w:val="0"/>
          <w:marTop w:val="0"/>
          <w:marBottom w:val="0"/>
          <w:divBdr>
            <w:top w:val="none" w:sz="0" w:space="0" w:color="auto"/>
            <w:left w:val="single" w:sz="6" w:space="18" w:color="707070"/>
            <w:bottom w:val="none" w:sz="0" w:space="0" w:color="auto"/>
            <w:right w:val="none" w:sz="0" w:space="0" w:color="auto"/>
          </w:divBdr>
          <w:divsChild>
            <w:div w:id="1331063186">
              <w:marLeft w:val="0"/>
              <w:marRight w:val="0"/>
              <w:marTop w:val="120"/>
              <w:marBottom w:val="60"/>
              <w:divBdr>
                <w:top w:val="none" w:sz="0" w:space="0" w:color="auto"/>
                <w:left w:val="none" w:sz="0" w:space="0" w:color="auto"/>
                <w:bottom w:val="none" w:sz="0" w:space="0" w:color="auto"/>
                <w:right w:val="none" w:sz="0" w:space="0" w:color="auto"/>
              </w:divBdr>
            </w:div>
          </w:divsChild>
        </w:div>
        <w:div w:id="837889252">
          <w:marLeft w:val="0"/>
          <w:marRight w:val="0"/>
          <w:marTop w:val="120"/>
          <w:marBottom w:val="60"/>
          <w:divBdr>
            <w:top w:val="none" w:sz="0" w:space="0" w:color="auto"/>
            <w:left w:val="none" w:sz="0" w:space="0" w:color="auto"/>
            <w:bottom w:val="none" w:sz="0" w:space="0" w:color="auto"/>
            <w:right w:val="none" w:sz="0" w:space="0" w:color="auto"/>
          </w:divBdr>
        </w:div>
        <w:div w:id="949698759">
          <w:blockQuote w:val="1"/>
          <w:marLeft w:val="0"/>
          <w:marRight w:val="0"/>
          <w:marTop w:val="0"/>
          <w:marBottom w:val="0"/>
          <w:divBdr>
            <w:top w:val="none" w:sz="0" w:space="0" w:color="auto"/>
            <w:left w:val="single" w:sz="6" w:space="18" w:color="707070"/>
            <w:bottom w:val="none" w:sz="0" w:space="0" w:color="auto"/>
            <w:right w:val="none" w:sz="0" w:space="0" w:color="auto"/>
          </w:divBdr>
          <w:divsChild>
            <w:div w:id="201215583">
              <w:marLeft w:val="0"/>
              <w:marRight w:val="0"/>
              <w:marTop w:val="120"/>
              <w:marBottom w:val="60"/>
              <w:divBdr>
                <w:top w:val="none" w:sz="0" w:space="0" w:color="auto"/>
                <w:left w:val="none" w:sz="0" w:space="0" w:color="auto"/>
                <w:bottom w:val="none" w:sz="0" w:space="0" w:color="auto"/>
                <w:right w:val="none" w:sz="0" w:space="0" w:color="auto"/>
              </w:divBdr>
            </w:div>
          </w:divsChild>
        </w:div>
        <w:div w:id="956058129">
          <w:marLeft w:val="0"/>
          <w:marRight w:val="0"/>
          <w:marTop w:val="120"/>
          <w:marBottom w:val="60"/>
          <w:divBdr>
            <w:top w:val="none" w:sz="0" w:space="0" w:color="auto"/>
            <w:left w:val="none" w:sz="0" w:space="0" w:color="auto"/>
            <w:bottom w:val="none" w:sz="0" w:space="0" w:color="auto"/>
            <w:right w:val="none" w:sz="0" w:space="0" w:color="auto"/>
          </w:divBdr>
        </w:div>
        <w:div w:id="986277714">
          <w:marLeft w:val="0"/>
          <w:marRight w:val="0"/>
          <w:marTop w:val="120"/>
          <w:marBottom w:val="60"/>
          <w:divBdr>
            <w:top w:val="none" w:sz="0" w:space="0" w:color="auto"/>
            <w:left w:val="none" w:sz="0" w:space="0" w:color="auto"/>
            <w:bottom w:val="none" w:sz="0" w:space="0" w:color="auto"/>
            <w:right w:val="none" w:sz="0" w:space="0" w:color="auto"/>
          </w:divBdr>
        </w:div>
        <w:div w:id="1073964470">
          <w:blockQuote w:val="1"/>
          <w:marLeft w:val="0"/>
          <w:marRight w:val="0"/>
          <w:marTop w:val="0"/>
          <w:marBottom w:val="0"/>
          <w:divBdr>
            <w:top w:val="none" w:sz="0" w:space="0" w:color="auto"/>
            <w:left w:val="single" w:sz="6" w:space="18" w:color="707070"/>
            <w:bottom w:val="none" w:sz="0" w:space="0" w:color="auto"/>
            <w:right w:val="none" w:sz="0" w:space="0" w:color="auto"/>
          </w:divBdr>
          <w:divsChild>
            <w:div w:id="534386885">
              <w:marLeft w:val="0"/>
              <w:marRight w:val="0"/>
              <w:marTop w:val="120"/>
              <w:marBottom w:val="60"/>
              <w:divBdr>
                <w:top w:val="none" w:sz="0" w:space="0" w:color="auto"/>
                <w:left w:val="none" w:sz="0" w:space="0" w:color="auto"/>
                <w:bottom w:val="none" w:sz="0" w:space="0" w:color="auto"/>
                <w:right w:val="none" w:sz="0" w:space="0" w:color="auto"/>
              </w:divBdr>
            </w:div>
          </w:divsChild>
        </w:div>
        <w:div w:id="1152913294">
          <w:blockQuote w:val="1"/>
          <w:marLeft w:val="0"/>
          <w:marRight w:val="0"/>
          <w:marTop w:val="0"/>
          <w:marBottom w:val="0"/>
          <w:divBdr>
            <w:top w:val="none" w:sz="0" w:space="0" w:color="auto"/>
            <w:left w:val="single" w:sz="6" w:space="18" w:color="707070"/>
            <w:bottom w:val="none" w:sz="0" w:space="0" w:color="auto"/>
            <w:right w:val="none" w:sz="0" w:space="0" w:color="auto"/>
          </w:divBdr>
          <w:divsChild>
            <w:div w:id="1855268121">
              <w:marLeft w:val="0"/>
              <w:marRight w:val="0"/>
              <w:marTop w:val="120"/>
              <w:marBottom w:val="60"/>
              <w:divBdr>
                <w:top w:val="none" w:sz="0" w:space="0" w:color="auto"/>
                <w:left w:val="none" w:sz="0" w:space="0" w:color="auto"/>
                <w:bottom w:val="none" w:sz="0" w:space="0" w:color="auto"/>
                <w:right w:val="none" w:sz="0" w:space="0" w:color="auto"/>
              </w:divBdr>
            </w:div>
          </w:divsChild>
        </w:div>
        <w:div w:id="1179155869">
          <w:blockQuote w:val="1"/>
          <w:marLeft w:val="0"/>
          <w:marRight w:val="0"/>
          <w:marTop w:val="0"/>
          <w:marBottom w:val="0"/>
          <w:divBdr>
            <w:top w:val="none" w:sz="0" w:space="0" w:color="auto"/>
            <w:left w:val="single" w:sz="6" w:space="18" w:color="707070"/>
            <w:bottom w:val="none" w:sz="0" w:space="0" w:color="auto"/>
            <w:right w:val="none" w:sz="0" w:space="0" w:color="auto"/>
          </w:divBdr>
          <w:divsChild>
            <w:div w:id="885525643">
              <w:marLeft w:val="0"/>
              <w:marRight w:val="0"/>
              <w:marTop w:val="120"/>
              <w:marBottom w:val="60"/>
              <w:divBdr>
                <w:top w:val="none" w:sz="0" w:space="0" w:color="auto"/>
                <w:left w:val="none" w:sz="0" w:space="0" w:color="auto"/>
                <w:bottom w:val="none" w:sz="0" w:space="0" w:color="auto"/>
                <w:right w:val="none" w:sz="0" w:space="0" w:color="auto"/>
              </w:divBdr>
            </w:div>
          </w:divsChild>
        </w:div>
        <w:div w:id="1946188309">
          <w:marLeft w:val="0"/>
          <w:marRight w:val="0"/>
          <w:marTop w:val="120"/>
          <w:marBottom w:val="60"/>
          <w:divBdr>
            <w:top w:val="none" w:sz="0" w:space="0" w:color="auto"/>
            <w:left w:val="none" w:sz="0" w:space="0" w:color="auto"/>
            <w:bottom w:val="none" w:sz="0" w:space="0" w:color="auto"/>
            <w:right w:val="none" w:sz="0" w:space="0" w:color="auto"/>
          </w:divBdr>
        </w:div>
        <w:div w:id="2135781595">
          <w:blockQuote w:val="1"/>
          <w:marLeft w:val="0"/>
          <w:marRight w:val="0"/>
          <w:marTop w:val="0"/>
          <w:marBottom w:val="0"/>
          <w:divBdr>
            <w:top w:val="none" w:sz="0" w:space="0" w:color="auto"/>
            <w:left w:val="single" w:sz="6" w:space="18" w:color="707070"/>
            <w:bottom w:val="none" w:sz="0" w:space="0" w:color="auto"/>
            <w:right w:val="none" w:sz="0" w:space="0" w:color="auto"/>
          </w:divBdr>
          <w:divsChild>
            <w:div w:id="1447893507">
              <w:marLeft w:val="0"/>
              <w:marRight w:val="0"/>
              <w:marTop w:val="120"/>
              <w:marBottom w:val="60"/>
              <w:divBdr>
                <w:top w:val="none" w:sz="0" w:space="0" w:color="auto"/>
                <w:left w:val="none" w:sz="0" w:space="0" w:color="auto"/>
                <w:bottom w:val="none" w:sz="0" w:space="0" w:color="auto"/>
                <w:right w:val="none" w:sz="0" w:space="0" w:color="auto"/>
              </w:divBdr>
            </w:div>
          </w:divsChild>
        </w:div>
      </w:divsChild>
    </w:div>
    <w:div w:id="1373309633">
      <w:bodyDiv w:val="1"/>
      <w:marLeft w:val="0"/>
      <w:marRight w:val="0"/>
      <w:marTop w:val="0"/>
      <w:marBottom w:val="0"/>
      <w:divBdr>
        <w:top w:val="none" w:sz="0" w:space="0" w:color="auto"/>
        <w:left w:val="none" w:sz="0" w:space="0" w:color="auto"/>
        <w:bottom w:val="none" w:sz="0" w:space="0" w:color="auto"/>
        <w:right w:val="none" w:sz="0" w:space="0" w:color="auto"/>
      </w:divBdr>
      <w:divsChild>
        <w:div w:id="1231381479">
          <w:marLeft w:val="0"/>
          <w:marRight w:val="0"/>
          <w:marTop w:val="120"/>
          <w:marBottom w:val="60"/>
          <w:divBdr>
            <w:top w:val="none" w:sz="0" w:space="0" w:color="auto"/>
            <w:left w:val="none" w:sz="0" w:space="0" w:color="auto"/>
            <w:bottom w:val="none" w:sz="0" w:space="0" w:color="auto"/>
            <w:right w:val="none" w:sz="0" w:space="0" w:color="auto"/>
          </w:divBdr>
        </w:div>
      </w:divsChild>
    </w:div>
    <w:div w:id="1387874628">
      <w:bodyDiv w:val="1"/>
      <w:marLeft w:val="0"/>
      <w:marRight w:val="0"/>
      <w:marTop w:val="0"/>
      <w:marBottom w:val="0"/>
      <w:divBdr>
        <w:top w:val="none" w:sz="0" w:space="0" w:color="auto"/>
        <w:left w:val="none" w:sz="0" w:space="0" w:color="auto"/>
        <w:bottom w:val="none" w:sz="0" w:space="0" w:color="auto"/>
        <w:right w:val="none" w:sz="0" w:space="0" w:color="auto"/>
      </w:divBdr>
    </w:div>
    <w:div w:id="1475757741">
      <w:bodyDiv w:val="1"/>
      <w:marLeft w:val="0"/>
      <w:marRight w:val="0"/>
      <w:marTop w:val="0"/>
      <w:marBottom w:val="0"/>
      <w:divBdr>
        <w:top w:val="none" w:sz="0" w:space="0" w:color="auto"/>
        <w:left w:val="none" w:sz="0" w:space="0" w:color="auto"/>
        <w:bottom w:val="none" w:sz="0" w:space="0" w:color="auto"/>
        <w:right w:val="none" w:sz="0" w:space="0" w:color="auto"/>
      </w:divBdr>
    </w:div>
    <w:div w:id="1483622745">
      <w:bodyDiv w:val="1"/>
      <w:marLeft w:val="0"/>
      <w:marRight w:val="0"/>
      <w:marTop w:val="0"/>
      <w:marBottom w:val="0"/>
      <w:divBdr>
        <w:top w:val="none" w:sz="0" w:space="0" w:color="auto"/>
        <w:left w:val="none" w:sz="0" w:space="0" w:color="auto"/>
        <w:bottom w:val="none" w:sz="0" w:space="0" w:color="auto"/>
        <w:right w:val="none" w:sz="0" w:space="0" w:color="auto"/>
      </w:divBdr>
    </w:div>
    <w:div w:id="1497843718">
      <w:bodyDiv w:val="1"/>
      <w:marLeft w:val="0"/>
      <w:marRight w:val="0"/>
      <w:marTop w:val="0"/>
      <w:marBottom w:val="0"/>
      <w:divBdr>
        <w:top w:val="none" w:sz="0" w:space="0" w:color="auto"/>
        <w:left w:val="none" w:sz="0" w:space="0" w:color="auto"/>
        <w:bottom w:val="none" w:sz="0" w:space="0" w:color="auto"/>
        <w:right w:val="none" w:sz="0" w:space="0" w:color="auto"/>
      </w:divBdr>
    </w:div>
    <w:div w:id="1527863390">
      <w:bodyDiv w:val="1"/>
      <w:marLeft w:val="0"/>
      <w:marRight w:val="0"/>
      <w:marTop w:val="0"/>
      <w:marBottom w:val="0"/>
      <w:divBdr>
        <w:top w:val="none" w:sz="0" w:space="0" w:color="auto"/>
        <w:left w:val="none" w:sz="0" w:space="0" w:color="auto"/>
        <w:bottom w:val="none" w:sz="0" w:space="0" w:color="auto"/>
        <w:right w:val="none" w:sz="0" w:space="0" w:color="auto"/>
      </w:divBdr>
    </w:div>
    <w:div w:id="1544750551">
      <w:bodyDiv w:val="1"/>
      <w:marLeft w:val="0"/>
      <w:marRight w:val="0"/>
      <w:marTop w:val="0"/>
      <w:marBottom w:val="0"/>
      <w:divBdr>
        <w:top w:val="none" w:sz="0" w:space="0" w:color="auto"/>
        <w:left w:val="none" w:sz="0" w:space="0" w:color="auto"/>
        <w:bottom w:val="none" w:sz="0" w:space="0" w:color="auto"/>
        <w:right w:val="none" w:sz="0" w:space="0" w:color="auto"/>
      </w:divBdr>
    </w:div>
    <w:div w:id="1550459227">
      <w:bodyDiv w:val="1"/>
      <w:marLeft w:val="0"/>
      <w:marRight w:val="0"/>
      <w:marTop w:val="0"/>
      <w:marBottom w:val="0"/>
      <w:divBdr>
        <w:top w:val="none" w:sz="0" w:space="0" w:color="auto"/>
        <w:left w:val="none" w:sz="0" w:space="0" w:color="auto"/>
        <w:bottom w:val="none" w:sz="0" w:space="0" w:color="auto"/>
        <w:right w:val="none" w:sz="0" w:space="0" w:color="auto"/>
      </w:divBdr>
    </w:div>
    <w:div w:id="1627078388">
      <w:bodyDiv w:val="1"/>
      <w:marLeft w:val="0"/>
      <w:marRight w:val="0"/>
      <w:marTop w:val="0"/>
      <w:marBottom w:val="0"/>
      <w:divBdr>
        <w:top w:val="none" w:sz="0" w:space="0" w:color="auto"/>
        <w:left w:val="none" w:sz="0" w:space="0" w:color="auto"/>
        <w:bottom w:val="none" w:sz="0" w:space="0" w:color="auto"/>
        <w:right w:val="none" w:sz="0" w:space="0" w:color="auto"/>
      </w:divBdr>
    </w:div>
    <w:div w:id="1634675042">
      <w:bodyDiv w:val="1"/>
      <w:marLeft w:val="0"/>
      <w:marRight w:val="0"/>
      <w:marTop w:val="0"/>
      <w:marBottom w:val="0"/>
      <w:divBdr>
        <w:top w:val="none" w:sz="0" w:space="0" w:color="auto"/>
        <w:left w:val="none" w:sz="0" w:space="0" w:color="auto"/>
        <w:bottom w:val="none" w:sz="0" w:space="0" w:color="auto"/>
        <w:right w:val="none" w:sz="0" w:space="0" w:color="auto"/>
      </w:divBdr>
      <w:divsChild>
        <w:div w:id="1569531359">
          <w:marLeft w:val="0"/>
          <w:marRight w:val="0"/>
          <w:marTop w:val="120"/>
          <w:marBottom w:val="60"/>
          <w:divBdr>
            <w:top w:val="none" w:sz="0" w:space="0" w:color="auto"/>
            <w:left w:val="none" w:sz="0" w:space="0" w:color="auto"/>
            <w:bottom w:val="none" w:sz="0" w:space="0" w:color="auto"/>
            <w:right w:val="none" w:sz="0" w:space="0" w:color="auto"/>
          </w:divBdr>
        </w:div>
        <w:div w:id="1823505306">
          <w:marLeft w:val="0"/>
          <w:marRight w:val="0"/>
          <w:marTop w:val="120"/>
          <w:marBottom w:val="60"/>
          <w:divBdr>
            <w:top w:val="none" w:sz="0" w:space="0" w:color="auto"/>
            <w:left w:val="none" w:sz="0" w:space="0" w:color="auto"/>
            <w:bottom w:val="none" w:sz="0" w:space="0" w:color="auto"/>
            <w:right w:val="none" w:sz="0" w:space="0" w:color="auto"/>
          </w:divBdr>
        </w:div>
      </w:divsChild>
    </w:div>
    <w:div w:id="1652251557">
      <w:bodyDiv w:val="1"/>
      <w:marLeft w:val="0"/>
      <w:marRight w:val="0"/>
      <w:marTop w:val="0"/>
      <w:marBottom w:val="0"/>
      <w:divBdr>
        <w:top w:val="none" w:sz="0" w:space="0" w:color="auto"/>
        <w:left w:val="none" w:sz="0" w:space="0" w:color="auto"/>
        <w:bottom w:val="none" w:sz="0" w:space="0" w:color="auto"/>
        <w:right w:val="none" w:sz="0" w:space="0" w:color="auto"/>
      </w:divBdr>
    </w:div>
    <w:div w:id="1670213735">
      <w:bodyDiv w:val="1"/>
      <w:marLeft w:val="0"/>
      <w:marRight w:val="0"/>
      <w:marTop w:val="0"/>
      <w:marBottom w:val="0"/>
      <w:divBdr>
        <w:top w:val="none" w:sz="0" w:space="0" w:color="auto"/>
        <w:left w:val="none" w:sz="0" w:space="0" w:color="auto"/>
        <w:bottom w:val="none" w:sz="0" w:space="0" w:color="auto"/>
        <w:right w:val="none" w:sz="0" w:space="0" w:color="auto"/>
      </w:divBdr>
      <w:divsChild>
        <w:div w:id="27075171">
          <w:marLeft w:val="-300"/>
          <w:marRight w:val="-300"/>
          <w:marTop w:val="0"/>
          <w:marBottom w:val="0"/>
          <w:divBdr>
            <w:top w:val="none" w:sz="0" w:space="0" w:color="auto"/>
            <w:left w:val="none" w:sz="0" w:space="0" w:color="auto"/>
            <w:bottom w:val="none" w:sz="0" w:space="0" w:color="auto"/>
            <w:right w:val="none" w:sz="0" w:space="0" w:color="auto"/>
          </w:divBdr>
        </w:div>
        <w:div w:id="604505050">
          <w:marLeft w:val="-300"/>
          <w:marRight w:val="-300"/>
          <w:marTop w:val="0"/>
          <w:marBottom w:val="0"/>
          <w:divBdr>
            <w:top w:val="none" w:sz="0" w:space="0" w:color="auto"/>
            <w:left w:val="none" w:sz="0" w:space="0" w:color="auto"/>
            <w:bottom w:val="none" w:sz="0" w:space="0" w:color="auto"/>
            <w:right w:val="none" w:sz="0" w:space="0" w:color="auto"/>
          </w:divBdr>
        </w:div>
        <w:div w:id="1550533562">
          <w:marLeft w:val="-300"/>
          <w:marRight w:val="-300"/>
          <w:marTop w:val="0"/>
          <w:marBottom w:val="0"/>
          <w:divBdr>
            <w:top w:val="none" w:sz="0" w:space="0" w:color="auto"/>
            <w:left w:val="none" w:sz="0" w:space="0" w:color="auto"/>
            <w:bottom w:val="none" w:sz="0" w:space="0" w:color="auto"/>
            <w:right w:val="none" w:sz="0" w:space="0" w:color="auto"/>
          </w:divBdr>
        </w:div>
        <w:div w:id="2106613978">
          <w:marLeft w:val="-300"/>
          <w:marRight w:val="-300"/>
          <w:marTop w:val="0"/>
          <w:marBottom w:val="0"/>
          <w:divBdr>
            <w:top w:val="none" w:sz="0" w:space="0" w:color="auto"/>
            <w:left w:val="none" w:sz="0" w:space="0" w:color="auto"/>
            <w:bottom w:val="none" w:sz="0" w:space="0" w:color="auto"/>
            <w:right w:val="none" w:sz="0" w:space="0" w:color="auto"/>
          </w:divBdr>
        </w:div>
      </w:divsChild>
    </w:div>
    <w:div w:id="1677415709">
      <w:bodyDiv w:val="1"/>
      <w:marLeft w:val="0"/>
      <w:marRight w:val="0"/>
      <w:marTop w:val="0"/>
      <w:marBottom w:val="0"/>
      <w:divBdr>
        <w:top w:val="none" w:sz="0" w:space="0" w:color="auto"/>
        <w:left w:val="none" w:sz="0" w:space="0" w:color="auto"/>
        <w:bottom w:val="none" w:sz="0" w:space="0" w:color="auto"/>
        <w:right w:val="none" w:sz="0" w:space="0" w:color="auto"/>
      </w:divBdr>
    </w:div>
    <w:div w:id="1716419433">
      <w:bodyDiv w:val="1"/>
      <w:marLeft w:val="0"/>
      <w:marRight w:val="0"/>
      <w:marTop w:val="0"/>
      <w:marBottom w:val="0"/>
      <w:divBdr>
        <w:top w:val="none" w:sz="0" w:space="0" w:color="auto"/>
        <w:left w:val="none" w:sz="0" w:space="0" w:color="auto"/>
        <w:bottom w:val="none" w:sz="0" w:space="0" w:color="auto"/>
        <w:right w:val="none" w:sz="0" w:space="0" w:color="auto"/>
      </w:divBdr>
      <w:divsChild>
        <w:div w:id="185221501">
          <w:marLeft w:val="0"/>
          <w:marRight w:val="0"/>
          <w:marTop w:val="120"/>
          <w:marBottom w:val="60"/>
          <w:divBdr>
            <w:top w:val="none" w:sz="0" w:space="0" w:color="auto"/>
            <w:left w:val="none" w:sz="0" w:space="0" w:color="auto"/>
            <w:bottom w:val="none" w:sz="0" w:space="0" w:color="auto"/>
            <w:right w:val="none" w:sz="0" w:space="0" w:color="auto"/>
          </w:divBdr>
        </w:div>
        <w:div w:id="679045493">
          <w:marLeft w:val="0"/>
          <w:marRight w:val="0"/>
          <w:marTop w:val="120"/>
          <w:marBottom w:val="60"/>
          <w:divBdr>
            <w:top w:val="none" w:sz="0" w:space="0" w:color="auto"/>
            <w:left w:val="none" w:sz="0" w:space="0" w:color="auto"/>
            <w:bottom w:val="none" w:sz="0" w:space="0" w:color="auto"/>
            <w:right w:val="none" w:sz="0" w:space="0" w:color="auto"/>
          </w:divBdr>
        </w:div>
      </w:divsChild>
    </w:div>
    <w:div w:id="1757902403">
      <w:bodyDiv w:val="1"/>
      <w:marLeft w:val="0"/>
      <w:marRight w:val="0"/>
      <w:marTop w:val="0"/>
      <w:marBottom w:val="0"/>
      <w:divBdr>
        <w:top w:val="none" w:sz="0" w:space="0" w:color="auto"/>
        <w:left w:val="none" w:sz="0" w:space="0" w:color="auto"/>
        <w:bottom w:val="none" w:sz="0" w:space="0" w:color="auto"/>
        <w:right w:val="none" w:sz="0" w:space="0" w:color="auto"/>
      </w:divBdr>
      <w:divsChild>
        <w:div w:id="82994052">
          <w:marLeft w:val="0"/>
          <w:marRight w:val="0"/>
          <w:marTop w:val="120"/>
          <w:marBottom w:val="60"/>
          <w:divBdr>
            <w:top w:val="none" w:sz="0" w:space="0" w:color="auto"/>
            <w:left w:val="none" w:sz="0" w:space="0" w:color="auto"/>
            <w:bottom w:val="none" w:sz="0" w:space="0" w:color="auto"/>
            <w:right w:val="none" w:sz="0" w:space="0" w:color="auto"/>
          </w:divBdr>
        </w:div>
        <w:div w:id="938026232">
          <w:marLeft w:val="-300"/>
          <w:marRight w:val="-300"/>
          <w:marTop w:val="0"/>
          <w:marBottom w:val="0"/>
          <w:divBdr>
            <w:top w:val="none" w:sz="0" w:space="0" w:color="auto"/>
            <w:left w:val="none" w:sz="0" w:space="0" w:color="auto"/>
            <w:bottom w:val="none" w:sz="0" w:space="0" w:color="auto"/>
            <w:right w:val="none" w:sz="0" w:space="0" w:color="auto"/>
          </w:divBdr>
        </w:div>
        <w:div w:id="1582909624">
          <w:marLeft w:val="0"/>
          <w:marRight w:val="0"/>
          <w:marTop w:val="120"/>
          <w:marBottom w:val="60"/>
          <w:divBdr>
            <w:top w:val="none" w:sz="0" w:space="0" w:color="auto"/>
            <w:left w:val="none" w:sz="0" w:space="0" w:color="auto"/>
            <w:bottom w:val="none" w:sz="0" w:space="0" w:color="auto"/>
            <w:right w:val="none" w:sz="0" w:space="0" w:color="auto"/>
          </w:divBdr>
        </w:div>
      </w:divsChild>
    </w:div>
    <w:div w:id="1765567741">
      <w:bodyDiv w:val="1"/>
      <w:marLeft w:val="0"/>
      <w:marRight w:val="0"/>
      <w:marTop w:val="0"/>
      <w:marBottom w:val="0"/>
      <w:divBdr>
        <w:top w:val="none" w:sz="0" w:space="0" w:color="auto"/>
        <w:left w:val="none" w:sz="0" w:space="0" w:color="auto"/>
        <w:bottom w:val="none" w:sz="0" w:space="0" w:color="auto"/>
        <w:right w:val="none" w:sz="0" w:space="0" w:color="auto"/>
      </w:divBdr>
    </w:div>
    <w:div w:id="1768306817">
      <w:bodyDiv w:val="1"/>
      <w:marLeft w:val="0"/>
      <w:marRight w:val="0"/>
      <w:marTop w:val="0"/>
      <w:marBottom w:val="0"/>
      <w:divBdr>
        <w:top w:val="none" w:sz="0" w:space="0" w:color="auto"/>
        <w:left w:val="none" w:sz="0" w:space="0" w:color="auto"/>
        <w:bottom w:val="none" w:sz="0" w:space="0" w:color="auto"/>
        <w:right w:val="none" w:sz="0" w:space="0" w:color="auto"/>
      </w:divBdr>
    </w:div>
    <w:div w:id="1775124756">
      <w:bodyDiv w:val="1"/>
      <w:marLeft w:val="0"/>
      <w:marRight w:val="0"/>
      <w:marTop w:val="0"/>
      <w:marBottom w:val="0"/>
      <w:divBdr>
        <w:top w:val="none" w:sz="0" w:space="0" w:color="auto"/>
        <w:left w:val="none" w:sz="0" w:space="0" w:color="auto"/>
        <w:bottom w:val="none" w:sz="0" w:space="0" w:color="auto"/>
        <w:right w:val="none" w:sz="0" w:space="0" w:color="auto"/>
      </w:divBdr>
    </w:div>
    <w:div w:id="1813257206">
      <w:bodyDiv w:val="1"/>
      <w:marLeft w:val="0"/>
      <w:marRight w:val="0"/>
      <w:marTop w:val="0"/>
      <w:marBottom w:val="0"/>
      <w:divBdr>
        <w:top w:val="none" w:sz="0" w:space="0" w:color="auto"/>
        <w:left w:val="none" w:sz="0" w:space="0" w:color="auto"/>
        <w:bottom w:val="none" w:sz="0" w:space="0" w:color="auto"/>
        <w:right w:val="none" w:sz="0" w:space="0" w:color="auto"/>
      </w:divBdr>
    </w:div>
    <w:div w:id="1842970396">
      <w:bodyDiv w:val="1"/>
      <w:marLeft w:val="0"/>
      <w:marRight w:val="0"/>
      <w:marTop w:val="0"/>
      <w:marBottom w:val="0"/>
      <w:divBdr>
        <w:top w:val="none" w:sz="0" w:space="0" w:color="auto"/>
        <w:left w:val="none" w:sz="0" w:space="0" w:color="auto"/>
        <w:bottom w:val="none" w:sz="0" w:space="0" w:color="auto"/>
        <w:right w:val="none" w:sz="0" w:space="0" w:color="auto"/>
      </w:divBdr>
    </w:div>
    <w:div w:id="1855805415">
      <w:bodyDiv w:val="1"/>
      <w:marLeft w:val="0"/>
      <w:marRight w:val="0"/>
      <w:marTop w:val="0"/>
      <w:marBottom w:val="0"/>
      <w:divBdr>
        <w:top w:val="none" w:sz="0" w:space="0" w:color="auto"/>
        <w:left w:val="none" w:sz="0" w:space="0" w:color="auto"/>
        <w:bottom w:val="none" w:sz="0" w:space="0" w:color="auto"/>
        <w:right w:val="none" w:sz="0" w:space="0" w:color="auto"/>
      </w:divBdr>
    </w:div>
    <w:div w:id="1858956332">
      <w:bodyDiv w:val="1"/>
      <w:marLeft w:val="0"/>
      <w:marRight w:val="0"/>
      <w:marTop w:val="0"/>
      <w:marBottom w:val="0"/>
      <w:divBdr>
        <w:top w:val="none" w:sz="0" w:space="0" w:color="auto"/>
        <w:left w:val="none" w:sz="0" w:space="0" w:color="auto"/>
        <w:bottom w:val="none" w:sz="0" w:space="0" w:color="auto"/>
        <w:right w:val="none" w:sz="0" w:space="0" w:color="auto"/>
      </w:divBdr>
    </w:div>
    <w:div w:id="1861385066">
      <w:bodyDiv w:val="1"/>
      <w:marLeft w:val="0"/>
      <w:marRight w:val="0"/>
      <w:marTop w:val="0"/>
      <w:marBottom w:val="0"/>
      <w:divBdr>
        <w:top w:val="none" w:sz="0" w:space="0" w:color="auto"/>
        <w:left w:val="none" w:sz="0" w:space="0" w:color="auto"/>
        <w:bottom w:val="none" w:sz="0" w:space="0" w:color="auto"/>
        <w:right w:val="none" w:sz="0" w:space="0" w:color="auto"/>
      </w:divBdr>
    </w:div>
    <w:div w:id="1910312035">
      <w:bodyDiv w:val="1"/>
      <w:marLeft w:val="0"/>
      <w:marRight w:val="0"/>
      <w:marTop w:val="0"/>
      <w:marBottom w:val="0"/>
      <w:divBdr>
        <w:top w:val="none" w:sz="0" w:space="0" w:color="auto"/>
        <w:left w:val="none" w:sz="0" w:space="0" w:color="auto"/>
        <w:bottom w:val="none" w:sz="0" w:space="0" w:color="auto"/>
        <w:right w:val="none" w:sz="0" w:space="0" w:color="auto"/>
      </w:divBdr>
    </w:div>
    <w:div w:id="1921331171">
      <w:bodyDiv w:val="1"/>
      <w:marLeft w:val="0"/>
      <w:marRight w:val="0"/>
      <w:marTop w:val="0"/>
      <w:marBottom w:val="0"/>
      <w:divBdr>
        <w:top w:val="none" w:sz="0" w:space="0" w:color="auto"/>
        <w:left w:val="none" w:sz="0" w:space="0" w:color="auto"/>
        <w:bottom w:val="none" w:sz="0" w:space="0" w:color="auto"/>
        <w:right w:val="none" w:sz="0" w:space="0" w:color="auto"/>
      </w:divBdr>
    </w:div>
    <w:div w:id="1930845018">
      <w:bodyDiv w:val="1"/>
      <w:marLeft w:val="0"/>
      <w:marRight w:val="0"/>
      <w:marTop w:val="0"/>
      <w:marBottom w:val="0"/>
      <w:divBdr>
        <w:top w:val="none" w:sz="0" w:space="0" w:color="auto"/>
        <w:left w:val="none" w:sz="0" w:space="0" w:color="auto"/>
        <w:bottom w:val="none" w:sz="0" w:space="0" w:color="auto"/>
        <w:right w:val="none" w:sz="0" w:space="0" w:color="auto"/>
      </w:divBdr>
    </w:div>
    <w:div w:id="1948806844">
      <w:bodyDiv w:val="1"/>
      <w:marLeft w:val="0"/>
      <w:marRight w:val="0"/>
      <w:marTop w:val="0"/>
      <w:marBottom w:val="0"/>
      <w:divBdr>
        <w:top w:val="none" w:sz="0" w:space="0" w:color="auto"/>
        <w:left w:val="none" w:sz="0" w:space="0" w:color="auto"/>
        <w:bottom w:val="none" w:sz="0" w:space="0" w:color="auto"/>
        <w:right w:val="none" w:sz="0" w:space="0" w:color="auto"/>
      </w:divBdr>
    </w:div>
    <w:div w:id="1978564127">
      <w:bodyDiv w:val="1"/>
      <w:marLeft w:val="0"/>
      <w:marRight w:val="0"/>
      <w:marTop w:val="0"/>
      <w:marBottom w:val="0"/>
      <w:divBdr>
        <w:top w:val="none" w:sz="0" w:space="0" w:color="auto"/>
        <w:left w:val="none" w:sz="0" w:space="0" w:color="auto"/>
        <w:bottom w:val="none" w:sz="0" w:space="0" w:color="auto"/>
        <w:right w:val="none" w:sz="0" w:space="0" w:color="auto"/>
      </w:divBdr>
    </w:div>
    <w:div w:id="1999117137">
      <w:bodyDiv w:val="1"/>
      <w:marLeft w:val="0"/>
      <w:marRight w:val="0"/>
      <w:marTop w:val="0"/>
      <w:marBottom w:val="0"/>
      <w:divBdr>
        <w:top w:val="none" w:sz="0" w:space="0" w:color="auto"/>
        <w:left w:val="none" w:sz="0" w:space="0" w:color="auto"/>
        <w:bottom w:val="none" w:sz="0" w:space="0" w:color="auto"/>
        <w:right w:val="none" w:sz="0" w:space="0" w:color="auto"/>
      </w:divBdr>
    </w:div>
    <w:div w:id="2008439795">
      <w:bodyDiv w:val="1"/>
      <w:marLeft w:val="0"/>
      <w:marRight w:val="0"/>
      <w:marTop w:val="0"/>
      <w:marBottom w:val="0"/>
      <w:divBdr>
        <w:top w:val="none" w:sz="0" w:space="0" w:color="auto"/>
        <w:left w:val="none" w:sz="0" w:space="0" w:color="auto"/>
        <w:bottom w:val="none" w:sz="0" w:space="0" w:color="auto"/>
        <w:right w:val="none" w:sz="0" w:space="0" w:color="auto"/>
      </w:divBdr>
    </w:div>
    <w:div w:id="2010717020">
      <w:bodyDiv w:val="1"/>
      <w:marLeft w:val="0"/>
      <w:marRight w:val="0"/>
      <w:marTop w:val="0"/>
      <w:marBottom w:val="0"/>
      <w:divBdr>
        <w:top w:val="none" w:sz="0" w:space="0" w:color="auto"/>
        <w:left w:val="none" w:sz="0" w:space="0" w:color="auto"/>
        <w:bottom w:val="none" w:sz="0" w:space="0" w:color="auto"/>
        <w:right w:val="none" w:sz="0" w:space="0" w:color="auto"/>
      </w:divBdr>
    </w:div>
    <w:div w:id="2020109696">
      <w:bodyDiv w:val="1"/>
      <w:marLeft w:val="0"/>
      <w:marRight w:val="0"/>
      <w:marTop w:val="0"/>
      <w:marBottom w:val="0"/>
      <w:divBdr>
        <w:top w:val="none" w:sz="0" w:space="0" w:color="auto"/>
        <w:left w:val="none" w:sz="0" w:space="0" w:color="auto"/>
        <w:bottom w:val="none" w:sz="0" w:space="0" w:color="auto"/>
        <w:right w:val="none" w:sz="0" w:space="0" w:color="auto"/>
      </w:divBdr>
    </w:div>
    <w:div w:id="2034065069">
      <w:bodyDiv w:val="1"/>
      <w:marLeft w:val="0"/>
      <w:marRight w:val="0"/>
      <w:marTop w:val="0"/>
      <w:marBottom w:val="0"/>
      <w:divBdr>
        <w:top w:val="none" w:sz="0" w:space="0" w:color="auto"/>
        <w:left w:val="none" w:sz="0" w:space="0" w:color="auto"/>
        <w:bottom w:val="none" w:sz="0" w:space="0" w:color="auto"/>
        <w:right w:val="none" w:sz="0" w:space="0" w:color="auto"/>
      </w:divBdr>
    </w:div>
    <w:div w:id="2050059177">
      <w:bodyDiv w:val="1"/>
      <w:marLeft w:val="0"/>
      <w:marRight w:val="0"/>
      <w:marTop w:val="0"/>
      <w:marBottom w:val="0"/>
      <w:divBdr>
        <w:top w:val="none" w:sz="0" w:space="0" w:color="auto"/>
        <w:left w:val="none" w:sz="0" w:space="0" w:color="auto"/>
        <w:bottom w:val="none" w:sz="0" w:space="0" w:color="auto"/>
        <w:right w:val="none" w:sz="0" w:space="0" w:color="auto"/>
      </w:divBdr>
    </w:div>
    <w:div w:id="2055959415">
      <w:bodyDiv w:val="1"/>
      <w:marLeft w:val="0"/>
      <w:marRight w:val="0"/>
      <w:marTop w:val="0"/>
      <w:marBottom w:val="0"/>
      <w:divBdr>
        <w:top w:val="none" w:sz="0" w:space="0" w:color="auto"/>
        <w:left w:val="none" w:sz="0" w:space="0" w:color="auto"/>
        <w:bottom w:val="none" w:sz="0" w:space="0" w:color="auto"/>
        <w:right w:val="none" w:sz="0" w:space="0" w:color="auto"/>
      </w:divBdr>
    </w:div>
    <w:div w:id="2056537840">
      <w:bodyDiv w:val="1"/>
      <w:marLeft w:val="0"/>
      <w:marRight w:val="0"/>
      <w:marTop w:val="0"/>
      <w:marBottom w:val="0"/>
      <w:divBdr>
        <w:top w:val="none" w:sz="0" w:space="0" w:color="auto"/>
        <w:left w:val="none" w:sz="0" w:space="0" w:color="auto"/>
        <w:bottom w:val="none" w:sz="0" w:space="0" w:color="auto"/>
        <w:right w:val="none" w:sz="0" w:space="0" w:color="auto"/>
      </w:divBdr>
    </w:div>
    <w:div w:id="2100834155">
      <w:bodyDiv w:val="1"/>
      <w:marLeft w:val="0"/>
      <w:marRight w:val="0"/>
      <w:marTop w:val="0"/>
      <w:marBottom w:val="0"/>
      <w:divBdr>
        <w:top w:val="none" w:sz="0" w:space="0" w:color="auto"/>
        <w:left w:val="none" w:sz="0" w:space="0" w:color="auto"/>
        <w:bottom w:val="none" w:sz="0" w:space="0" w:color="auto"/>
        <w:right w:val="none" w:sz="0" w:space="0" w:color="auto"/>
      </w:divBdr>
    </w:div>
    <w:div w:id="2141800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Methodology\End%20To%20End%20Development\Standard%20template%20Formats\QT_Standard%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FE50FF9FF56454FB52B06E2A521BBAA" ma:contentTypeVersion="16" ma:contentTypeDescription="Create a new document." ma:contentTypeScope="" ma:versionID="f00c83f64fd6d26d8e144b14625af098">
  <xsd:schema xmlns:xsd="http://www.w3.org/2001/XMLSchema" xmlns:xs="http://www.w3.org/2001/XMLSchema" xmlns:p="http://schemas.microsoft.com/office/2006/metadata/properties" xmlns:ns2="fe3a80b4-1d11-46ac-a9b7-bf2d4cfc0f9f" xmlns:ns3="9b29cea2-4600-4fbf-bed5-9d48639da596" targetNamespace="http://schemas.microsoft.com/office/2006/metadata/properties" ma:root="true" ma:fieldsID="db4686b0e8f58d1cd29a369f96a8d00f" ns2:_="" ns3:_="">
    <xsd:import namespace="fe3a80b4-1d11-46ac-a9b7-bf2d4cfc0f9f"/>
    <xsd:import namespace="9b29cea2-4600-4fbf-bed5-9d48639da59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3a80b4-1d11-46ac-a9b7-bf2d4cfc0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829414d-473a-4da5-8b63-4490027b6c3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29cea2-4600-4fbf-bed5-9d48639da59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0c578d6c-d172-487f-8b1a-2a38f40345b2}" ma:internalName="TaxCatchAll" ma:showField="CatchAllData" ma:web="9b29cea2-4600-4fbf-bed5-9d48639da5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e3a80b4-1d11-46ac-a9b7-bf2d4cfc0f9f">
      <Terms xmlns="http://schemas.microsoft.com/office/infopath/2007/PartnerControls"/>
    </lcf76f155ced4ddcb4097134ff3c332f>
    <TaxCatchAll xmlns="9b29cea2-4600-4fbf-bed5-9d48639da59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002684-5A81-4624-A3A5-E9ABCFFBDEB6}">
  <ds:schemaRefs>
    <ds:schemaRef ds:uri="http://schemas.openxmlformats.org/officeDocument/2006/bibliography"/>
  </ds:schemaRefs>
</ds:datastoreItem>
</file>

<file path=customXml/itemProps2.xml><?xml version="1.0" encoding="utf-8"?>
<ds:datastoreItem xmlns:ds="http://schemas.openxmlformats.org/officeDocument/2006/customXml" ds:itemID="{64EAF333-EDC2-496B-B936-5D2576A38D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3a80b4-1d11-46ac-a9b7-bf2d4cfc0f9f"/>
    <ds:schemaRef ds:uri="9b29cea2-4600-4fbf-bed5-9d48639da5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275C00-E966-4C2B-A802-190C1ACE3BAB}">
  <ds:schemaRefs>
    <ds:schemaRef ds:uri="http://schemas.microsoft.com/office/2006/metadata/properties"/>
    <ds:schemaRef ds:uri="http://schemas.microsoft.com/office/infopath/2007/PartnerControls"/>
    <ds:schemaRef ds:uri="fe3a80b4-1d11-46ac-a9b7-bf2d4cfc0f9f"/>
    <ds:schemaRef ds:uri="9b29cea2-4600-4fbf-bed5-9d48639da596"/>
  </ds:schemaRefs>
</ds:datastoreItem>
</file>

<file path=customXml/itemProps4.xml><?xml version="1.0" encoding="utf-8"?>
<ds:datastoreItem xmlns:ds="http://schemas.openxmlformats.org/officeDocument/2006/customXml" ds:itemID="{BAB19E71-C4FA-49AC-B39D-14ED39CA75F6}">
  <ds:schemaRefs>
    <ds:schemaRef ds:uri="http://schemas.microsoft.com/sharepoint/v3/contenttype/forms"/>
  </ds:schemaRefs>
</ds:datastoreItem>
</file>

<file path=docMetadata/LabelInfo.xml><?xml version="1.0" encoding="utf-8"?>
<clbl:labelList xmlns:clbl="http://schemas.microsoft.com/office/2020/mipLabelMetadata">
  <clbl:label id="{76a2ae5a-9f00-4f6b-95ed-5d33d77c4d61}" enabled="0" method="" siteId="{76a2ae5a-9f00-4f6b-95ed-5d33d77c4d61}" removed="1"/>
</clbl:labelList>
</file>

<file path=docProps/app.xml><?xml version="1.0" encoding="utf-8"?>
<Properties xmlns="http://schemas.openxmlformats.org/officeDocument/2006/extended-properties" xmlns:vt="http://schemas.openxmlformats.org/officeDocument/2006/docPropsVTypes">
  <Template>QT_Standard Template</Template>
  <TotalTime>4639</TotalTime>
  <Pages>38</Pages>
  <Words>9352</Words>
  <Characters>60047</Characters>
  <Application>Microsoft Office Word</Application>
  <DocSecurity>0</DocSecurity>
  <Lines>2070</Lines>
  <Paragraphs>1476</Paragraphs>
  <ScaleCrop>false</ScaleCrop>
  <HeadingPairs>
    <vt:vector size="2" baseType="variant">
      <vt:variant>
        <vt:lpstr>Title</vt:lpstr>
      </vt:variant>
      <vt:variant>
        <vt:i4>1</vt:i4>
      </vt:variant>
    </vt:vector>
  </HeadingPairs>
  <TitlesOfParts>
    <vt:vector size="1" baseType="lpstr">
      <vt:lpstr>Capgemini Technology Services India Limited</vt:lpstr>
    </vt:vector>
  </TitlesOfParts>
  <Company>Capgemini India Private Limited</Company>
  <LinksUpToDate>false</LinksUpToDate>
  <CharactersWithSpaces>67923</CharactersWithSpaces>
  <SharedDoc>false</SharedDoc>
  <HLinks>
    <vt:vector size="660" baseType="variant">
      <vt:variant>
        <vt:i4>1507387</vt:i4>
      </vt:variant>
      <vt:variant>
        <vt:i4>628</vt:i4>
      </vt:variant>
      <vt:variant>
        <vt:i4>0</vt:i4>
      </vt:variant>
      <vt:variant>
        <vt:i4>5</vt:i4>
      </vt:variant>
      <vt:variant>
        <vt:lpwstr/>
      </vt:variant>
      <vt:variant>
        <vt:lpwstr>_Toc209523269</vt:lpwstr>
      </vt:variant>
      <vt:variant>
        <vt:i4>1507387</vt:i4>
      </vt:variant>
      <vt:variant>
        <vt:i4>622</vt:i4>
      </vt:variant>
      <vt:variant>
        <vt:i4>0</vt:i4>
      </vt:variant>
      <vt:variant>
        <vt:i4>5</vt:i4>
      </vt:variant>
      <vt:variant>
        <vt:lpwstr/>
      </vt:variant>
      <vt:variant>
        <vt:lpwstr>_Toc209523268</vt:lpwstr>
      </vt:variant>
      <vt:variant>
        <vt:i4>1507387</vt:i4>
      </vt:variant>
      <vt:variant>
        <vt:i4>616</vt:i4>
      </vt:variant>
      <vt:variant>
        <vt:i4>0</vt:i4>
      </vt:variant>
      <vt:variant>
        <vt:i4>5</vt:i4>
      </vt:variant>
      <vt:variant>
        <vt:lpwstr/>
      </vt:variant>
      <vt:variant>
        <vt:lpwstr>_Toc209523267</vt:lpwstr>
      </vt:variant>
      <vt:variant>
        <vt:i4>1507387</vt:i4>
      </vt:variant>
      <vt:variant>
        <vt:i4>610</vt:i4>
      </vt:variant>
      <vt:variant>
        <vt:i4>0</vt:i4>
      </vt:variant>
      <vt:variant>
        <vt:i4>5</vt:i4>
      </vt:variant>
      <vt:variant>
        <vt:lpwstr/>
      </vt:variant>
      <vt:variant>
        <vt:lpwstr>_Toc209523266</vt:lpwstr>
      </vt:variant>
      <vt:variant>
        <vt:i4>1507387</vt:i4>
      </vt:variant>
      <vt:variant>
        <vt:i4>604</vt:i4>
      </vt:variant>
      <vt:variant>
        <vt:i4>0</vt:i4>
      </vt:variant>
      <vt:variant>
        <vt:i4>5</vt:i4>
      </vt:variant>
      <vt:variant>
        <vt:lpwstr/>
      </vt:variant>
      <vt:variant>
        <vt:lpwstr>_Toc209523265</vt:lpwstr>
      </vt:variant>
      <vt:variant>
        <vt:i4>1507387</vt:i4>
      </vt:variant>
      <vt:variant>
        <vt:i4>598</vt:i4>
      </vt:variant>
      <vt:variant>
        <vt:i4>0</vt:i4>
      </vt:variant>
      <vt:variant>
        <vt:i4>5</vt:i4>
      </vt:variant>
      <vt:variant>
        <vt:lpwstr/>
      </vt:variant>
      <vt:variant>
        <vt:lpwstr>_Toc209523264</vt:lpwstr>
      </vt:variant>
      <vt:variant>
        <vt:i4>1507387</vt:i4>
      </vt:variant>
      <vt:variant>
        <vt:i4>592</vt:i4>
      </vt:variant>
      <vt:variant>
        <vt:i4>0</vt:i4>
      </vt:variant>
      <vt:variant>
        <vt:i4>5</vt:i4>
      </vt:variant>
      <vt:variant>
        <vt:lpwstr/>
      </vt:variant>
      <vt:variant>
        <vt:lpwstr>_Toc209523263</vt:lpwstr>
      </vt:variant>
      <vt:variant>
        <vt:i4>1507387</vt:i4>
      </vt:variant>
      <vt:variant>
        <vt:i4>586</vt:i4>
      </vt:variant>
      <vt:variant>
        <vt:i4>0</vt:i4>
      </vt:variant>
      <vt:variant>
        <vt:i4>5</vt:i4>
      </vt:variant>
      <vt:variant>
        <vt:lpwstr/>
      </vt:variant>
      <vt:variant>
        <vt:lpwstr>_Toc209523262</vt:lpwstr>
      </vt:variant>
      <vt:variant>
        <vt:i4>1507387</vt:i4>
      </vt:variant>
      <vt:variant>
        <vt:i4>580</vt:i4>
      </vt:variant>
      <vt:variant>
        <vt:i4>0</vt:i4>
      </vt:variant>
      <vt:variant>
        <vt:i4>5</vt:i4>
      </vt:variant>
      <vt:variant>
        <vt:lpwstr/>
      </vt:variant>
      <vt:variant>
        <vt:lpwstr>_Toc209523261</vt:lpwstr>
      </vt:variant>
      <vt:variant>
        <vt:i4>1507387</vt:i4>
      </vt:variant>
      <vt:variant>
        <vt:i4>574</vt:i4>
      </vt:variant>
      <vt:variant>
        <vt:i4>0</vt:i4>
      </vt:variant>
      <vt:variant>
        <vt:i4>5</vt:i4>
      </vt:variant>
      <vt:variant>
        <vt:lpwstr/>
      </vt:variant>
      <vt:variant>
        <vt:lpwstr>_Toc209523260</vt:lpwstr>
      </vt:variant>
      <vt:variant>
        <vt:i4>1310779</vt:i4>
      </vt:variant>
      <vt:variant>
        <vt:i4>568</vt:i4>
      </vt:variant>
      <vt:variant>
        <vt:i4>0</vt:i4>
      </vt:variant>
      <vt:variant>
        <vt:i4>5</vt:i4>
      </vt:variant>
      <vt:variant>
        <vt:lpwstr/>
      </vt:variant>
      <vt:variant>
        <vt:lpwstr>_Toc209523259</vt:lpwstr>
      </vt:variant>
      <vt:variant>
        <vt:i4>1310779</vt:i4>
      </vt:variant>
      <vt:variant>
        <vt:i4>562</vt:i4>
      </vt:variant>
      <vt:variant>
        <vt:i4>0</vt:i4>
      </vt:variant>
      <vt:variant>
        <vt:i4>5</vt:i4>
      </vt:variant>
      <vt:variant>
        <vt:lpwstr/>
      </vt:variant>
      <vt:variant>
        <vt:lpwstr>_Toc209523258</vt:lpwstr>
      </vt:variant>
      <vt:variant>
        <vt:i4>1310779</vt:i4>
      </vt:variant>
      <vt:variant>
        <vt:i4>556</vt:i4>
      </vt:variant>
      <vt:variant>
        <vt:i4>0</vt:i4>
      </vt:variant>
      <vt:variant>
        <vt:i4>5</vt:i4>
      </vt:variant>
      <vt:variant>
        <vt:lpwstr/>
      </vt:variant>
      <vt:variant>
        <vt:lpwstr>_Toc209523257</vt:lpwstr>
      </vt:variant>
      <vt:variant>
        <vt:i4>1310779</vt:i4>
      </vt:variant>
      <vt:variant>
        <vt:i4>550</vt:i4>
      </vt:variant>
      <vt:variant>
        <vt:i4>0</vt:i4>
      </vt:variant>
      <vt:variant>
        <vt:i4>5</vt:i4>
      </vt:variant>
      <vt:variant>
        <vt:lpwstr/>
      </vt:variant>
      <vt:variant>
        <vt:lpwstr>_Toc209523256</vt:lpwstr>
      </vt:variant>
      <vt:variant>
        <vt:i4>1310779</vt:i4>
      </vt:variant>
      <vt:variant>
        <vt:i4>544</vt:i4>
      </vt:variant>
      <vt:variant>
        <vt:i4>0</vt:i4>
      </vt:variant>
      <vt:variant>
        <vt:i4>5</vt:i4>
      </vt:variant>
      <vt:variant>
        <vt:lpwstr/>
      </vt:variant>
      <vt:variant>
        <vt:lpwstr>_Toc209523255</vt:lpwstr>
      </vt:variant>
      <vt:variant>
        <vt:i4>1310779</vt:i4>
      </vt:variant>
      <vt:variant>
        <vt:i4>538</vt:i4>
      </vt:variant>
      <vt:variant>
        <vt:i4>0</vt:i4>
      </vt:variant>
      <vt:variant>
        <vt:i4>5</vt:i4>
      </vt:variant>
      <vt:variant>
        <vt:lpwstr/>
      </vt:variant>
      <vt:variant>
        <vt:lpwstr>_Toc209523254</vt:lpwstr>
      </vt:variant>
      <vt:variant>
        <vt:i4>1310779</vt:i4>
      </vt:variant>
      <vt:variant>
        <vt:i4>532</vt:i4>
      </vt:variant>
      <vt:variant>
        <vt:i4>0</vt:i4>
      </vt:variant>
      <vt:variant>
        <vt:i4>5</vt:i4>
      </vt:variant>
      <vt:variant>
        <vt:lpwstr/>
      </vt:variant>
      <vt:variant>
        <vt:lpwstr>_Toc209523253</vt:lpwstr>
      </vt:variant>
      <vt:variant>
        <vt:i4>1310779</vt:i4>
      </vt:variant>
      <vt:variant>
        <vt:i4>526</vt:i4>
      </vt:variant>
      <vt:variant>
        <vt:i4>0</vt:i4>
      </vt:variant>
      <vt:variant>
        <vt:i4>5</vt:i4>
      </vt:variant>
      <vt:variant>
        <vt:lpwstr/>
      </vt:variant>
      <vt:variant>
        <vt:lpwstr>_Toc209523252</vt:lpwstr>
      </vt:variant>
      <vt:variant>
        <vt:i4>1310779</vt:i4>
      </vt:variant>
      <vt:variant>
        <vt:i4>520</vt:i4>
      </vt:variant>
      <vt:variant>
        <vt:i4>0</vt:i4>
      </vt:variant>
      <vt:variant>
        <vt:i4>5</vt:i4>
      </vt:variant>
      <vt:variant>
        <vt:lpwstr/>
      </vt:variant>
      <vt:variant>
        <vt:lpwstr>_Toc209523251</vt:lpwstr>
      </vt:variant>
      <vt:variant>
        <vt:i4>1310779</vt:i4>
      </vt:variant>
      <vt:variant>
        <vt:i4>514</vt:i4>
      </vt:variant>
      <vt:variant>
        <vt:i4>0</vt:i4>
      </vt:variant>
      <vt:variant>
        <vt:i4>5</vt:i4>
      </vt:variant>
      <vt:variant>
        <vt:lpwstr/>
      </vt:variant>
      <vt:variant>
        <vt:lpwstr>_Toc209523250</vt:lpwstr>
      </vt:variant>
      <vt:variant>
        <vt:i4>1376315</vt:i4>
      </vt:variant>
      <vt:variant>
        <vt:i4>508</vt:i4>
      </vt:variant>
      <vt:variant>
        <vt:i4>0</vt:i4>
      </vt:variant>
      <vt:variant>
        <vt:i4>5</vt:i4>
      </vt:variant>
      <vt:variant>
        <vt:lpwstr/>
      </vt:variant>
      <vt:variant>
        <vt:lpwstr>_Toc209523249</vt:lpwstr>
      </vt:variant>
      <vt:variant>
        <vt:i4>1376315</vt:i4>
      </vt:variant>
      <vt:variant>
        <vt:i4>502</vt:i4>
      </vt:variant>
      <vt:variant>
        <vt:i4>0</vt:i4>
      </vt:variant>
      <vt:variant>
        <vt:i4>5</vt:i4>
      </vt:variant>
      <vt:variant>
        <vt:lpwstr/>
      </vt:variant>
      <vt:variant>
        <vt:lpwstr>_Toc209523248</vt:lpwstr>
      </vt:variant>
      <vt:variant>
        <vt:i4>1376315</vt:i4>
      </vt:variant>
      <vt:variant>
        <vt:i4>496</vt:i4>
      </vt:variant>
      <vt:variant>
        <vt:i4>0</vt:i4>
      </vt:variant>
      <vt:variant>
        <vt:i4>5</vt:i4>
      </vt:variant>
      <vt:variant>
        <vt:lpwstr/>
      </vt:variant>
      <vt:variant>
        <vt:lpwstr>_Toc209523247</vt:lpwstr>
      </vt:variant>
      <vt:variant>
        <vt:i4>1376315</vt:i4>
      </vt:variant>
      <vt:variant>
        <vt:i4>490</vt:i4>
      </vt:variant>
      <vt:variant>
        <vt:i4>0</vt:i4>
      </vt:variant>
      <vt:variant>
        <vt:i4>5</vt:i4>
      </vt:variant>
      <vt:variant>
        <vt:lpwstr/>
      </vt:variant>
      <vt:variant>
        <vt:lpwstr>_Toc209523246</vt:lpwstr>
      </vt:variant>
      <vt:variant>
        <vt:i4>1376315</vt:i4>
      </vt:variant>
      <vt:variant>
        <vt:i4>484</vt:i4>
      </vt:variant>
      <vt:variant>
        <vt:i4>0</vt:i4>
      </vt:variant>
      <vt:variant>
        <vt:i4>5</vt:i4>
      </vt:variant>
      <vt:variant>
        <vt:lpwstr/>
      </vt:variant>
      <vt:variant>
        <vt:lpwstr>_Toc209523245</vt:lpwstr>
      </vt:variant>
      <vt:variant>
        <vt:i4>1376315</vt:i4>
      </vt:variant>
      <vt:variant>
        <vt:i4>478</vt:i4>
      </vt:variant>
      <vt:variant>
        <vt:i4>0</vt:i4>
      </vt:variant>
      <vt:variant>
        <vt:i4>5</vt:i4>
      </vt:variant>
      <vt:variant>
        <vt:lpwstr/>
      </vt:variant>
      <vt:variant>
        <vt:lpwstr>_Toc209523244</vt:lpwstr>
      </vt:variant>
      <vt:variant>
        <vt:i4>1376315</vt:i4>
      </vt:variant>
      <vt:variant>
        <vt:i4>472</vt:i4>
      </vt:variant>
      <vt:variant>
        <vt:i4>0</vt:i4>
      </vt:variant>
      <vt:variant>
        <vt:i4>5</vt:i4>
      </vt:variant>
      <vt:variant>
        <vt:lpwstr/>
      </vt:variant>
      <vt:variant>
        <vt:lpwstr>_Toc209523243</vt:lpwstr>
      </vt:variant>
      <vt:variant>
        <vt:i4>1376315</vt:i4>
      </vt:variant>
      <vt:variant>
        <vt:i4>466</vt:i4>
      </vt:variant>
      <vt:variant>
        <vt:i4>0</vt:i4>
      </vt:variant>
      <vt:variant>
        <vt:i4>5</vt:i4>
      </vt:variant>
      <vt:variant>
        <vt:lpwstr/>
      </vt:variant>
      <vt:variant>
        <vt:lpwstr>_Toc209523242</vt:lpwstr>
      </vt:variant>
      <vt:variant>
        <vt:i4>1376315</vt:i4>
      </vt:variant>
      <vt:variant>
        <vt:i4>460</vt:i4>
      </vt:variant>
      <vt:variant>
        <vt:i4>0</vt:i4>
      </vt:variant>
      <vt:variant>
        <vt:i4>5</vt:i4>
      </vt:variant>
      <vt:variant>
        <vt:lpwstr/>
      </vt:variant>
      <vt:variant>
        <vt:lpwstr>_Toc209523241</vt:lpwstr>
      </vt:variant>
      <vt:variant>
        <vt:i4>1376315</vt:i4>
      </vt:variant>
      <vt:variant>
        <vt:i4>454</vt:i4>
      </vt:variant>
      <vt:variant>
        <vt:i4>0</vt:i4>
      </vt:variant>
      <vt:variant>
        <vt:i4>5</vt:i4>
      </vt:variant>
      <vt:variant>
        <vt:lpwstr/>
      </vt:variant>
      <vt:variant>
        <vt:lpwstr>_Toc209523240</vt:lpwstr>
      </vt:variant>
      <vt:variant>
        <vt:i4>1179707</vt:i4>
      </vt:variant>
      <vt:variant>
        <vt:i4>448</vt:i4>
      </vt:variant>
      <vt:variant>
        <vt:i4>0</vt:i4>
      </vt:variant>
      <vt:variant>
        <vt:i4>5</vt:i4>
      </vt:variant>
      <vt:variant>
        <vt:lpwstr/>
      </vt:variant>
      <vt:variant>
        <vt:lpwstr>_Toc209523239</vt:lpwstr>
      </vt:variant>
      <vt:variant>
        <vt:i4>1179707</vt:i4>
      </vt:variant>
      <vt:variant>
        <vt:i4>442</vt:i4>
      </vt:variant>
      <vt:variant>
        <vt:i4>0</vt:i4>
      </vt:variant>
      <vt:variant>
        <vt:i4>5</vt:i4>
      </vt:variant>
      <vt:variant>
        <vt:lpwstr/>
      </vt:variant>
      <vt:variant>
        <vt:lpwstr>_Toc209523238</vt:lpwstr>
      </vt:variant>
      <vt:variant>
        <vt:i4>1179707</vt:i4>
      </vt:variant>
      <vt:variant>
        <vt:i4>436</vt:i4>
      </vt:variant>
      <vt:variant>
        <vt:i4>0</vt:i4>
      </vt:variant>
      <vt:variant>
        <vt:i4>5</vt:i4>
      </vt:variant>
      <vt:variant>
        <vt:lpwstr/>
      </vt:variant>
      <vt:variant>
        <vt:lpwstr>_Toc209523237</vt:lpwstr>
      </vt:variant>
      <vt:variant>
        <vt:i4>1179707</vt:i4>
      </vt:variant>
      <vt:variant>
        <vt:i4>430</vt:i4>
      </vt:variant>
      <vt:variant>
        <vt:i4>0</vt:i4>
      </vt:variant>
      <vt:variant>
        <vt:i4>5</vt:i4>
      </vt:variant>
      <vt:variant>
        <vt:lpwstr/>
      </vt:variant>
      <vt:variant>
        <vt:lpwstr>_Toc209523236</vt:lpwstr>
      </vt:variant>
      <vt:variant>
        <vt:i4>1179707</vt:i4>
      </vt:variant>
      <vt:variant>
        <vt:i4>424</vt:i4>
      </vt:variant>
      <vt:variant>
        <vt:i4>0</vt:i4>
      </vt:variant>
      <vt:variant>
        <vt:i4>5</vt:i4>
      </vt:variant>
      <vt:variant>
        <vt:lpwstr/>
      </vt:variant>
      <vt:variant>
        <vt:lpwstr>_Toc209523235</vt:lpwstr>
      </vt:variant>
      <vt:variant>
        <vt:i4>1179707</vt:i4>
      </vt:variant>
      <vt:variant>
        <vt:i4>418</vt:i4>
      </vt:variant>
      <vt:variant>
        <vt:i4>0</vt:i4>
      </vt:variant>
      <vt:variant>
        <vt:i4>5</vt:i4>
      </vt:variant>
      <vt:variant>
        <vt:lpwstr/>
      </vt:variant>
      <vt:variant>
        <vt:lpwstr>_Toc209523234</vt:lpwstr>
      </vt:variant>
      <vt:variant>
        <vt:i4>1179707</vt:i4>
      </vt:variant>
      <vt:variant>
        <vt:i4>412</vt:i4>
      </vt:variant>
      <vt:variant>
        <vt:i4>0</vt:i4>
      </vt:variant>
      <vt:variant>
        <vt:i4>5</vt:i4>
      </vt:variant>
      <vt:variant>
        <vt:lpwstr/>
      </vt:variant>
      <vt:variant>
        <vt:lpwstr>_Toc209523233</vt:lpwstr>
      </vt:variant>
      <vt:variant>
        <vt:i4>1179707</vt:i4>
      </vt:variant>
      <vt:variant>
        <vt:i4>406</vt:i4>
      </vt:variant>
      <vt:variant>
        <vt:i4>0</vt:i4>
      </vt:variant>
      <vt:variant>
        <vt:i4>5</vt:i4>
      </vt:variant>
      <vt:variant>
        <vt:lpwstr/>
      </vt:variant>
      <vt:variant>
        <vt:lpwstr>_Toc209523232</vt:lpwstr>
      </vt:variant>
      <vt:variant>
        <vt:i4>1179707</vt:i4>
      </vt:variant>
      <vt:variant>
        <vt:i4>400</vt:i4>
      </vt:variant>
      <vt:variant>
        <vt:i4>0</vt:i4>
      </vt:variant>
      <vt:variant>
        <vt:i4>5</vt:i4>
      </vt:variant>
      <vt:variant>
        <vt:lpwstr/>
      </vt:variant>
      <vt:variant>
        <vt:lpwstr>_Toc209523231</vt:lpwstr>
      </vt:variant>
      <vt:variant>
        <vt:i4>1179707</vt:i4>
      </vt:variant>
      <vt:variant>
        <vt:i4>394</vt:i4>
      </vt:variant>
      <vt:variant>
        <vt:i4>0</vt:i4>
      </vt:variant>
      <vt:variant>
        <vt:i4>5</vt:i4>
      </vt:variant>
      <vt:variant>
        <vt:lpwstr/>
      </vt:variant>
      <vt:variant>
        <vt:lpwstr>_Toc209523230</vt:lpwstr>
      </vt:variant>
      <vt:variant>
        <vt:i4>1245243</vt:i4>
      </vt:variant>
      <vt:variant>
        <vt:i4>388</vt:i4>
      </vt:variant>
      <vt:variant>
        <vt:i4>0</vt:i4>
      </vt:variant>
      <vt:variant>
        <vt:i4>5</vt:i4>
      </vt:variant>
      <vt:variant>
        <vt:lpwstr/>
      </vt:variant>
      <vt:variant>
        <vt:lpwstr>_Toc209523229</vt:lpwstr>
      </vt:variant>
      <vt:variant>
        <vt:i4>1245243</vt:i4>
      </vt:variant>
      <vt:variant>
        <vt:i4>382</vt:i4>
      </vt:variant>
      <vt:variant>
        <vt:i4>0</vt:i4>
      </vt:variant>
      <vt:variant>
        <vt:i4>5</vt:i4>
      </vt:variant>
      <vt:variant>
        <vt:lpwstr/>
      </vt:variant>
      <vt:variant>
        <vt:lpwstr>_Toc209523228</vt:lpwstr>
      </vt:variant>
      <vt:variant>
        <vt:i4>1245243</vt:i4>
      </vt:variant>
      <vt:variant>
        <vt:i4>376</vt:i4>
      </vt:variant>
      <vt:variant>
        <vt:i4>0</vt:i4>
      </vt:variant>
      <vt:variant>
        <vt:i4>5</vt:i4>
      </vt:variant>
      <vt:variant>
        <vt:lpwstr/>
      </vt:variant>
      <vt:variant>
        <vt:lpwstr>_Toc209523227</vt:lpwstr>
      </vt:variant>
      <vt:variant>
        <vt:i4>1245243</vt:i4>
      </vt:variant>
      <vt:variant>
        <vt:i4>370</vt:i4>
      </vt:variant>
      <vt:variant>
        <vt:i4>0</vt:i4>
      </vt:variant>
      <vt:variant>
        <vt:i4>5</vt:i4>
      </vt:variant>
      <vt:variant>
        <vt:lpwstr/>
      </vt:variant>
      <vt:variant>
        <vt:lpwstr>_Toc209523226</vt:lpwstr>
      </vt:variant>
      <vt:variant>
        <vt:i4>1245243</vt:i4>
      </vt:variant>
      <vt:variant>
        <vt:i4>364</vt:i4>
      </vt:variant>
      <vt:variant>
        <vt:i4>0</vt:i4>
      </vt:variant>
      <vt:variant>
        <vt:i4>5</vt:i4>
      </vt:variant>
      <vt:variant>
        <vt:lpwstr/>
      </vt:variant>
      <vt:variant>
        <vt:lpwstr>_Toc209523225</vt:lpwstr>
      </vt:variant>
      <vt:variant>
        <vt:i4>1245243</vt:i4>
      </vt:variant>
      <vt:variant>
        <vt:i4>358</vt:i4>
      </vt:variant>
      <vt:variant>
        <vt:i4>0</vt:i4>
      </vt:variant>
      <vt:variant>
        <vt:i4>5</vt:i4>
      </vt:variant>
      <vt:variant>
        <vt:lpwstr/>
      </vt:variant>
      <vt:variant>
        <vt:lpwstr>_Toc209523224</vt:lpwstr>
      </vt:variant>
      <vt:variant>
        <vt:i4>1245243</vt:i4>
      </vt:variant>
      <vt:variant>
        <vt:i4>352</vt:i4>
      </vt:variant>
      <vt:variant>
        <vt:i4>0</vt:i4>
      </vt:variant>
      <vt:variant>
        <vt:i4>5</vt:i4>
      </vt:variant>
      <vt:variant>
        <vt:lpwstr/>
      </vt:variant>
      <vt:variant>
        <vt:lpwstr>_Toc209523223</vt:lpwstr>
      </vt:variant>
      <vt:variant>
        <vt:i4>1245243</vt:i4>
      </vt:variant>
      <vt:variant>
        <vt:i4>346</vt:i4>
      </vt:variant>
      <vt:variant>
        <vt:i4>0</vt:i4>
      </vt:variant>
      <vt:variant>
        <vt:i4>5</vt:i4>
      </vt:variant>
      <vt:variant>
        <vt:lpwstr/>
      </vt:variant>
      <vt:variant>
        <vt:lpwstr>_Toc209523222</vt:lpwstr>
      </vt:variant>
      <vt:variant>
        <vt:i4>1245243</vt:i4>
      </vt:variant>
      <vt:variant>
        <vt:i4>340</vt:i4>
      </vt:variant>
      <vt:variant>
        <vt:i4>0</vt:i4>
      </vt:variant>
      <vt:variant>
        <vt:i4>5</vt:i4>
      </vt:variant>
      <vt:variant>
        <vt:lpwstr/>
      </vt:variant>
      <vt:variant>
        <vt:lpwstr>_Toc209523221</vt:lpwstr>
      </vt:variant>
      <vt:variant>
        <vt:i4>1245243</vt:i4>
      </vt:variant>
      <vt:variant>
        <vt:i4>334</vt:i4>
      </vt:variant>
      <vt:variant>
        <vt:i4>0</vt:i4>
      </vt:variant>
      <vt:variant>
        <vt:i4>5</vt:i4>
      </vt:variant>
      <vt:variant>
        <vt:lpwstr/>
      </vt:variant>
      <vt:variant>
        <vt:lpwstr>_Toc209523220</vt:lpwstr>
      </vt:variant>
      <vt:variant>
        <vt:i4>1048635</vt:i4>
      </vt:variant>
      <vt:variant>
        <vt:i4>328</vt:i4>
      </vt:variant>
      <vt:variant>
        <vt:i4>0</vt:i4>
      </vt:variant>
      <vt:variant>
        <vt:i4>5</vt:i4>
      </vt:variant>
      <vt:variant>
        <vt:lpwstr/>
      </vt:variant>
      <vt:variant>
        <vt:lpwstr>_Toc209523219</vt:lpwstr>
      </vt:variant>
      <vt:variant>
        <vt:i4>1048635</vt:i4>
      </vt:variant>
      <vt:variant>
        <vt:i4>322</vt:i4>
      </vt:variant>
      <vt:variant>
        <vt:i4>0</vt:i4>
      </vt:variant>
      <vt:variant>
        <vt:i4>5</vt:i4>
      </vt:variant>
      <vt:variant>
        <vt:lpwstr/>
      </vt:variant>
      <vt:variant>
        <vt:lpwstr>_Toc209523218</vt:lpwstr>
      </vt:variant>
      <vt:variant>
        <vt:i4>1048635</vt:i4>
      </vt:variant>
      <vt:variant>
        <vt:i4>316</vt:i4>
      </vt:variant>
      <vt:variant>
        <vt:i4>0</vt:i4>
      </vt:variant>
      <vt:variant>
        <vt:i4>5</vt:i4>
      </vt:variant>
      <vt:variant>
        <vt:lpwstr/>
      </vt:variant>
      <vt:variant>
        <vt:lpwstr>_Toc209523217</vt:lpwstr>
      </vt:variant>
      <vt:variant>
        <vt:i4>1048635</vt:i4>
      </vt:variant>
      <vt:variant>
        <vt:i4>310</vt:i4>
      </vt:variant>
      <vt:variant>
        <vt:i4>0</vt:i4>
      </vt:variant>
      <vt:variant>
        <vt:i4>5</vt:i4>
      </vt:variant>
      <vt:variant>
        <vt:lpwstr/>
      </vt:variant>
      <vt:variant>
        <vt:lpwstr>_Toc209523216</vt:lpwstr>
      </vt:variant>
      <vt:variant>
        <vt:i4>1048635</vt:i4>
      </vt:variant>
      <vt:variant>
        <vt:i4>304</vt:i4>
      </vt:variant>
      <vt:variant>
        <vt:i4>0</vt:i4>
      </vt:variant>
      <vt:variant>
        <vt:i4>5</vt:i4>
      </vt:variant>
      <vt:variant>
        <vt:lpwstr/>
      </vt:variant>
      <vt:variant>
        <vt:lpwstr>_Toc209523215</vt:lpwstr>
      </vt:variant>
      <vt:variant>
        <vt:i4>1048635</vt:i4>
      </vt:variant>
      <vt:variant>
        <vt:i4>298</vt:i4>
      </vt:variant>
      <vt:variant>
        <vt:i4>0</vt:i4>
      </vt:variant>
      <vt:variant>
        <vt:i4>5</vt:i4>
      </vt:variant>
      <vt:variant>
        <vt:lpwstr/>
      </vt:variant>
      <vt:variant>
        <vt:lpwstr>_Toc209523214</vt:lpwstr>
      </vt:variant>
      <vt:variant>
        <vt:i4>1048635</vt:i4>
      </vt:variant>
      <vt:variant>
        <vt:i4>292</vt:i4>
      </vt:variant>
      <vt:variant>
        <vt:i4>0</vt:i4>
      </vt:variant>
      <vt:variant>
        <vt:i4>5</vt:i4>
      </vt:variant>
      <vt:variant>
        <vt:lpwstr/>
      </vt:variant>
      <vt:variant>
        <vt:lpwstr>_Toc209523213</vt:lpwstr>
      </vt:variant>
      <vt:variant>
        <vt:i4>1048635</vt:i4>
      </vt:variant>
      <vt:variant>
        <vt:i4>286</vt:i4>
      </vt:variant>
      <vt:variant>
        <vt:i4>0</vt:i4>
      </vt:variant>
      <vt:variant>
        <vt:i4>5</vt:i4>
      </vt:variant>
      <vt:variant>
        <vt:lpwstr/>
      </vt:variant>
      <vt:variant>
        <vt:lpwstr>_Toc209523212</vt:lpwstr>
      </vt:variant>
      <vt:variant>
        <vt:i4>1048635</vt:i4>
      </vt:variant>
      <vt:variant>
        <vt:i4>280</vt:i4>
      </vt:variant>
      <vt:variant>
        <vt:i4>0</vt:i4>
      </vt:variant>
      <vt:variant>
        <vt:i4>5</vt:i4>
      </vt:variant>
      <vt:variant>
        <vt:lpwstr/>
      </vt:variant>
      <vt:variant>
        <vt:lpwstr>_Toc209523211</vt:lpwstr>
      </vt:variant>
      <vt:variant>
        <vt:i4>1048635</vt:i4>
      </vt:variant>
      <vt:variant>
        <vt:i4>274</vt:i4>
      </vt:variant>
      <vt:variant>
        <vt:i4>0</vt:i4>
      </vt:variant>
      <vt:variant>
        <vt:i4>5</vt:i4>
      </vt:variant>
      <vt:variant>
        <vt:lpwstr/>
      </vt:variant>
      <vt:variant>
        <vt:lpwstr>_Toc209523210</vt:lpwstr>
      </vt:variant>
      <vt:variant>
        <vt:i4>1114171</vt:i4>
      </vt:variant>
      <vt:variant>
        <vt:i4>268</vt:i4>
      </vt:variant>
      <vt:variant>
        <vt:i4>0</vt:i4>
      </vt:variant>
      <vt:variant>
        <vt:i4>5</vt:i4>
      </vt:variant>
      <vt:variant>
        <vt:lpwstr/>
      </vt:variant>
      <vt:variant>
        <vt:lpwstr>_Toc209523209</vt:lpwstr>
      </vt:variant>
      <vt:variant>
        <vt:i4>1114171</vt:i4>
      </vt:variant>
      <vt:variant>
        <vt:i4>262</vt:i4>
      </vt:variant>
      <vt:variant>
        <vt:i4>0</vt:i4>
      </vt:variant>
      <vt:variant>
        <vt:i4>5</vt:i4>
      </vt:variant>
      <vt:variant>
        <vt:lpwstr/>
      </vt:variant>
      <vt:variant>
        <vt:lpwstr>_Toc209523208</vt:lpwstr>
      </vt:variant>
      <vt:variant>
        <vt:i4>1114171</vt:i4>
      </vt:variant>
      <vt:variant>
        <vt:i4>256</vt:i4>
      </vt:variant>
      <vt:variant>
        <vt:i4>0</vt:i4>
      </vt:variant>
      <vt:variant>
        <vt:i4>5</vt:i4>
      </vt:variant>
      <vt:variant>
        <vt:lpwstr/>
      </vt:variant>
      <vt:variant>
        <vt:lpwstr>_Toc209523207</vt:lpwstr>
      </vt:variant>
      <vt:variant>
        <vt:i4>1114171</vt:i4>
      </vt:variant>
      <vt:variant>
        <vt:i4>250</vt:i4>
      </vt:variant>
      <vt:variant>
        <vt:i4>0</vt:i4>
      </vt:variant>
      <vt:variant>
        <vt:i4>5</vt:i4>
      </vt:variant>
      <vt:variant>
        <vt:lpwstr/>
      </vt:variant>
      <vt:variant>
        <vt:lpwstr>_Toc209523206</vt:lpwstr>
      </vt:variant>
      <vt:variant>
        <vt:i4>1114171</vt:i4>
      </vt:variant>
      <vt:variant>
        <vt:i4>244</vt:i4>
      </vt:variant>
      <vt:variant>
        <vt:i4>0</vt:i4>
      </vt:variant>
      <vt:variant>
        <vt:i4>5</vt:i4>
      </vt:variant>
      <vt:variant>
        <vt:lpwstr/>
      </vt:variant>
      <vt:variant>
        <vt:lpwstr>_Toc209523205</vt:lpwstr>
      </vt:variant>
      <vt:variant>
        <vt:i4>1114171</vt:i4>
      </vt:variant>
      <vt:variant>
        <vt:i4>238</vt:i4>
      </vt:variant>
      <vt:variant>
        <vt:i4>0</vt:i4>
      </vt:variant>
      <vt:variant>
        <vt:i4>5</vt:i4>
      </vt:variant>
      <vt:variant>
        <vt:lpwstr/>
      </vt:variant>
      <vt:variant>
        <vt:lpwstr>_Toc209523204</vt:lpwstr>
      </vt:variant>
      <vt:variant>
        <vt:i4>1114171</vt:i4>
      </vt:variant>
      <vt:variant>
        <vt:i4>232</vt:i4>
      </vt:variant>
      <vt:variant>
        <vt:i4>0</vt:i4>
      </vt:variant>
      <vt:variant>
        <vt:i4>5</vt:i4>
      </vt:variant>
      <vt:variant>
        <vt:lpwstr/>
      </vt:variant>
      <vt:variant>
        <vt:lpwstr>_Toc209523203</vt:lpwstr>
      </vt:variant>
      <vt:variant>
        <vt:i4>1114171</vt:i4>
      </vt:variant>
      <vt:variant>
        <vt:i4>226</vt:i4>
      </vt:variant>
      <vt:variant>
        <vt:i4>0</vt:i4>
      </vt:variant>
      <vt:variant>
        <vt:i4>5</vt:i4>
      </vt:variant>
      <vt:variant>
        <vt:lpwstr/>
      </vt:variant>
      <vt:variant>
        <vt:lpwstr>_Toc209523202</vt:lpwstr>
      </vt:variant>
      <vt:variant>
        <vt:i4>1114171</vt:i4>
      </vt:variant>
      <vt:variant>
        <vt:i4>220</vt:i4>
      </vt:variant>
      <vt:variant>
        <vt:i4>0</vt:i4>
      </vt:variant>
      <vt:variant>
        <vt:i4>5</vt:i4>
      </vt:variant>
      <vt:variant>
        <vt:lpwstr/>
      </vt:variant>
      <vt:variant>
        <vt:lpwstr>_Toc209523201</vt:lpwstr>
      </vt:variant>
      <vt:variant>
        <vt:i4>1114171</vt:i4>
      </vt:variant>
      <vt:variant>
        <vt:i4>214</vt:i4>
      </vt:variant>
      <vt:variant>
        <vt:i4>0</vt:i4>
      </vt:variant>
      <vt:variant>
        <vt:i4>5</vt:i4>
      </vt:variant>
      <vt:variant>
        <vt:lpwstr/>
      </vt:variant>
      <vt:variant>
        <vt:lpwstr>_Toc209523200</vt:lpwstr>
      </vt:variant>
      <vt:variant>
        <vt:i4>1572920</vt:i4>
      </vt:variant>
      <vt:variant>
        <vt:i4>208</vt:i4>
      </vt:variant>
      <vt:variant>
        <vt:i4>0</vt:i4>
      </vt:variant>
      <vt:variant>
        <vt:i4>5</vt:i4>
      </vt:variant>
      <vt:variant>
        <vt:lpwstr/>
      </vt:variant>
      <vt:variant>
        <vt:lpwstr>_Toc209523199</vt:lpwstr>
      </vt:variant>
      <vt:variant>
        <vt:i4>1572920</vt:i4>
      </vt:variant>
      <vt:variant>
        <vt:i4>202</vt:i4>
      </vt:variant>
      <vt:variant>
        <vt:i4>0</vt:i4>
      </vt:variant>
      <vt:variant>
        <vt:i4>5</vt:i4>
      </vt:variant>
      <vt:variant>
        <vt:lpwstr/>
      </vt:variant>
      <vt:variant>
        <vt:lpwstr>_Toc209523198</vt:lpwstr>
      </vt:variant>
      <vt:variant>
        <vt:i4>1572920</vt:i4>
      </vt:variant>
      <vt:variant>
        <vt:i4>196</vt:i4>
      </vt:variant>
      <vt:variant>
        <vt:i4>0</vt:i4>
      </vt:variant>
      <vt:variant>
        <vt:i4>5</vt:i4>
      </vt:variant>
      <vt:variant>
        <vt:lpwstr/>
      </vt:variant>
      <vt:variant>
        <vt:lpwstr>_Toc209523197</vt:lpwstr>
      </vt:variant>
      <vt:variant>
        <vt:i4>1572920</vt:i4>
      </vt:variant>
      <vt:variant>
        <vt:i4>190</vt:i4>
      </vt:variant>
      <vt:variant>
        <vt:i4>0</vt:i4>
      </vt:variant>
      <vt:variant>
        <vt:i4>5</vt:i4>
      </vt:variant>
      <vt:variant>
        <vt:lpwstr/>
      </vt:variant>
      <vt:variant>
        <vt:lpwstr>_Toc209523196</vt:lpwstr>
      </vt:variant>
      <vt:variant>
        <vt:i4>1572920</vt:i4>
      </vt:variant>
      <vt:variant>
        <vt:i4>184</vt:i4>
      </vt:variant>
      <vt:variant>
        <vt:i4>0</vt:i4>
      </vt:variant>
      <vt:variant>
        <vt:i4>5</vt:i4>
      </vt:variant>
      <vt:variant>
        <vt:lpwstr/>
      </vt:variant>
      <vt:variant>
        <vt:lpwstr>_Toc209523195</vt:lpwstr>
      </vt:variant>
      <vt:variant>
        <vt:i4>1572920</vt:i4>
      </vt:variant>
      <vt:variant>
        <vt:i4>178</vt:i4>
      </vt:variant>
      <vt:variant>
        <vt:i4>0</vt:i4>
      </vt:variant>
      <vt:variant>
        <vt:i4>5</vt:i4>
      </vt:variant>
      <vt:variant>
        <vt:lpwstr/>
      </vt:variant>
      <vt:variant>
        <vt:lpwstr>_Toc209523194</vt:lpwstr>
      </vt:variant>
      <vt:variant>
        <vt:i4>1572920</vt:i4>
      </vt:variant>
      <vt:variant>
        <vt:i4>172</vt:i4>
      </vt:variant>
      <vt:variant>
        <vt:i4>0</vt:i4>
      </vt:variant>
      <vt:variant>
        <vt:i4>5</vt:i4>
      </vt:variant>
      <vt:variant>
        <vt:lpwstr/>
      </vt:variant>
      <vt:variant>
        <vt:lpwstr>_Toc209523193</vt:lpwstr>
      </vt:variant>
      <vt:variant>
        <vt:i4>1572920</vt:i4>
      </vt:variant>
      <vt:variant>
        <vt:i4>166</vt:i4>
      </vt:variant>
      <vt:variant>
        <vt:i4>0</vt:i4>
      </vt:variant>
      <vt:variant>
        <vt:i4>5</vt:i4>
      </vt:variant>
      <vt:variant>
        <vt:lpwstr/>
      </vt:variant>
      <vt:variant>
        <vt:lpwstr>_Toc209523192</vt:lpwstr>
      </vt:variant>
      <vt:variant>
        <vt:i4>1572920</vt:i4>
      </vt:variant>
      <vt:variant>
        <vt:i4>160</vt:i4>
      </vt:variant>
      <vt:variant>
        <vt:i4>0</vt:i4>
      </vt:variant>
      <vt:variant>
        <vt:i4>5</vt:i4>
      </vt:variant>
      <vt:variant>
        <vt:lpwstr/>
      </vt:variant>
      <vt:variant>
        <vt:lpwstr>_Toc209523191</vt:lpwstr>
      </vt:variant>
      <vt:variant>
        <vt:i4>1572920</vt:i4>
      </vt:variant>
      <vt:variant>
        <vt:i4>154</vt:i4>
      </vt:variant>
      <vt:variant>
        <vt:i4>0</vt:i4>
      </vt:variant>
      <vt:variant>
        <vt:i4>5</vt:i4>
      </vt:variant>
      <vt:variant>
        <vt:lpwstr/>
      </vt:variant>
      <vt:variant>
        <vt:lpwstr>_Toc209523190</vt:lpwstr>
      </vt:variant>
      <vt:variant>
        <vt:i4>1638456</vt:i4>
      </vt:variant>
      <vt:variant>
        <vt:i4>148</vt:i4>
      </vt:variant>
      <vt:variant>
        <vt:i4>0</vt:i4>
      </vt:variant>
      <vt:variant>
        <vt:i4>5</vt:i4>
      </vt:variant>
      <vt:variant>
        <vt:lpwstr/>
      </vt:variant>
      <vt:variant>
        <vt:lpwstr>_Toc209523189</vt:lpwstr>
      </vt:variant>
      <vt:variant>
        <vt:i4>1638456</vt:i4>
      </vt:variant>
      <vt:variant>
        <vt:i4>142</vt:i4>
      </vt:variant>
      <vt:variant>
        <vt:i4>0</vt:i4>
      </vt:variant>
      <vt:variant>
        <vt:i4>5</vt:i4>
      </vt:variant>
      <vt:variant>
        <vt:lpwstr/>
      </vt:variant>
      <vt:variant>
        <vt:lpwstr>_Toc209523188</vt:lpwstr>
      </vt:variant>
      <vt:variant>
        <vt:i4>1638456</vt:i4>
      </vt:variant>
      <vt:variant>
        <vt:i4>136</vt:i4>
      </vt:variant>
      <vt:variant>
        <vt:i4>0</vt:i4>
      </vt:variant>
      <vt:variant>
        <vt:i4>5</vt:i4>
      </vt:variant>
      <vt:variant>
        <vt:lpwstr/>
      </vt:variant>
      <vt:variant>
        <vt:lpwstr>_Toc209523187</vt:lpwstr>
      </vt:variant>
      <vt:variant>
        <vt:i4>1638456</vt:i4>
      </vt:variant>
      <vt:variant>
        <vt:i4>130</vt:i4>
      </vt:variant>
      <vt:variant>
        <vt:i4>0</vt:i4>
      </vt:variant>
      <vt:variant>
        <vt:i4>5</vt:i4>
      </vt:variant>
      <vt:variant>
        <vt:lpwstr/>
      </vt:variant>
      <vt:variant>
        <vt:lpwstr>_Toc209523186</vt:lpwstr>
      </vt:variant>
      <vt:variant>
        <vt:i4>1638456</vt:i4>
      </vt:variant>
      <vt:variant>
        <vt:i4>124</vt:i4>
      </vt:variant>
      <vt:variant>
        <vt:i4>0</vt:i4>
      </vt:variant>
      <vt:variant>
        <vt:i4>5</vt:i4>
      </vt:variant>
      <vt:variant>
        <vt:lpwstr/>
      </vt:variant>
      <vt:variant>
        <vt:lpwstr>_Toc209523185</vt:lpwstr>
      </vt:variant>
      <vt:variant>
        <vt:i4>1638456</vt:i4>
      </vt:variant>
      <vt:variant>
        <vt:i4>118</vt:i4>
      </vt:variant>
      <vt:variant>
        <vt:i4>0</vt:i4>
      </vt:variant>
      <vt:variant>
        <vt:i4>5</vt:i4>
      </vt:variant>
      <vt:variant>
        <vt:lpwstr/>
      </vt:variant>
      <vt:variant>
        <vt:lpwstr>_Toc209523184</vt:lpwstr>
      </vt:variant>
      <vt:variant>
        <vt:i4>1638456</vt:i4>
      </vt:variant>
      <vt:variant>
        <vt:i4>112</vt:i4>
      </vt:variant>
      <vt:variant>
        <vt:i4>0</vt:i4>
      </vt:variant>
      <vt:variant>
        <vt:i4>5</vt:i4>
      </vt:variant>
      <vt:variant>
        <vt:lpwstr/>
      </vt:variant>
      <vt:variant>
        <vt:lpwstr>_Toc209523183</vt:lpwstr>
      </vt:variant>
      <vt:variant>
        <vt:i4>1638456</vt:i4>
      </vt:variant>
      <vt:variant>
        <vt:i4>106</vt:i4>
      </vt:variant>
      <vt:variant>
        <vt:i4>0</vt:i4>
      </vt:variant>
      <vt:variant>
        <vt:i4>5</vt:i4>
      </vt:variant>
      <vt:variant>
        <vt:lpwstr/>
      </vt:variant>
      <vt:variant>
        <vt:lpwstr>_Toc209523182</vt:lpwstr>
      </vt:variant>
      <vt:variant>
        <vt:i4>1638456</vt:i4>
      </vt:variant>
      <vt:variant>
        <vt:i4>100</vt:i4>
      </vt:variant>
      <vt:variant>
        <vt:i4>0</vt:i4>
      </vt:variant>
      <vt:variant>
        <vt:i4>5</vt:i4>
      </vt:variant>
      <vt:variant>
        <vt:lpwstr/>
      </vt:variant>
      <vt:variant>
        <vt:lpwstr>_Toc209523181</vt:lpwstr>
      </vt:variant>
      <vt:variant>
        <vt:i4>1638456</vt:i4>
      </vt:variant>
      <vt:variant>
        <vt:i4>94</vt:i4>
      </vt:variant>
      <vt:variant>
        <vt:i4>0</vt:i4>
      </vt:variant>
      <vt:variant>
        <vt:i4>5</vt:i4>
      </vt:variant>
      <vt:variant>
        <vt:lpwstr/>
      </vt:variant>
      <vt:variant>
        <vt:lpwstr>_Toc209523180</vt:lpwstr>
      </vt:variant>
      <vt:variant>
        <vt:i4>1441848</vt:i4>
      </vt:variant>
      <vt:variant>
        <vt:i4>88</vt:i4>
      </vt:variant>
      <vt:variant>
        <vt:i4>0</vt:i4>
      </vt:variant>
      <vt:variant>
        <vt:i4>5</vt:i4>
      </vt:variant>
      <vt:variant>
        <vt:lpwstr/>
      </vt:variant>
      <vt:variant>
        <vt:lpwstr>_Toc209523179</vt:lpwstr>
      </vt:variant>
      <vt:variant>
        <vt:i4>1441848</vt:i4>
      </vt:variant>
      <vt:variant>
        <vt:i4>82</vt:i4>
      </vt:variant>
      <vt:variant>
        <vt:i4>0</vt:i4>
      </vt:variant>
      <vt:variant>
        <vt:i4>5</vt:i4>
      </vt:variant>
      <vt:variant>
        <vt:lpwstr/>
      </vt:variant>
      <vt:variant>
        <vt:lpwstr>_Toc209523178</vt:lpwstr>
      </vt:variant>
      <vt:variant>
        <vt:i4>1441848</vt:i4>
      </vt:variant>
      <vt:variant>
        <vt:i4>76</vt:i4>
      </vt:variant>
      <vt:variant>
        <vt:i4>0</vt:i4>
      </vt:variant>
      <vt:variant>
        <vt:i4>5</vt:i4>
      </vt:variant>
      <vt:variant>
        <vt:lpwstr/>
      </vt:variant>
      <vt:variant>
        <vt:lpwstr>_Toc209523177</vt:lpwstr>
      </vt:variant>
      <vt:variant>
        <vt:i4>1441848</vt:i4>
      </vt:variant>
      <vt:variant>
        <vt:i4>70</vt:i4>
      </vt:variant>
      <vt:variant>
        <vt:i4>0</vt:i4>
      </vt:variant>
      <vt:variant>
        <vt:i4>5</vt:i4>
      </vt:variant>
      <vt:variant>
        <vt:lpwstr/>
      </vt:variant>
      <vt:variant>
        <vt:lpwstr>_Toc209523176</vt:lpwstr>
      </vt:variant>
      <vt:variant>
        <vt:i4>1441848</vt:i4>
      </vt:variant>
      <vt:variant>
        <vt:i4>64</vt:i4>
      </vt:variant>
      <vt:variant>
        <vt:i4>0</vt:i4>
      </vt:variant>
      <vt:variant>
        <vt:i4>5</vt:i4>
      </vt:variant>
      <vt:variant>
        <vt:lpwstr/>
      </vt:variant>
      <vt:variant>
        <vt:lpwstr>_Toc209523175</vt:lpwstr>
      </vt:variant>
      <vt:variant>
        <vt:i4>1441848</vt:i4>
      </vt:variant>
      <vt:variant>
        <vt:i4>58</vt:i4>
      </vt:variant>
      <vt:variant>
        <vt:i4>0</vt:i4>
      </vt:variant>
      <vt:variant>
        <vt:i4>5</vt:i4>
      </vt:variant>
      <vt:variant>
        <vt:lpwstr/>
      </vt:variant>
      <vt:variant>
        <vt:lpwstr>_Toc209523174</vt:lpwstr>
      </vt:variant>
      <vt:variant>
        <vt:i4>1441848</vt:i4>
      </vt:variant>
      <vt:variant>
        <vt:i4>52</vt:i4>
      </vt:variant>
      <vt:variant>
        <vt:i4>0</vt:i4>
      </vt:variant>
      <vt:variant>
        <vt:i4>5</vt:i4>
      </vt:variant>
      <vt:variant>
        <vt:lpwstr/>
      </vt:variant>
      <vt:variant>
        <vt:lpwstr>_Toc209523173</vt:lpwstr>
      </vt:variant>
      <vt:variant>
        <vt:i4>1441848</vt:i4>
      </vt:variant>
      <vt:variant>
        <vt:i4>46</vt:i4>
      </vt:variant>
      <vt:variant>
        <vt:i4>0</vt:i4>
      </vt:variant>
      <vt:variant>
        <vt:i4>5</vt:i4>
      </vt:variant>
      <vt:variant>
        <vt:lpwstr/>
      </vt:variant>
      <vt:variant>
        <vt:lpwstr>_Toc209523172</vt:lpwstr>
      </vt:variant>
      <vt:variant>
        <vt:i4>1441848</vt:i4>
      </vt:variant>
      <vt:variant>
        <vt:i4>40</vt:i4>
      </vt:variant>
      <vt:variant>
        <vt:i4>0</vt:i4>
      </vt:variant>
      <vt:variant>
        <vt:i4>5</vt:i4>
      </vt:variant>
      <vt:variant>
        <vt:lpwstr/>
      </vt:variant>
      <vt:variant>
        <vt:lpwstr>_Toc209523171</vt:lpwstr>
      </vt:variant>
      <vt:variant>
        <vt:i4>1441848</vt:i4>
      </vt:variant>
      <vt:variant>
        <vt:i4>34</vt:i4>
      </vt:variant>
      <vt:variant>
        <vt:i4>0</vt:i4>
      </vt:variant>
      <vt:variant>
        <vt:i4>5</vt:i4>
      </vt:variant>
      <vt:variant>
        <vt:lpwstr/>
      </vt:variant>
      <vt:variant>
        <vt:lpwstr>_Toc209523170</vt:lpwstr>
      </vt:variant>
      <vt:variant>
        <vt:i4>1507384</vt:i4>
      </vt:variant>
      <vt:variant>
        <vt:i4>28</vt:i4>
      </vt:variant>
      <vt:variant>
        <vt:i4>0</vt:i4>
      </vt:variant>
      <vt:variant>
        <vt:i4>5</vt:i4>
      </vt:variant>
      <vt:variant>
        <vt:lpwstr/>
      </vt:variant>
      <vt:variant>
        <vt:lpwstr>_Toc209523169</vt:lpwstr>
      </vt:variant>
      <vt:variant>
        <vt:i4>1507384</vt:i4>
      </vt:variant>
      <vt:variant>
        <vt:i4>22</vt:i4>
      </vt:variant>
      <vt:variant>
        <vt:i4>0</vt:i4>
      </vt:variant>
      <vt:variant>
        <vt:i4>5</vt:i4>
      </vt:variant>
      <vt:variant>
        <vt:lpwstr/>
      </vt:variant>
      <vt:variant>
        <vt:lpwstr>_Toc209523168</vt:lpwstr>
      </vt:variant>
      <vt:variant>
        <vt:i4>1507384</vt:i4>
      </vt:variant>
      <vt:variant>
        <vt:i4>16</vt:i4>
      </vt:variant>
      <vt:variant>
        <vt:i4>0</vt:i4>
      </vt:variant>
      <vt:variant>
        <vt:i4>5</vt:i4>
      </vt:variant>
      <vt:variant>
        <vt:lpwstr/>
      </vt:variant>
      <vt:variant>
        <vt:lpwstr>_Toc209523167</vt:lpwstr>
      </vt:variant>
      <vt:variant>
        <vt:i4>1507384</vt:i4>
      </vt:variant>
      <vt:variant>
        <vt:i4>10</vt:i4>
      </vt:variant>
      <vt:variant>
        <vt:i4>0</vt:i4>
      </vt:variant>
      <vt:variant>
        <vt:i4>5</vt:i4>
      </vt:variant>
      <vt:variant>
        <vt:lpwstr/>
      </vt:variant>
      <vt:variant>
        <vt:lpwstr>_Toc209523166</vt:lpwstr>
      </vt:variant>
      <vt:variant>
        <vt:i4>2228237</vt:i4>
      </vt:variant>
      <vt:variant>
        <vt:i4>15</vt:i4>
      </vt:variant>
      <vt:variant>
        <vt:i4>0</vt:i4>
      </vt:variant>
      <vt:variant>
        <vt:i4>5</vt:i4>
      </vt:variant>
      <vt:variant>
        <vt:lpwstr>mailto:rajsar@godrej.com</vt:lpwstr>
      </vt:variant>
      <vt:variant>
        <vt:lpwstr/>
      </vt:variant>
      <vt:variant>
        <vt:i4>4391028</vt:i4>
      </vt:variant>
      <vt:variant>
        <vt:i4>12</vt:i4>
      </vt:variant>
      <vt:variant>
        <vt:i4>0</vt:i4>
      </vt:variant>
      <vt:variant>
        <vt:i4>5</vt:i4>
      </vt:variant>
      <vt:variant>
        <vt:lpwstr>mailto:thomson@godrej.com</vt:lpwstr>
      </vt:variant>
      <vt:variant>
        <vt:lpwstr/>
      </vt:variant>
      <vt:variant>
        <vt:i4>2228237</vt:i4>
      </vt:variant>
      <vt:variant>
        <vt:i4>9</vt:i4>
      </vt:variant>
      <vt:variant>
        <vt:i4>0</vt:i4>
      </vt:variant>
      <vt:variant>
        <vt:i4>5</vt:i4>
      </vt:variant>
      <vt:variant>
        <vt:lpwstr>mailto:rajsar@godrej.com</vt:lpwstr>
      </vt:variant>
      <vt:variant>
        <vt:lpwstr/>
      </vt:variant>
      <vt:variant>
        <vt:i4>8323084</vt:i4>
      </vt:variant>
      <vt:variant>
        <vt:i4>6</vt:i4>
      </vt:variant>
      <vt:variant>
        <vt:i4>0</vt:i4>
      </vt:variant>
      <vt:variant>
        <vt:i4>5</vt:i4>
      </vt:variant>
      <vt:variant>
        <vt:lpwstr>mailto:gnana.selvan@capgemini.com</vt:lpwstr>
      </vt:variant>
      <vt:variant>
        <vt:lpwstr/>
      </vt:variant>
      <vt:variant>
        <vt:i4>4391028</vt:i4>
      </vt:variant>
      <vt:variant>
        <vt:i4>3</vt:i4>
      </vt:variant>
      <vt:variant>
        <vt:i4>0</vt:i4>
      </vt:variant>
      <vt:variant>
        <vt:i4>5</vt:i4>
      </vt:variant>
      <vt:variant>
        <vt:lpwstr>mailto:thomson@godrej.com</vt:lpwstr>
      </vt:variant>
      <vt:variant>
        <vt:lpwstr/>
      </vt:variant>
      <vt:variant>
        <vt:i4>2228237</vt:i4>
      </vt:variant>
      <vt:variant>
        <vt:i4>0</vt:i4>
      </vt:variant>
      <vt:variant>
        <vt:i4>0</vt:i4>
      </vt:variant>
      <vt:variant>
        <vt:i4>5</vt:i4>
      </vt:variant>
      <vt:variant>
        <vt:lpwstr>mailto:rajsar@godrej.com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Capgemini Technology Services India Limited</dc:title>
  <dc:subject/>
  <dc:creator>QA Team</dc:creator>
  <cp:keywords/>
  <dc:description/>
  <cp:lastModifiedBy>Selvan, Gnana</cp:lastModifiedBy>
  <cp:revision>54</cp:revision>
  <cp:lastPrinted>2001-05-11T17:56:00Z</cp:lastPrinted>
  <dcterms:created xsi:type="dcterms:W3CDTF">2025-10-11T12:35:00Z</dcterms:created>
  <dcterms:modified xsi:type="dcterms:W3CDTF">2025-11-14T08:44:00Z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&lt;Custom.Approver&gt;</vt:lpwstr>
  </property>
  <property fmtid="{D5CDD505-2E9C-101B-9397-08002B2CF9AE}" pid="3" name="Client">
    <vt:lpwstr>&lt;Custom.Client&gt;</vt:lpwstr>
  </property>
  <property fmtid="{D5CDD505-2E9C-101B-9397-08002B2CF9AE}" pid="4" name="Disposition">
    <vt:lpwstr>&lt;Custom.n.n&gt;</vt:lpwstr>
  </property>
  <property fmtid="{D5CDD505-2E9C-101B-9397-08002B2CF9AE}" pid="5" name="Project">
    <vt:lpwstr>&lt;Custom.Project&gt;</vt:lpwstr>
  </property>
  <property fmtid="{D5CDD505-2E9C-101B-9397-08002B2CF9AE}" pid="6" name="MediaServiceImageTags">
    <vt:lpwstr/>
  </property>
  <property fmtid="{D5CDD505-2E9C-101B-9397-08002B2CF9AE}" pid="7" name="ContentTypeId">
    <vt:lpwstr>0x010100BFE50FF9FF56454FB52B06E2A521BBAA</vt:lpwstr>
  </property>
  <property fmtid="{D5CDD505-2E9C-101B-9397-08002B2CF9AE}" pid="8" name="docLang">
    <vt:lpwstr>en</vt:lpwstr>
  </property>
  <property fmtid="{D5CDD505-2E9C-101B-9397-08002B2CF9AE}" pid="9" name="MSIP_Label_0c9778cf-0fe9-42c9-91e8-a999b94bbe98_Enabled">
    <vt:lpwstr>true</vt:lpwstr>
  </property>
  <property fmtid="{D5CDD505-2E9C-101B-9397-08002B2CF9AE}" pid="10" name="MSIP_Label_0c9778cf-0fe9-42c9-91e8-a999b94bbe98_SetDate">
    <vt:lpwstr>2025-10-10T11:35:13Z</vt:lpwstr>
  </property>
  <property fmtid="{D5CDD505-2E9C-101B-9397-08002B2CF9AE}" pid="11" name="MSIP_Label_0c9778cf-0fe9-42c9-91e8-a999b94bbe98_Method">
    <vt:lpwstr>Standard</vt:lpwstr>
  </property>
  <property fmtid="{D5CDD505-2E9C-101B-9397-08002B2CF9AE}" pid="12" name="MSIP_Label_0c9778cf-0fe9-42c9-91e8-a999b94bbe98_Name">
    <vt:lpwstr>Internal-O365</vt:lpwstr>
  </property>
  <property fmtid="{D5CDD505-2E9C-101B-9397-08002B2CF9AE}" pid="13" name="MSIP_Label_0c9778cf-0fe9-42c9-91e8-a999b94bbe98_SiteId">
    <vt:lpwstr>d44ff723-4fa7-405e-afc0-43c21e573043</vt:lpwstr>
  </property>
  <property fmtid="{D5CDD505-2E9C-101B-9397-08002B2CF9AE}" pid="14" name="MSIP_Label_0c9778cf-0fe9-42c9-91e8-a999b94bbe98_ActionId">
    <vt:lpwstr>c0e3a95b-b71b-4c95-bef0-650cb6619838</vt:lpwstr>
  </property>
  <property fmtid="{D5CDD505-2E9C-101B-9397-08002B2CF9AE}" pid="15" name="MSIP_Label_0c9778cf-0fe9-42c9-91e8-a999b94bbe98_ContentBits">
    <vt:lpwstr>1</vt:lpwstr>
  </property>
  <property fmtid="{D5CDD505-2E9C-101B-9397-08002B2CF9AE}" pid="16" name="MSIP_Label_0c9778cf-0fe9-42c9-91e8-a999b94bbe98_Tag">
    <vt:lpwstr>10, 3, 0, 2</vt:lpwstr>
  </property>
</Properties>
</file>